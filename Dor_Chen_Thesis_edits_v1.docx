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w:t>
      </w:r>
      <w:r>
        <w:rPr>
          <w:rFonts w:cs="David"/>
          <w:sz w:val="28"/>
          <w:szCs w:val="28"/>
        </w:rPr>
        <w:t xml:space="preserve">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w:t>
      </w:r>
      <w:r>
        <w:rPr>
          <w:rFonts w:cs="David"/>
          <w:sz w:val="28"/>
          <w:szCs w:val="28"/>
        </w:rPr>
        <w:t xml:space="preserve">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r>
      <w:r>
        <w:rPr>
          <w:rFonts w:cs="David"/>
        </w:rPr>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12D9B63" w14:textId="1560A328" w:rsidR="002E6F45" w:rsidRPr="002E6F45" w:rsidRDefault="00F903DB" w:rsidP="008034E5">
      <w:pPr>
        <w:pStyle w:val="TOCHeading"/>
        <w:bidi w:val="0"/>
        <w:rPr>
          <w:rFonts w:ascii="Calibri" w:hAnsi="Calibri" w:cs="Calibri"/>
          <w:color w:val="auto"/>
          <w:sz w:val="24"/>
          <w:szCs w:val="24"/>
        </w:rPr>
      </w:pPr>
      <w:bookmarkStart w:id="6" w:name="_Toc209882148"/>
      <w:bookmarkStart w:id="7" w:name="_Toc209900258"/>
      <w:bookmarkStart w:id="8" w:name="_Toc209901104"/>
      <w:commentRangeStart w:id="9"/>
      <w:r>
        <w:rPr>
          <w:rFonts w:ascii="Calibri" w:hAnsi="Calibri" w:cs="Calibri"/>
          <w:color w:val="auto"/>
          <w:sz w:val="24"/>
          <w:szCs w:val="24"/>
          <w:rtl w:val="0"/>
          <w:cs w:val="0"/>
        </w:rPr>
        <w:t>Climate change mitigation requires rapid decarbonization of national power systems, yet the available pathways are strongly conditioned by structural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(~245,000-time steps, 2023–2050). The p</w:t>
      </w:r>
      <w:r>
        <w:rPr>
          <w:rFonts w:ascii="Calibri" w:hAnsi="Calibri" w:cs="Calibri"/>
          <w:color w:val="auto"/>
          <w:sz w:val="24"/>
          <w:szCs w:val="24"/>
          <w:rtl w:val="0"/>
          <w:cs w:val="0"/>
        </w:rPr>
        <w:t>roblem is formulated as a large-scale linear program (LP) that minimizes cumulative greenhouse gas emissions subject to constraints on land availability, system cost, ramping, and storage dynamics.</w:t>
      </w:r>
      <w:commentRangeEnd w:id="9"/>
      <w:r w:rsidRPr="002E6F45">
        <w:rPr>
          <w:rStyle w:val="CommentReference"/>
          <w:rFonts w:ascii="Calibri" w:hAnsi="Calibri" w:cs="Calibri"/>
          <w:color w:val="auto"/>
          <w:sz w:val="24"/>
          <w:szCs w:val="24"/>
        </w:rPr>
        <w:commentReference w:id="9"/>
      </w:r>
    </w:p>
    <w:p w14:paraId="1BAC48BD" w14:textId="3EB789F6" w:rsidR="0067205A" w:rsidRDefault="00F903DB" w:rsidP="008034E5">
      <w:pPr>
        <w:pStyle w:val="TOCHeading"/>
        <w:bidi w:val="0"/>
        <w:rPr>
          <w:rFonts w:ascii="Calibri" w:hAnsi="Calibri" w:cs="Calibri"/>
          <w:color w:val="auto"/>
          <w:sz w:val="24"/>
          <w:szCs w:val="24"/>
          <w:cs w:val="0"/>
        </w:rPr>
      </w:pPr>
      <w:r>
        <w:rPr>
          <w:rFonts w:ascii="Calibri" w:hAnsi="Calibri" w:cs="Calibri"/>
          <w:color w:val="auto"/>
          <w:sz w:val="24"/>
          <w:szCs w:val="24"/>
          <w:rtl w:val="0"/>
          <w:cs w:val="0"/>
        </w:rPr>
        <w:t>The results consistently show that solar photovoltaics and battery storage act as the primary enablers of high renewable penetration, while gas-fired generation remains as a residual balancing resource. Renewable shares of approximately 70–80% are found to be technically feasible and economically efficient under current assumptions. Pushing renewable penetration beyond roughly 90% requires disproportionately larger expansions of infrastructure and solar land, accompanied by rising system costs and increasin</w:t>
      </w:r>
      <w:r>
        <w:rPr>
          <w:rFonts w:ascii="Calibri" w:hAnsi="Calibri" w:cs="Calibri"/>
          <w:color w:val="auto"/>
          <w:sz w:val="24"/>
          <w:szCs w:val="24"/>
          <w:rtl w:val="0"/>
          <w:cs w:val="0"/>
        </w:rPr>
        <w:t xml:space="preserve">g levels of curtailment. In terms of direct system costs alone, fossil-dominated configurations appear significantly cheaper than high-renewable systems. However, when external costs associated with air pollution and greenhouse gas emissions are explicitly accounted for, the total cost of fossil-based pathways rises to levels comparable with those of systems achieving close to 90% renewable penetration. This finding highlights that apparent cost advantages depend strongly on cost composition and accounting </w:t>
      </w:r>
      <w:r>
        <w:rPr>
          <w:rFonts w:ascii="Calibri" w:hAnsi="Calibri" w:cs="Calibri"/>
          <w:color w:val="auto"/>
          <w:sz w:val="24"/>
          <w:szCs w:val="24"/>
          <w:rtl w:val="0"/>
          <w:cs w:val="0"/>
        </w:rPr>
        <w:t>assumptions, rather than on total expenditure levels alone.</w:t>
      </w:r>
    </w:p>
    <w:p w14:paraId="54D6A3C2" w14:textId="77777777" w:rsidR="0021078B"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focus the analysis on economically plausible system configurations, the study further examines a subset of scenarios characterized by relatively low average system cost within each renewable penetration range. This comparison shows that cost efficiency primarily constrains the overall scale of the system, such as the required infrastructure and capacity expansion, rather than its fundamental composition. Across cost-efficient solutions, the dominant role of solar generation, battery storage, and gas-base</w:t>
      </w:r>
      <w:r>
        <w:rPr>
          <w:rFonts w:ascii="Calibri" w:hAnsi="Calibri" w:cs="Calibri"/>
          <w:color w:val="auto"/>
          <w:sz w:val="24"/>
          <w:szCs w:val="24"/>
          <w:rtl w:val="0"/>
          <w:cs w:val="0"/>
        </w:rPr>
        <w:t>d balancing remains consistent, while differences in system cost are mainly driven by the extent of deployment rather than by technology substitutions.</w:t>
      </w:r>
    </w:p>
    <w:p w14:paraId="38397F93" w14:textId="6091CF9D" w:rsidR="002E6F45" w:rsidRDefault="00F903DB" w:rsidP="008034E5">
      <w:pPr>
        <w:pStyle w:val="TOCHeading"/>
        <w:bidi w:val="0"/>
        <w:rPr>
          <w:rFonts w:asciiTheme="majorHAnsi" w:eastAsiaTheme="majorEastAsia" w:hAnsiTheme="majorHAnsi" w:cstheme="majorBidi"/>
          <w:color w:val="0F4761" w:themeColor="accent1" w:themeShade="BF"/>
          <w:sz w:val="40"/>
          <w:szCs w:val="40"/>
          <w:rtl w:val="0"/>
          <w:cs w:val="0"/>
        </w:rPr>
      </w:pPr>
      <w:r>
        <w:rPr>
          <w:rFonts w:ascii="Calibri" w:hAnsi="Calibri" w:cs="Calibri"/>
          <w:color w:val="auto"/>
          <w:sz w:val="24"/>
          <w:szCs w:val="24"/>
          <w:rtl w:val="0"/>
          <w:cs w:val="0"/>
        </w:rPr>
        <w:lastRenderedPageBreak/>
        <w:t>Sensitivity analysis further identifies the joint availability of budget and solar land as the key limiting factors for achieving very high renewable shares. The results indicate that around a renewable penetration level of 90%, corresponding to approximately 700–900 km² of allocated solar land from a possible range of 450 to 900 km² and system cost ceilings on the order of (8–10)×10¹¹</w:t>
      </w:r>
      <w:r>
        <w:rPr>
          <w:rFonts w:ascii="Calibri" w:hAnsi="Calibri" w:cs="Calibri"/>
          <w:color w:val="auto"/>
          <w:sz w:val="24"/>
          <w:szCs w:val="24"/>
          <w:cs w:val="0"/>
        </w:rPr>
        <w:t>₪</w:t>
      </w:r>
      <w:r>
        <w:rPr>
          <w:rFonts w:ascii="Calibri" w:hAnsi="Calibri" w:cs="Calibri"/>
          <w:color w:val="auto"/>
          <w:sz w:val="24"/>
          <w:szCs w:val="24"/>
          <w:rtl w:val="0"/>
          <w:cs w:val="0"/>
        </w:rPr>
        <w:t>, from a possible range of 7 to 11.5 ×10¹¹</w:t>
      </w:r>
      <w:r>
        <w:rPr>
          <w:rFonts w:ascii="Calibri" w:hAnsi="Calibri" w:cs="Calibri"/>
          <w:color w:val="auto"/>
          <w:sz w:val="24"/>
          <w:szCs w:val="24"/>
          <w:cs w:val="0"/>
        </w:rPr>
        <w:t xml:space="preserve">₪ </w:t>
      </w:r>
      <w:r>
        <w:rPr>
          <w:rFonts w:ascii="Calibri" w:hAnsi="Calibri" w:cs="Calibri"/>
          <w:color w:val="auto"/>
          <w:sz w:val="24"/>
          <w:szCs w:val="24"/>
          <w:rtl w:val="0"/>
          <w:cs w:val="0"/>
        </w:rPr>
        <w:t>relaxing either constraint in isolation is insufficient to enable substantially higher renewable shares. Beyond this point, additional budget without land expansion, or additional land without corresponding financial flexibility, yields only marginal improvements, underscoring the coupled nature of economic and spatial constraints in deep decarbonization pathways. The contributions of this thesis are threefold. Methodologically, it demonstrates how optimization-based electricity models can extend footprint-</w:t>
      </w:r>
      <w:r>
        <w:rPr>
          <w:rFonts w:ascii="Calibri" w:hAnsi="Calibri" w:cs="Calibri"/>
          <w:color w:val="auto"/>
          <w:sz w:val="24"/>
          <w:szCs w:val="24"/>
          <w:rtl w:val="0"/>
          <w:cs w:val="0"/>
        </w:rPr>
        <w:t>oriented sustainability frameworks into operational decision-support tools. Empirically, it provides original system-level insights into Israel’s electricity transition under multiple interacting constraints. Analytically, it clarifies the joint role of land, cost, and emissions in shaping feasible and cost-efficient decarbonization pathways. More broadly, the findings indicate that while deep decarbonization of the electricity sector is technically achievable, its success depends on coordinated spatial pla</w:t>
      </w:r>
      <w:r>
        <w:rPr>
          <w:rFonts w:ascii="Calibri" w:hAnsi="Calibri" w:cs="Calibri"/>
          <w:color w:val="auto"/>
          <w:sz w:val="24"/>
          <w:szCs w:val="24"/>
          <w:rtl w:val="0"/>
          <w:cs w:val="0"/>
        </w:rPr>
        <w:t>nning, large-scale storage deployment, and consistent accounting of environmental externalities. Although Israel represents a relatively small national system, its structural characteristics — limited land availability, rapid demand growth, and ambitious decarbonization targets — mirror constraints increasingly faced by densely populated and land-constrained countries worldwide. As such, the Israeli case provides a structurally relevant prototype for understanding deep decarbonization pathways under spatial</w:t>
      </w:r>
      <w:r>
        <w:rPr>
          <w:rFonts w:ascii="Calibri" w:hAnsi="Calibri" w:cs="Calibri"/>
          <w:color w:val="auto"/>
          <w:sz w:val="24"/>
          <w:szCs w:val="24"/>
          <w:rtl w:val="0"/>
          <w:cs w:val="0"/>
        </w:rPr>
        <w:t xml:space="preserve"> scarcity.</w:t>
      </w:r>
      <w:r>
        <w:rPr>
          <w:rFonts w:ascii="Calibri" w:hAnsi="Calibri" w:cs="Calibri"/>
          <w:b/>
          <w:bCs/>
          <w:color w:val="auto"/>
          <w:sz w:val="24"/>
          <w:szCs w:val="24"/>
          <w:rtl w:val="0"/>
          <w:cs w:val="0"/>
        </w:rPr>
        <w:br/>
      </w:r>
      <w:r>
        <w:rPr>
          <w:rFonts w:ascii="Calibri" w:hAnsi="Calibri" w:cs="Calibri"/>
          <w:b/>
          <w:bCs/>
          <w:color w:val="auto"/>
          <w:sz w:val="24"/>
          <w:szCs w:val="24"/>
          <w:rtl w:val="0"/>
          <w:cs w:val="0"/>
        </w:rPr>
        <w:br/>
        <w:t>Keywords:</w:t>
      </w:r>
      <w:r>
        <w:rPr>
          <w:rFonts w:ascii="Calibri" w:hAnsi="Calibri" w:cs="Calibri"/>
          <w:color w:val="auto"/>
          <w:sz w:val="24"/>
          <w:szCs w:val="24"/>
          <w:rtl w:val="0"/>
          <w:cs w:val="0"/>
        </w:rPr>
        <w:t xml:space="preserve"> Energy transition, Electricity sector, LP optimization, Renewable integration, Land constraint, Battery storage, Curtailment, Policy implications, Emissions accounting, Sensitivity analysis</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1324A072"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1BAAE33"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4C8E48B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58CD4E"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A83A3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lastRenderedPageBreak/>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 xml:space="preserve">Riemer, thank you for your invaluable guidance, your patience, and your unwavering support throughout these years of work. In challenging times like these, I would not have managed without your </w:t>
      </w:r>
      <w:r>
        <w:rPr>
          <w:rFonts w:ascii="Calibri" w:hAnsi="Calibri" w:cs="Calibri"/>
          <w:color w:val="auto"/>
          <w:sz w:val="24"/>
          <w:szCs w:val="24"/>
          <w:rtl w:val="0"/>
          <w:cs w:val="0"/>
        </w:rPr>
        <w:t>steadfast belief in me</w:t>
      </w:r>
      <w:r>
        <w:rPr>
          <w:rFonts w:ascii="Calibri" w:hAnsi="Calibri" w:cs="Calibri"/>
          <w:color w:val="auto"/>
          <w:sz w:val="24"/>
          <w:szCs w:val="24"/>
          <w:rtl w:val="0"/>
          <w:cs w:val="0"/>
        </w:rPr>
        <w:t>.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 xml:space="preserve">To my lab friends and colleagues, thank you for the many hours we spent together thinking, laughing and sharing challenges together. </w:t>
      </w:r>
      <w:r>
        <w:rPr>
          <w:rFonts w:ascii="Calibri" w:hAnsi="Calibri" w:cs="Calibri"/>
          <w:color w:val="auto"/>
          <w:sz w:val="24"/>
          <w:szCs w:val="24"/>
          <w:rtl w:val="0"/>
          <w:cs w:val="0"/>
        </w:rPr>
        <w:t>Thank you for</w:t>
      </w:r>
      <w:r>
        <w:rPr>
          <w:rFonts w:ascii="Calibri" w:hAnsi="Calibri" w:cs="Calibri"/>
          <w:color w:val="auto"/>
          <w:sz w:val="24"/>
          <w:szCs w:val="24"/>
          <w:rtl w:val="0"/>
          <w:cs w:val="0"/>
        </w:rPr>
        <w:t xml:space="preserve">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w:t>
      </w:r>
      <w:r>
        <w:rPr>
          <w:rFonts w:ascii="Calibri" w:hAnsi="Calibri" w:cs="Calibri"/>
          <w:color w:val="auto"/>
          <w:sz w:val="24"/>
          <w:szCs w:val="24"/>
          <w:rtl w:val="0"/>
          <w:cs w:val="0"/>
        </w:rPr>
        <w:t>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7198C59D" w14:textId="77777777" w:rsidR="002B4743" w:rsidRDefault="002B4743" w:rsidP="008034E5">
      <w:pPr>
        <w:bidi w:val="0"/>
      </w:pPr>
    </w:p>
    <w:p w14:paraId="134A5062" w14:textId="77777777" w:rsidR="002B4743" w:rsidRDefault="002B4743" w:rsidP="008034E5">
      <w:pPr>
        <w:bidi w:val="0"/>
      </w:pPr>
    </w:p>
    <w:p w14:paraId="6ADCD324" w14:textId="77777777" w:rsidR="002B4743" w:rsidRDefault="002B4743" w:rsidP="008034E5">
      <w:pPr>
        <w:bidi w:val="0"/>
      </w:pPr>
    </w:p>
    <w:p w14:paraId="6B77A501" w14:textId="77777777" w:rsidR="002B4743" w:rsidRDefault="002B4743" w:rsidP="008034E5">
      <w:pPr>
        <w:bidi w:val="0"/>
      </w:pPr>
    </w:p>
    <w:p w14:paraId="136CCCEE" w14:textId="4CE6F34F" w:rsidR="00DF3096" w:rsidRDefault="00F903DB" w:rsidP="008034E5">
      <w:pPr>
        <w:pStyle w:val="Heading1"/>
        <w:bidi w:val="0"/>
      </w:pPr>
      <w:r>
        <w:lastRenderedPageBreak/>
        <w:br/>
      </w:r>
      <w:bookmarkStart w:id="10" w:name="_Toc223013389"/>
      <w:r>
        <w:br/>
        <w:t>Table of Contents</w:t>
      </w:r>
      <w:bookmarkEnd w:id="6"/>
      <w:bookmarkEnd w:id="7"/>
      <w:bookmarkEnd w:id="8"/>
      <w:bookmarkEnd w:id="10"/>
    </w:p>
    <w:p w14:paraId="1492BD58" w14:textId="3604F4A8" w:rsidR="008034E5" w:rsidRDefault="00F903DB" w:rsidP="008034E5">
      <w:pPr>
        <w:pStyle w:val="TOC1"/>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sidR="008034E5">
          <w:rPr>
            <w:rStyle w:val="Hyperlink"/>
            <w:noProof/>
          </w:rPr>
          <w:t>Abstract</w:t>
        </w:r>
        <w:r w:rsidR="008034E5">
          <w:rPr>
            <w:noProof/>
            <w:webHidden/>
            <w:rtl/>
          </w:rPr>
          <w:tab/>
        </w:r>
        <w:r w:rsidR="008034E5">
          <w:rPr>
            <w:noProof/>
            <w:webHidden/>
            <w:rtl/>
          </w:rPr>
          <w:tab/>
        </w:r>
        <w:r w:rsidR="008034E5">
          <w:rPr>
            <w:rStyle w:val="Hyperlink"/>
            <w:noProof/>
            <w:rtl/>
          </w:rPr>
          <w:fldChar w:fldCharType="begin"/>
        </w:r>
        <w:r w:rsidR="008034E5">
          <w:rPr>
            <w:noProof/>
            <w:webHidden/>
            <w:rtl/>
          </w:rPr>
          <w:instrText xml:space="preserve"> </w:instrText>
        </w:r>
        <w:r w:rsidR="008034E5">
          <w:rPr>
            <w:noProof/>
            <w:webHidden/>
          </w:rPr>
          <w:instrText>PAGEREF</w:instrText>
        </w:r>
        <w:r w:rsidR="008034E5">
          <w:rPr>
            <w:noProof/>
            <w:webHidden/>
            <w:rtl/>
          </w:rPr>
          <w:instrText xml:space="preserve"> _</w:instrText>
        </w:r>
        <w:r w:rsidR="008034E5">
          <w:rPr>
            <w:noProof/>
            <w:webHidden/>
          </w:rPr>
          <w:instrText>Toc223013388 \h</w:instrText>
        </w:r>
        <w:r w:rsidR="008034E5">
          <w:rPr>
            <w:noProof/>
            <w:webHidden/>
            <w:rtl/>
          </w:rPr>
          <w:instrText xml:space="preserve"> </w:instrText>
        </w:r>
        <w:r w:rsidR="008034E5">
          <w:rPr>
            <w:rStyle w:val="Hyperlink"/>
            <w:noProof/>
            <w:rtl/>
          </w:rPr>
        </w:r>
        <w:r w:rsidR="008034E5">
          <w:rPr>
            <w:rStyle w:val="Hyperlink"/>
            <w:noProof/>
            <w:rtl/>
          </w:rPr>
          <w:fldChar w:fldCharType="separate"/>
        </w:r>
        <w:r w:rsidR="008034E5">
          <w:rPr>
            <w:noProof/>
            <w:webHidden/>
            <w:rtl/>
          </w:rPr>
          <w:t>0</w:t>
        </w:r>
        <w:r w:rsidR="008034E5">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sidR="008034E5">
          <w:rPr>
            <w:rStyle w:val="Hyperlink"/>
            <w:rFonts w:eastAsiaTheme="majorEastAsia"/>
            <w:noProof/>
          </w:rPr>
          <w:t>Figure 1 - Model scheme showing the inputs (left-hand side) and outputs</w:t>
        </w:r>
        <w:r w:rsidR="008034E5">
          <w:rPr>
            <w:rStyle w:val="Hyperlink"/>
            <w:rFonts w:eastAsiaTheme="majorEastAsia"/>
            <w:noProof/>
            <w:rtl/>
          </w:rPr>
          <w:t xml:space="preserve"> </w:t>
        </w:r>
        <w:r w:rsidR="008034E5">
          <w:rPr>
            <w:rStyle w:val="Hyperlink"/>
            <w:rFonts w:eastAsiaTheme="majorEastAsia"/>
            <w:noProof/>
          </w:rPr>
          <w:t xml:space="preserve"> from </w:t>
        </w:r>
        <w:r w:rsidR="008034E5">
          <w:rPr>
            <w:rStyle w:val="Hyperlink"/>
            <w:rFonts w:ascii="Calibri" w:eastAsiaTheme="majorEastAsia" w:hAnsi="Calibri" w:cs="Calibri"/>
            <w:noProof/>
          </w:rPr>
          <w:t>Cordova et al. (2024),</w:t>
        </w:r>
        <w:r w:rsidR="008034E5">
          <w:rPr>
            <w:noProof/>
            <w:webHidden/>
            <w:rtl/>
          </w:rPr>
          <w:tab/>
        </w:r>
        <w:r w:rsidR="008034E5">
          <w:rPr>
            <w:rStyle w:val="Hyperlink"/>
            <w:rFonts w:eastAsiaTheme="majorEastAsia"/>
            <w:noProof/>
            <w:rtl/>
          </w:rPr>
          <w:fldChar w:fldCharType="begin"/>
        </w:r>
        <w:r w:rsidR="008034E5">
          <w:rPr>
            <w:noProof/>
            <w:webHidden/>
            <w:rtl/>
          </w:rPr>
          <w:instrText xml:space="preserve"> </w:instrText>
        </w:r>
        <w:r w:rsidR="008034E5">
          <w:rPr>
            <w:noProof/>
            <w:webHidden/>
          </w:rPr>
          <w:instrText>PAGEREF</w:instrText>
        </w:r>
        <w:r w:rsidR="008034E5">
          <w:rPr>
            <w:noProof/>
            <w:webHidden/>
            <w:rtl/>
          </w:rPr>
          <w:instrText xml:space="preserve"> _</w:instrText>
        </w:r>
        <w:r w:rsidR="008034E5">
          <w:rPr>
            <w:noProof/>
            <w:webHidden/>
          </w:rPr>
          <w:instrText>Toc223013439 \h</w:instrText>
        </w:r>
        <w:r w:rsidR="008034E5">
          <w:rPr>
            <w:noProof/>
            <w:webHidden/>
            <w:rtl/>
          </w:rPr>
          <w:instrText xml:space="preserve"> </w:instrText>
        </w:r>
        <w:r w:rsidR="008034E5">
          <w:rPr>
            <w:rStyle w:val="Hyperlink"/>
            <w:rFonts w:eastAsiaTheme="majorEastAsia"/>
            <w:noProof/>
            <w:rtl/>
          </w:rPr>
        </w:r>
        <w:r w:rsidR="008034E5">
          <w:rPr>
            <w:rStyle w:val="Hyperlink"/>
            <w:rFonts w:eastAsiaTheme="majorEastAsia"/>
            <w:noProof/>
            <w:rtl/>
          </w:rPr>
          <w:fldChar w:fldCharType="separate"/>
        </w:r>
        <w:r w:rsidR="008034E5">
          <w:rPr>
            <w:noProof/>
            <w:webHidden/>
            <w:rtl/>
          </w:rPr>
          <w:t>10</w:t>
        </w:r>
        <w:r w:rsidR="008034E5">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pPr>
    </w:p>
    <w:p w14:paraId="73DBDA9E" w14:textId="4F7EAD15" w:rsidR="006317AA" w:rsidRPr="00D80A01"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Tables</w:t>
      </w:r>
    </w:p>
    <w:p w14:paraId="5E9D78A3" w14:textId="77777777" w:rsidR="00DF3096" w:rsidRDefault="00DF3096" w:rsidP="008034E5">
      <w:pPr>
        <w:bidi w:val="0"/>
        <w:rPr>
          <w:rtl/>
        </w:rPr>
      </w:pPr>
    </w:p>
    <w:p w14:paraId="0C23EB01" w14:textId="77777777" w:rsidR="008139C7" w:rsidRDefault="008139C7" w:rsidP="008034E5">
      <w:pPr>
        <w:bidi w:val="0"/>
      </w:pPr>
    </w:p>
    <w:p w14:paraId="550E5161" w14:textId="6E4BCD9F" w:rsidR="006317AA" w:rsidRDefault="00F903DB" w:rsidP="008034E5">
      <w:pPr>
        <w:pStyle w:val="TableofFigures"/>
        <w:tabs>
          <w:tab w:val="right" w:leader="dot" w:pos="8296"/>
        </w:tabs>
        <w:bidi w:val="0"/>
        <w:rPr>
          <w:rFonts w:asciiTheme="minorHAnsi" w:eastAsiaTheme="minorEastAsia" w:hAnsiTheme="minorHAnsi" w:cstheme="minorBidi"/>
          <w:noProof/>
          <w:kern w:val="2"/>
          <w:rtl/>
          <w:lang w:eastAsia="en-US"/>
        </w:rPr>
      </w:pPr>
      <w:r>
        <w:fldChar w:fldCharType="begin"/>
      </w:r>
      <w:r>
        <w:instrText xml:space="preserve"> TOC \h \z \c "Table" </w:instrText>
      </w:r>
      <w:r>
        <w:fldChar w:fldCharType="separate"/>
      </w:r>
      <w:hyperlink w:anchor="_Toc219409746" w:history="1">
        <w:r w:rsidR="006317AA">
          <w:rPr>
            <w:rStyle w:val="Hyperlink"/>
            <w:rFonts w:eastAsiaTheme="majorEastAsia"/>
            <w:noProof/>
          </w:rPr>
          <w:t>Table</w:t>
        </w:r>
        <w:r w:rsidR="006317AA">
          <w:rPr>
            <w:rStyle w:val="Hyperlink"/>
            <w:rFonts w:eastAsiaTheme="majorEastAsia"/>
            <w:noProof/>
            <w:rtl/>
          </w:rPr>
          <w:t xml:space="preserve"> 1</w:t>
        </w:r>
        <w:r w:rsidR="006317AA">
          <w:rPr>
            <w:rStyle w:val="Hyperlink"/>
            <w:rFonts w:eastAsiaTheme="majorEastAsia"/>
            <w:noProof/>
          </w:rPr>
          <w:t xml:space="preserve"> -  Battery discharge event statistics in 2050 across selected scenarios</w:t>
        </w:r>
        <w:r w:rsidR="006317AA">
          <w:rPr>
            <w:noProof/>
            <w:webHidden/>
            <w:rtl/>
          </w:rPr>
          <w:tab/>
        </w:r>
        <w:r w:rsidR="006317AA">
          <w:rPr>
            <w:rStyle w:val="Hyperlink"/>
            <w:rFonts w:eastAsiaTheme="majorEastAsia"/>
            <w:noProof/>
            <w:rtl/>
          </w:rPr>
          <w:fldChar w:fldCharType="begin"/>
        </w:r>
        <w:r w:rsidR="006317AA">
          <w:rPr>
            <w:noProof/>
            <w:webHidden/>
            <w:rtl/>
          </w:rPr>
          <w:instrText xml:space="preserve"> </w:instrText>
        </w:r>
        <w:r w:rsidR="006317AA">
          <w:rPr>
            <w:noProof/>
            <w:webHidden/>
          </w:rPr>
          <w:instrText>PAGEREF</w:instrText>
        </w:r>
        <w:r w:rsidR="006317AA">
          <w:rPr>
            <w:noProof/>
            <w:webHidden/>
            <w:rtl/>
          </w:rPr>
          <w:instrText xml:space="preserve"> _</w:instrText>
        </w:r>
        <w:r w:rsidR="006317AA">
          <w:rPr>
            <w:noProof/>
            <w:webHidden/>
          </w:rPr>
          <w:instrText>Toc219409746 \h</w:instrText>
        </w:r>
        <w:r w:rsidR="006317AA">
          <w:rPr>
            <w:noProof/>
            <w:webHidden/>
            <w:rtl/>
          </w:rPr>
          <w:instrText xml:space="preserve"> </w:instrText>
        </w:r>
        <w:r w:rsidR="006317AA">
          <w:rPr>
            <w:rStyle w:val="Hyperlink"/>
            <w:rFonts w:eastAsiaTheme="majorEastAsia"/>
            <w:noProof/>
            <w:rtl/>
          </w:rPr>
        </w:r>
        <w:r w:rsidR="006317AA">
          <w:rPr>
            <w:rStyle w:val="Hyperlink"/>
            <w:rFonts w:eastAsiaTheme="majorEastAsia"/>
            <w:noProof/>
            <w:rtl/>
          </w:rPr>
          <w:fldChar w:fldCharType="separate"/>
        </w:r>
        <w:r w:rsidR="006317AA">
          <w:rPr>
            <w:noProof/>
            <w:webHidden/>
          </w:rPr>
          <w:t>38</w:t>
        </w:r>
        <w:r w:rsidR="006317AA">
          <w:rPr>
            <w:rStyle w:val="Hyperlink"/>
            <w:rFonts w:eastAsiaTheme="majorEastAsia"/>
            <w:noProof/>
            <w:rtl/>
          </w:rPr>
          <w:fldChar w:fldCharType="end"/>
        </w:r>
      </w:hyperlink>
    </w:p>
    <w:p w14:paraId="58FB4E44" w14:textId="2154E9A1" w:rsidR="008139C7" w:rsidRDefault="00F903DB" w:rsidP="008034E5">
      <w:pPr>
        <w:bidi w:val="0"/>
      </w:pPr>
      <w:r>
        <w:fldChar w:fldCharType="end"/>
      </w:r>
    </w:p>
    <w:p w14:paraId="3BF67CCA" w14:textId="77777777" w:rsidR="008139C7" w:rsidRDefault="008139C7" w:rsidP="008034E5">
      <w:pPr>
        <w:bidi w:val="0"/>
      </w:pPr>
    </w:p>
    <w:p w14:paraId="7A1E3569" w14:textId="77777777" w:rsidR="008139C7" w:rsidRDefault="008139C7" w:rsidP="008034E5">
      <w:pPr>
        <w:bidi w:val="0"/>
      </w:pPr>
    </w:p>
    <w:p w14:paraId="73F3E9CA" w14:textId="77777777" w:rsidR="008139C7" w:rsidRDefault="008139C7" w:rsidP="008034E5">
      <w:pPr>
        <w:bidi w:val="0"/>
      </w:pPr>
    </w:p>
    <w:p w14:paraId="6F5CD2E8" w14:textId="77777777" w:rsidR="008139C7" w:rsidRDefault="008139C7" w:rsidP="008034E5">
      <w:pPr>
        <w:bidi w:val="0"/>
      </w:pPr>
    </w:p>
    <w:p w14:paraId="5713F71B" w14:textId="77777777" w:rsidR="008139C7" w:rsidRDefault="008139C7" w:rsidP="008034E5">
      <w:pPr>
        <w:bidi w:val="0"/>
      </w:pPr>
    </w:p>
    <w:p w14:paraId="33FBA525" w14:textId="77777777" w:rsidR="008139C7" w:rsidRDefault="008139C7" w:rsidP="008034E5">
      <w:pPr>
        <w:bidi w:val="0"/>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1" w:name="_Toc209882149"/>
      <w:bookmarkStart w:id="12" w:name="_Toc209900259"/>
      <w:bookmarkStart w:id="13" w:name="_Toc209901105"/>
      <w:bookmarkStart w:id="14" w:name="_Toc223013390"/>
      <w:bookmarkStart w:id="15" w:name="_Hlk209884539"/>
      <w:r>
        <w:lastRenderedPageBreak/>
        <w:t>Introduction</w:t>
      </w:r>
      <w:bookmarkEnd w:id="11"/>
      <w:bookmarkEnd w:id="12"/>
      <w:bookmarkEnd w:id="13"/>
      <w:bookmarkEnd w:id="14"/>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w:t>
      </w:r>
      <w:r>
        <w:rPr>
          <w:rFonts w:ascii="Calibri" w:hAnsi="Calibri" w:cs="Calibri"/>
        </w:rPr>
        <w:t>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w:t>
      </w:r>
      <w:r>
        <w:rPr>
          <w:rFonts w:ascii="Calibri" w:hAnsi="Calibri" w:cs="Calibri"/>
        </w:rPr>
        <w: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w:t>
      </w:r>
      <w:r>
        <w:rPr>
          <w:rFonts w:ascii="Calibri" w:hAnsi="Calibri" w:cs="Calibri"/>
        </w:rPr>
        <w:t>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w:t>
      </w:r>
      <w:r>
        <w:rPr>
          <w:rFonts w:ascii="Calibri" w:hAnsi="Calibri" w:cs="Calibri"/>
        </w:rPr>
        <w:t>ion portfolios subject to operational and policy limits (Poncelet et al., 2016). At the same time, several large-scale long-term planning models adopt linear optimization formulations to balance temporal 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w:t>
      </w:r>
      <w:r>
        <w:rPr>
          <w:rFonts w:ascii="Calibri" w:hAnsi="Calibri" w:cs="Calibri"/>
        </w:rPr>
        <w:t xml:space="preserve"> </w:t>
      </w:r>
      <w:r>
        <w:rPr>
          <w:rFonts w:ascii="Calibri" w:hAnsi="Calibri" w:cs="Calibri"/>
        </w:rPr>
        <w:lastRenderedPageBreak/>
        <w:t>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6" w:name="_Hlk210045754"/>
      <w:r>
        <w:rPr>
          <w:rFonts w:ascii="Calibri" w:hAnsi="Calibri" w:cs="Calibri"/>
        </w:rPr>
        <w:t>(NZO, 2021</w:t>
      </w:r>
      <w:bookmarkEnd w:id="16"/>
      <w:r>
        <w:rPr>
          <w:rFonts w:ascii="Calibri" w:hAnsi="Calibri" w:cs="Calibri"/>
        </w:rPr>
        <w:t>; 2023) emphasizes, the pathways to achieving these targets are fraught with trade-offs. Solar photovoltaics (PV) and battery storage are expected to dominate capacity expansion, but land availability is limited to roughly ~850 km² (NZO Part B, 2021). In practice, this land envelope may include a combination of single-use and dual-use applications. However, in this study both categories are treated uniformly as a single land constraint to simplify the model structure and focus on system-level trade-offs. Th</w:t>
      </w:r>
      <w:r>
        <w:rPr>
          <w:rFonts w:ascii="Calibri" w:hAnsi="Calibri" w:cs="Calibri"/>
        </w:rPr>
        <w:t>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r>
      <w:r>
        <w:rPr>
          <w:rFonts w:ascii="Calibri" w:hAnsi="Calibri" w:cs="Calibri"/>
        </w:rP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w:t>
      </w:r>
      <w:r>
        <w:rPr>
          <w:rFonts w:ascii="Calibri" w:hAnsi="Calibri" w:cs="Calibri"/>
        </w:rPr>
        <w:t>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w:t>
      </w:r>
      <w:r>
        <w:rPr>
          <w:rFonts w:ascii="Calibri" w:hAnsi="Calibri" w:cs="Calibri"/>
        </w:rPr>
        <w:t>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w:t>
      </w:r>
      <w:r>
        <w:rPr>
          <w:rFonts w:ascii="Calibri" w:hAnsi="Calibri" w:cs="Calibri"/>
        </w:rPr>
        <w:t>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F903DB" w:rsidP="008034E5">
      <w:pPr>
        <w:bidi w:val="0"/>
        <w:rPr>
          <w:rFonts w:ascii="Calibri" w:hAnsi="Calibri" w:cs="Calibri"/>
        </w:rPr>
      </w:pPr>
      <w:bookmarkStart w:id="17" w:name="_Hlk210049660"/>
      <w:r>
        <w:rPr>
          <w:rFonts w:ascii="Calibri" w:hAnsi="Calibri" w:cs="Calibri"/>
        </w:rPr>
        <w:t xml:space="preserve">Building on this foundation, the present thesis advances the analysis by focusing on the electricity sector, Israel’s single largest source of greenhouse gas emissions, and by raising the temporal and technical resolution of the modeling. Specifically, it </w:t>
      </w:r>
      <w:r>
        <w:rPr>
          <w:rFonts w:ascii="Calibri" w:hAnsi="Calibri" w:cs="Calibri"/>
        </w:rPr>
        <w:lastRenderedPageBreak/>
        <w:t>refines the general framework into an optimization-enabled tool, representing electricity generation, storage, and curtailment with hourly granularity (~245,000 hours over 2023–2050). This allows explicit treatment of variability in solar generation, operational constraints of storage, and ramping dynamics of thermal plants, where "ramping" refers to limits on the rate at which new capacity can be added or existing plants can increase or decrease output. By framing the problem as a large-scale linear progra</w:t>
      </w:r>
      <w:r>
        <w:rPr>
          <w:rFonts w:ascii="Calibri" w:hAnsi="Calibri" w:cs="Calibri"/>
        </w:rPr>
        <w:t>mming,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7"/>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F903DB" w:rsidP="008034E5">
      <w:pPr>
        <w:pStyle w:val="ListParagraph"/>
        <w:numPr>
          <w:ilvl w:val="0"/>
          <w:numId w:val="30"/>
        </w:numPr>
        <w:bidi w:val="0"/>
        <w:rPr>
          <w:rFonts w:ascii="Calibri" w:hAnsi="Calibri" w:cs="Calibri"/>
        </w:rPr>
      </w:pPr>
      <w:r>
        <w:rPr>
          <w:rFonts w:ascii="Calibri" w:hAnsi="Calibri" w:cs="Calibri"/>
        </w:rPr>
        <w:t>The effect of available land, budget, on the feasible electricity mix in Israel when optimizing for minimum greenhouse gas emissions towards net-zero?</w:t>
      </w:r>
    </w:p>
    <w:p w14:paraId="21FC919F" w14:textId="77777777" w:rsidR="00752365" w:rsidRPr="00752365" w:rsidRDefault="00752365" w:rsidP="008034E5">
      <w:pPr>
        <w:bidi w:val="0"/>
        <w:rPr>
          <w:rFonts w:ascii="Calibri" w:hAnsi="Calibri" w:cs="Calibri"/>
          <w:rtl/>
        </w:rPr>
      </w:pPr>
    </w:p>
    <w:p w14:paraId="716B4AF0" w14:textId="20F48AF5" w:rsidR="00752365" w:rsidRDefault="00F903DB" w:rsidP="008034E5">
      <w:pPr>
        <w:pStyle w:val="ListParagraph"/>
        <w:numPr>
          <w:ilvl w:val="0"/>
          <w:numId w:val="30"/>
        </w:numPr>
        <w:bidi w:val="0"/>
        <w:rPr>
          <w:rFonts w:ascii="Calibri" w:hAnsi="Calibri" w:cs="Calibri"/>
        </w:rPr>
      </w:pPr>
      <w:r>
        <w:rPr>
          <w:rFonts w:ascii="Calibri" w:hAnsi="Calibri" w:cs="Calibri"/>
        </w:rPr>
        <w:t>Quantitative analysis of the 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Pr>
          <w:rFonts w:ascii="Calibri" w:hAnsi="Calibri" w:cs="Calibri" w:hint="cs"/>
          <w:rtl/>
        </w:rPr>
        <w:t xml:space="preserve"> </w:t>
      </w:r>
      <w:r>
        <w:rPr>
          <w:rFonts w:ascii="Calibri" w:hAnsi="Calibri" w:cs="Calibri"/>
        </w:rPr>
        <w:t>ability to change to relying mostly on renewable energy, will quantifying the effect of the available budget and land area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F903DB" w:rsidP="008034E5">
      <w:pPr>
        <w:bidi w:val="0"/>
      </w:pPr>
      <w:r>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w:t>
      </w:r>
      <w:r>
        <w:rPr>
          <w:rFonts w:ascii="Calibri" w:hAnsi="Calibri" w:cs="Calibri"/>
        </w:rPr>
        <w:t>on outputs. Chapter 4 provides the discussion, situating the findings within broader policy and academic contexts. Chapter 5 concludes with key insights, limitations, and recommendations for future research. References are listed in Chapter 6, and the Appendix provides supplementary 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8" w:name="_Toc209882150"/>
      <w:bookmarkStart w:id="19" w:name="_Toc209900260"/>
      <w:bookmarkStart w:id="20" w:name="_Toc209901106"/>
      <w:bookmarkStart w:id="21" w:name="_Toc223013391"/>
      <w:r>
        <w:lastRenderedPageBreak/>
        <w:t>Method</w:t>
      </w:r>
      <w:bookmarkEnd w:id="18"/>
      <w:bookmarkEnd w:id="19"/>
      <w:bookmarkEnd w:id="20"/>
      <w:bookmarkEnd w:id="21"/>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2" w:name="_Toc209882151"/>
      <w:bookmarkStart w:id="23" w:name="_Toc209900261"/>
      <w:bookmarkStart w:id="24" w:name="_Toc209901107"/>
      <w:bookmarkStart w:id="25" w:name="_Toc223013392"/>
      <w:r>
        <w:t>2.1 The General Framework Model</w:t>
      </w:r>
      <w:bookmarkEnd w:id="22"/>
      <w:bookmarkEnd w:id="23"/>
      <w:bookmarkEnd w:id="24"/>
      <w:bookmarkEnd w:id="25"/>
    </w:p>
    <w:p w14:paraId="46D54F7C" w14:textId="19DE4605" w:rsidR="00DF3096" w:rsidRPr="001058ED" w:rsidRDefault="00F903DB" w:rsidP="008034E5">
      <w:pPr>
        <w:bidi w:val="0"/>
        <w:rPr>
          <w:del w:id="26" w:author="Claude" w:date="2026-09-29T00:00:00Z"/>
          <w:rFonts w:ascii="Calibri" w:hAnsi="Calibri" w:cs="Calibri"/>
        </w:rPr>
      </w:pPr>
      <w:r>
        <w:rPr>
          <w:rFonts w:ascii="Calibri" w:hAnsi="Calibri" w:cs="Calibri"/>
        </w:rPr>
        <w:t xml:space="preserve">The general model, as developed in Cordova’s thesis and in "Effects of demographic and technological trends on the </w:t>
      </w:r>
      <w:r>
        <w:rPr>
          <w:rFonts w:ascii="Calibri" w:hAnsi="Calibri" w:cs="Calibri"/>
        </w:rPr>
        <w:t xml:space="preserve">mitigation of Israel’s </w:t>
      </w:r>
    </w:p>
    <w:p w14:paraId="00572F3A" w14:textId="1F0872DF" w:rsidR="00DF3096" w:rsidRPr="001058ED" w:rsidRDefault="00F903DB" w:rsidP="008034E5">
      <w:pPr>
        <w:bidi w:val="0"/>
        <w:rPr>
          <w:rFonts w:ascii="Calibri" w:hAnsi="Calibri" w:cs="Calibri"/>
        </w:rPr>
      </w:pPr>
      <w:r>
        <w:rPr>
          <w:rFonts w:ascii="Calibri" w:hAnsi="Calibri" w:cs="Calibri"/>
        </w:rPr>
        <w:t xml:space="preserve">environmental footprint" by Cordova et al. (2024), establishes a national-scale framework to evaluate Israel’s environmental footprint across multiple </w:t>
      </w:r>
      <w:bookmarkStart w:id="27" w:name="_Hlk210071730"/>
      <w:r>
        <w:rPr>
          <w:rFonts w:ascii="Calibri" w:hAnsi="Calibri" w:cs="Calibri"/>
        </w:rPr>
        <w:t xml:space="preserve">consumption </w:t>
      </w:r>
      <w:bookmarkEnd w:id="27"/>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8" w:name="_Hlk210071768"/>
      <w:r>
        <w:rPr>
          <w:rFonts w:ascii="Calibri" w:hAnsi="Calibri" w:cs="Calibri"/>
        </w:rPr>
        <w:t xml:space="preserve">The model uses baseline </w:t>
      </w:r>
      <w:bookmarkEnd w:id="28"/>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9"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9"/>
      <w:r>
        <w:rPr>
          <w:rFonts w:ascii="Calibri" w:hAnsi="Calibri" w:cs="Calibri"/>
        </w:rPr>
        <w:t>.</w:t>
      </w:r>
      <w:r>
        <w:rPr>
          <w:rFonts w:ascii="Calibri" w:hAnsi="Calibri" w:cs="Calibri"/>
        </w:rPr>
        <w:br/>
      </w:r>
      <w:r>
        <w:rPr>
          <w:rFonts w:ascii="Calibri" w:hAnsi="Calibri" w:cs="Calibri"/>
        </w:rP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w:t>
      </w:r>
      <w:r>
        <w:rPr>
          <w:rFonts w:ascii="Calibri" w:hAnsi="Calibri" w:cs="Calibri"/>
        </w:rPr>
        <w:t>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w:t>
      </w:r>
      <w:r>
        <w:rPr>
          <w:rFonts w:ascii="Calibri" w:hAnsi="Calibri" w:cs="Calibri"/>
        </w:rPr>
        <w:t xml:space="preserve">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Finally, the General</w:t>
      </w:r>
      <w:r>
        <w:rPr>
          <w:rFonts w:ascii="Calibri" w:hAnsi="Calibri" w:cs="Calibri"/>
        </w:rPr>
        <w:t xml:space="preserve">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w:t>
      </w:r>
      <w:r>
        <w:rPr>
          <w:rFonts w:ascii="Calibri" w:hAnsi="Calibri" w:cs="Calibri"/>
        </w:rPr>
        <w:lastRenderedPageBreak/>
        <w:t>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w:t>
      </w:r>
      <w:r>
        <w:rPr>
          <w:rFonts w:ascii="Calibri" w:hAnsi="Calibri" w:cs="Calibri"/>
        </w:rPr>
        <w:t xml:space="preserve">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6"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093BDE30" w:rsidR="00DF3096" w:rsidRDefault="00F903DB" w:rsidP="008034E5">
      <w:pPr>
        <w:pStyle w:val="Caption"/>
        <w:bidi w:val="0"/>
        <w:jc w:val="center"/>
      </w:pPr>
      <w:bookmarkStart w:id="30" w:name="_Toc223013439"/>
      <w:r>
        <w:t xml:space="preserve">Figure </w:t>
      </w:r>
      <w:r>
        <w:fldChar w:fldCharType="begin"/>
      </w:r>
      <w:r>
        <w:instrText xml:space="preserve"> SEQ Figure \* ARABIC </w:instrText>
      </w:r>
      <w:r>
        <w:fldChar w:fldCharType="separate"/>
      </w:r>
      <w:r>
        <w:rPr>
          <w:noProof/>
        </w:rPr>
        <w:t>1</w:t>
      </w:r>
      <w:r>
        <w:rPr>
          <w:noProof/>
        </w:rPr>
        <w:fldChar w:fldCharType="end"/>
      </w:r>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30"/>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The water model for Israel was developed</w:t>
      </w:r>
      <w:r>
        <w:rPr>
          <w:rFonts w:ascii="Calibri" w:hAnsi="Calibri" w:cs="Calibri"/>
        </w:rPr>
        <w:t xml:space="preserve"> to provide a simplified yet comprehensive representation of the national water system, enabling projections of demand, </w:t>
      </w:r>
      <w:r>
        <w:rPr>
          <w:rFonts w:ascii="Calibri" w:hAnsi="Calibri" w:cs="Calibri"/>
        </w:rPr>
        <w:lastRenderedPageBreak/>
        <w:t xml:space="preserve">supply, and related environmental impacts up to 2050. </w:t>
      </w:r>
      <w:r>
        <w:rPr>
          <w:rFonts w:ascii="Calibri" w:hAnsi="Calibri" w:cs="Calibri"/>
        </w:rPr>
        <w:t>The model was implemented in MATLAB</w:t>
      </w:r>
      <w:r>
        <w:rPr>
          <w:rFonts w:ascii="Calibri" w:hAnsi="Calibri" w:cs="Calibri"/>
        </w:rPr>
        <w:t xml:space="preserve">,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w:t>
      </w:r>
      <w:r>
        <w:rPr>
          <w:rFonts w:ascii="Calibri" w:hAnsi="Calibri" w:cs="Calibri"/>
        </w:rPr>
        <w:t>projected demand is consistently met</w:t>
      </w:r>
      <w:r>
        <w:rPr>
          <w:rFonts w:ascii="Calibri" w:hAnsi="Calibri" w:cs="Calibri"/>
        </w:rPr>
        <w:t xml:space="preserve">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 xml:space="preserve">Model Assumptions. Several key assumptions underpin the framework. It's assumed that supply always meets demand, with desalination bridging any gaps. </w:t>
      </w:r>
      <w:r>
        <w:rPr>
          <w:rFonts w:ascii="Calibri" w:hAnsi="Calibri" w:cs="Calibri"/>
        </w:rPr>
        <w:t>Agricultural demand is projected</w:t>
      </w:r>
      <w:r>
        <w:rPr>
          <w:rFonts w:ascii="Calibri" w:hAnsi="Calibri" w:cs="Calibri"/>
        </w:rPr>
        <w:t xml:space="preserve">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t>
      </w:r>
      <w:r>
        <w:rPr>
          <w:rFonts w:ascii="Calibri" w:hAnsi="Calibri" w:cs="Calibri"/>
        </w:rPr>
        <w:t>Wastewater reuse is fixed</w:t>
      </w:r>
      <w:r>
        <w:rPr>
          <w:rFonts w:ascii="Calibri" w:hAnsi="Calibri" w:cs="Calibri"/>
        </w:rPr>
        <w:t xml:space="preserve"> at 66% of household and industrial freshwater use. Water supply to neighboring countries increases with Palestinian population growth, while brackish and reservoir water use is held constant at ~250 million cubic meters (MCM) annually. Physical losses (“depreciation”) </w:t>
      </w:r>
      <w:r>
        <w:rPr>
          <w:rFonts w:ascii="Calibri" w:hAnsi="Calibri" w:cs="Calibri"/>
        </w:rPr>
        <w:t>are modeled as 3% of consumption</w:t>
      </w:r>
      <w:r>
        <w:rPr>
          <w:rFonts w:ascii="Calibri" w:hAnsi="Calibri" w:cs="Calibri"/>
        </w:rPr>
        <w:t xml:space="preserve">, while external shocks such as price changes, imports, exports, or </w:t>
      </w:r>
      <w:r>
        <w:rPr>
          <w:rFonts w:ascii="Calibri" w:hAnsi="Calibri" w:cs="Calibri"/>
        </w:rPr>
        <w:t>geopolitical events are excluded</w:t>
      </w:r>
      <w:r>
        <w:rPr>
          <w:rFonts w:ascii="Calibri" w:hAnsi="Calibri" w:cs="Calibri"/>
        </w:rPr>
        <w:t>.</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w:t>
      </w:r>
      <w:r>
        <w:rPr>
          <w:rFonts w:ascii="Calibri" w:hAnsi="Calibri" w:cs="Calibri"/>
        </w:rPr>
        <w:t xml:space="preserve">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m:t>
          </m:r>
          <m:r>
            <w:rPr>
              <w:rFonts w:ascii="Cambria Math" w:hAnsi="Cambria Math"/>
            </w:rPr>
            <m:t>B</m:t>
          </m:r>
          <m:r>
            <w:rPr>
              <w:rFonts w:ascii="Cambria Math" w:hAnsi="Cambria Math"/>
            </w:rPr>
            <m:t>(</m:t>
          </m:r>
          <m:r>
            <w:rPr>
              <w:rFonts w:ascii="Cambria Math" w:hAnsi="Cambria Math"/>
            </w:rPr>
            <m:t>t</m:t>
          </m:r>
          <m: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m:t>F</m:t>
          </m:r>
          <m: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m:t>T</m:t>
          </m:r>
          <m: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 xml:space="preserve">Model Validation. </w:t>
      </w:r>
      <w:r>
        <w:rPr>
          <w:rFonts w:ascii="Calibri" w:hAnsi="Calibri" w:cs="Calibri"/>
        </w:rPr>
        <w:t>The model was validated against</w:t>
      </w:r>
      <w:r>
        <w:rPr>
          <w:rFonts w:ascii="Calibri" w:hAnsi="Calibri" w:cs="Calibri"/>
        </w:rPr>
        <w:t xml:space="preserve"> real-world data for 2020. For example, predicted agricultural water use in 2020 was 1,260 MCM compared to the actual Water Authority figure of 1,195 MCM – a difference of only 5.4%. Similarly, predictions for domestic and industrial use matched observed data almost exactly. </w:t>
      </w:r>
      <w:r>
        <w:rPr>
          <w:rFonts w:ascii="Calibri" w:hAnsi="Calibri" w:cs="Calibri"/>
        </w:rPr>
        <w:lastRenderedPageBreak/>
        <w:t>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0559643D" w:rsidR="00DF3096" w:rsidRDefault="00F903DB" w:rsidP="008034E5">
      <w:pPr>
        <w:pStyle w:val="Caption"/>
        <w:bidi w:val="0"/>
        <w:jc w:val="center"/>
        <w:rPr>
          <w:rFonts w:ascii="Calibri" w:hAnsi="Calibri" w:cs="Calibri"/>
        </w:rPr>
      </w:pPr>
      <w:bookmarkStart w:id="35" w:name="_Toc223013440"/>
      <w:r>
        <w:t xml:space="preserve">Figure </w:t>
      </w:r>
      <w:r>
        <w:fldChar w:fldCharType="begin"/>
      </w:r>
      <w:r>
        <w:instrText xml:space="preserve"> SEQ Figure \* ARABIC </w:instrText>
      </w:r>
      <w:r>
        <w:fldChar w:fldCharType="separate"/>
      </w:r>
      <w:r>
        <w:rPr>
          <w:noProof/>
        </w:rPr>
        <w:t>2</w:t>
      </w:r>
      <w:r>
        <w:rPr>
          <w:noProof/>
        </w:rPr>
        <w:fldChar w:fldCharType="end"/>
      </w:r>
      <w:r>
        <w:rPr>
          <w:noProof/>
        </w:rPr>
        <w:t>- Water Scheme Model</w:t>
      </w:r>
      <w:bookmarkEnd w:id="35"/>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6" w:name="_Toc209882154"/>
      <w:bookmarkStart w:id="37" w:name="_Toc209900264"/>
      <w:bookmarkStart w:id="38" w:name="_Toc209901110"/>
      <w:bookmarkStart w:id="39" w:name="_Toc223013394"/>
      <w:r>
        <w:t xml:space="preserve">2.3   </w:t>
      </w:r>
      <w:bookmarkStart w:id="40" w:name="_Hlk209775909"/>
      <w:r>
        <w:t>Optimization model</w:t>
      </w:r>
      <w:bookmarkEnd w:id="36"/>
      <w:bookmarkEnd w:id="37"/>
      <w:bookmarkEnd w:id="38"/>
      <w:bookmarkEnd w:id="39"/>
      <w:bookmarkEnd w:id="40"/>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 xml:space="preserve">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w:t>
      </w:r>
      <w:r w:rsidR="00794178">
        <w:rPr>
          <w:rFonts w:ascii="Calibri" w:hAnsi="Calibri" w:cs="Calibri"/>
        </w:rPr>
        <w:t>Farming</w:t>
      </w:r>
      <w:r>
        <w:rPr>
          <w:rFonts w:ascii="Calibri" w:hAnsi="Calibri" w:cs="Calibri"/>
        </w:rPr>
        <w:t xml:space="preserve">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 xml:space="preserve">Hourly electricity demand is derived from real load data (Noga - Israel Independent System Operator, 2023) </w:t>
      </w:r>
      <w:r>
        <w:rPr>
          <w:rFonts w:ascii="Calibri" w:hAnsi="Calibri" w:cs="Calibri"/>
        </w:rPr>
        <w:t>as the base demand</w:t>
      </w:r>
      <w:r>
        <w:rPr>
          <w:rFonts w:ascii="Calibri" w:hAnsi="Calibri" w:cs="Calibri"/>
        </w:rPr>
        <w:t xml:space="preserve"> and extended using the total predicted yearly </w:t>
      </w:r>
      <w:r>
        <w:rPr>
          <w:rFonts w:ascii="Calibri" w:hAnsi="Calibri" w:cs="Calibri"/>
        </w:rPr>
        <w:t>demand from Cordova</w:t>
      </w:r>
      <w:r>
        <w:rPr>
          <w:rFonts w:ascii="Calibri" w:hAnsi="Calibri" w:cs="Calibri"/>
        </w:rPr>
        <w:t xml:space="preserve">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w:t>
      </w:r>
      <w:r>
        <w:rPr>
          <w:rFonts w:ascii="Calibri" w:hAnsi="Calibri" w:cs="Calibri"/>
        </w:rPr>
        <w:t>,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w:t>
      </w:r>
      <w:r>
        <w:rPr>
          <w:rFonts w:ascii="Calibri" w:hAnsi="Calibri" w:cs="Calibri"/>
        </w:rPr>
        <w:t xml:space="preserve">dependent, reflecting upstream decarbonization trends. </w:t>
      </w:r>
      <w:r>
        <w:rPr>
          <w:rFonts w:ascii="Calibri" w:hAnsi="Calibri" w:cs="Calibri"/>
        </w:rPr>
        <w:t xml:space="preserve">Solar expansion is limited by a land-use cap, which is varied across scenarios between 100 and 850 km²; the upper </w:t>
      </w:r>
      <w:r>
        <w:rPr>
          <w:rFonts w:ascii="Calibri" w:hAnsi="Calibri" w:cs="Calibri"/>
        </w:rPr>
        <w:lastRenderedPageBreak/>
        <w:t>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 xml:space="preserve">Electricity demand trajectories are derived from the General Framework Model described in Section 2.1, which defines national-scale scenarios for Israel’s demographic, technological, and behavioral trends. </w:t>
      </w:r>
      <w:r>
        <w:rPr>
          <w:rFonts w:ascii="Calibri" w:hAnsi="Calibri" w:cs="Calibri"/>
        </w:rPr>
        <w:t xml:space="preserve">All optimization runs use the annual electricity demand trajectory of the </w:t>
      </w:r>
      <w:r w:rsidR="006C74EB">
        <w:rPr>
          <w:rFonts w:ascii="Calibri" w:hAnsi="Calibri" w:cs="Calibri"/>
        </w:rPr>
        <w:t>103</w:t>
      </w:r>
      <w:r w:rsidR="003C1974">
        <w:rPr>
          <w:rFonts w:ascii="Calibri" w:hAnsi="Calibri" w:cs="Calibri"/>
        </w:rPr>
        <w:t>.1% increase</w:t>
      </w:r>
      <w:r>
        <w:rPr>
          <w:rFonts w:ascii="Calibri" w:hAnsi="Calibri" w:cs="Calibri"/>
        </w:rPr>
        <w:t xml:space="preserve"> scenario of the General Framework Model, rising from 77.6 TWh in 2023 to 177 TWh in 2050, thereby</w:t>
      </w:r>
      <w:r>
        <w:rPr>
          <w:rFonts w:ascii="Calibri" w:hAnsi="Calibri" w:cs="Calibri"/>
        </w:rPr>
        <w:t xml:space="preserve">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 xml:space="preserve">The hourly load </w:t>
      </w:r>
      <w:r>
        <w:rPr>
          <w:rFonts w:ascii="Calibri" w:hAnsi="Calibri" w:cs="Calibri"/>
        </w:rPr>
        <w:t>profile from Noga (2023) is used</w:t>
      </w:r>
      <w:r>
        <w:rPr>
          <w:rFonts w:ascii="Calibri" w:hAnsi="Calibri" w:cs="Calibri"/>
        </w:rPr>
        <w:t xml:space="preserve">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w:t>
      </w:r>
      <w:r>
        <w:rPr>
          <w:rFonts w:ascii="Calibri" w:hAnsi="Calibri" w:cs="Calibri"/>
        </w:rPr>
        <w:t xml:space="preserve">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w:t>
      </w:r>
      <w:r w:rsidR="00410DDF">
        <w:rPr>
          <w:rFonts w:ascii="Calibri" w:hAnsi="Calibri" w:cs="Calibri"/>
        </w:rPr>
        <w:t>4</w:t>
      </w:r>
      <w:r>
        <w:rPr>
          <w:rFonts w:ascii="Calibri" w:hAnsi="Calibri" w:cs="Calibri"/>
        </w:rPr>
        <w:t xml:space="preserve"> million variables and </w:t>
      </w:r>
      <w:r w:rsidR="00410DDF">
        <w:rPr>
          <w:rFonts w:ascii="Calibri" w:hAnsi="Calibri" w:cs="Calibri"/>
        </w:rPr>
        <w:t>7</w:t>
      </w:r>
      <w:r>
        <w:rPr>
          <w:rFonts w:ascii="Calibri" w:hAnsi="Calibri" w:cs="Calibri"/>
        </w:rPr>
        <w:t xml:space="preserve"> million constraints.</w:t>
      </w:r>
    </w:p>
    <w:p w14:paraId="05E212B5" w14:textId="62CE0192" w:rsidR="00DB28A8" w:rsidRPr="00DB28A8" w:rsidRDefault="00F903DB" w:rsidP="008034E5">
      <w:pPr>
        <w:bidi w:val="0"/>
        <w:rPr>
          <w:rFonts w:ascii="Calibri" w:hAnsi="Calibri" w:cs="Calibri"/>
        </w:rPr>
      </w:pPr>
      <w:r>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w:t>
      </w:r>
      <w:ins w:id="41" w:author="Claude" w:date="2026-09-29T00:00:00Z">
        <w:r>
          <w:rPr>
            <w:rFonts w:ascii="Calibri" w:hAnsi="Calibri" w:cs="Calibri"/>
          </w:rPr>
          <w:t>,</w:t>
        </w:r>
      </w:ins>
      <w:r>
        <w:rPr>
          <w:rFonts w:ascii="Calibri" w:hAnsi="Calibri" w:cs="Calibri"/>
        </w:rPr>
        <w:t xml:space="preserve">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156082" w:themeColor="accent1"/>
        </w:rPr>
        <w:t xml:space="preserve">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w:t>
      </w:r>
      <w:r>
        <w:rPr>
          <w:rFonts w:ascii="Calibri" w:hAnsi="Calibri" w:cs="Calibri"/>
          <w:color w:val="156082" w:themeColor="accent1"/>
        </w:rPr>
        <w:t>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r>
      <w:r>
        <w:rPr>
          <w:rFonts w:ascii="Calibri" w:hAnsi="Calibri" w:cs="Calibri"/>
        </w:rP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r>
      <w:r>
        <w:rPr>
          <w:rFonts w:ascii="Calibri" w:hAnsi="Calibri" w:cs="Calibri"/>
        </w:rPr>
        <w:t>Operational expenditure (OPEX) represents all recurring costs associated with electricity generation and storage, excluding capital investment. These include fixed and variable operation and maintenance costs, fuel expenses where applicable, auxiliary electricity consumption</w:t>
      </w:r>
      <w:r>
        <w:rPr>
          <w:rFonts w:ascii="Calibri" w:hAnsi="Calibri" w:cs="Calibri"/>
        </w:rPr>
        <w:t xml:space="preserve">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156082" w:themeColor="accen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w:t>
      </w:r>
      <w:r>
        <w:rPr>
          <w:rFonts w:ascii="Calibri" w:hAnsi="Calibri" w:cs="Calibri"/>
        </w:rPr>
        <w:lastRenderedPageBreak/>
        <w:t>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w:t>
      </w:r>
      <w:r>
        <w:rPr>
          <w:rFonts w:ascii="Calibri" w:hAnsi="Calibri" w:cs="Calibri"/>
        </w:rPr>
        <w:t>annual build-rate limits, a reserve-margin requirement at critical hours, and storage balance</w:t>
      </w:r>
      <w:r>
        <w:rPr>
          <w:rFonts w:ascii="Calibri" w:hAnsi="Calibri" w:cs="Calibri"/>
        </w:rPr>
        <w:t>.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w:t>
      </w:r>
      <w:r>
        <w:rPr>
          <w:rFonts w:ascii="Calibri" w:hAnsi="Calibri" w:cs="Calibri"/>
        </w:rPr>
        <w:t>solved using Gurobi’s barrier method followed by crossover,</w:t>
      </w:r>
      <w:r>
        <w:rPr>
          <w:rFonts w:ascii="Calibri" w:hAnsi="Calibri" w:cs="Calibri"/>
        </w:rPr>
        <w:t xml:space="preserve">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w:t>
      </w:r>
      <w:r>
        <w:rPr>
          <w:rFonts w:ascii="Calibri" w:hAnsi="Calibri" w:cs="Calibri"/>
        </w:rPr>
        <w:t>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i</m:t>
        </m:r>
        <m:r>
          <w:rPr>
            <w:rFonts w:ascii="Cambria Math" w:hAnsi="Cambria Math" w:cs="Calibri"/>
          </w:rPr>
          <m:t>∈</m:t>
        </m:r>
        <m:r>
          <w:rPr>
            <w:rFonts w:ascii="Cambria Math" w:hAnsi="Cambria Math" w:cs="Calibri"/>
          </w:rPr>
          <m:t>I</m:t>
        </m:r>
        <m:r>
          <w:rPr>
            <w:rFonts w:ascii="Cambria Math" w:hAnsi="Cambria Math" w:cs="Calibri"/>
          </w:rPr>
          <m:t xml:space="preserve">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r>
          <w:rPr>
            <w:rFonts w:ascii="Cambria Math" w:hAnsi="Cambria Math" w:cs="Calibri"/>
          </w:rPr>
          <m:t>∈</m:t>
        </m:r>
        <m:d>
          <m:dPr>
            <m:begChr m:val="{"/>
            <m:endChr m:val="}"/>
            <m:ctrlPr>
              <w:rPr>
                <w:rFonts w:ascii="Cambria Math" w:hAnsi="Cambria Math" w:cs="Calibri"/>
                <w:i/>
              </w:rPr>
            </m:ctrlPr>
          </m:dPr>
          <m:e>
            <m:r>
              <w:rPr>
                <w:rFonts w:ascii="Cambria Math" w:hAnsi="Cambria Math" w:cs="Calibri"/>
              </w:rPr>
              <m:t>1,…,</m:t>
            </m:r>
            <m:r>
              <w:rPr>
                <w:rFonts w:ascii="Cambria Math" w:hAnsi="Cambria Math" w:cs="Calibri"/>
              </w:rPr>
              <m:t>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t</m:t>
        </m:r>
        <m:r>
          <w:rPr>
            <w:rFonts w:ascii="Cambria Math" w:hAnsi="Cambria Math" w:cs="Calibri"/>
          </w:rPr>
          <m:t xml:space="preserve">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r>
          <w:rPr>
            <w:rFonts w:ascii="Cambria Math" w:hAnsi="Cambria Math" w:cs="Calibri"/>
          </w:rPr>
          <m:t xml:space="preserve">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F903DB"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Pr>
          <w:rFonts w:ascii="Calibri" w:hAnsi="Calibri" w:cs="Calibri"/>
        </w:rPr>
        <w:t xml:space="preserve">: electricity demand at time </w:t>
      </w:r>
      <m:oMath>
        <m:r>
          <w:rPr>
            <w:rFonts w:ascii="Cambria Math" w:hAnsi="Cambria Math" w:cs="Calibri"/>
          </w:rPr>
          <m:t>t</m:t>
        </m:r>
        <m:r>
          <w:rPr>
            <w:rFonts w:ascii="Cambria Math" w:hAnsi="Cambria Math" w:cs="Calibri"/>
          </w:rPr>
          <m:t xml:space="preserve"> </m:t>
        </m:r>
      </m:oMath>
      <w:r>
        <w:rPr>
          <w:rFonts w:ascii="Calibri" w:hAnsi="Calibri" w:cs="Calibri"/>
        </w:rPr>
        <w:t>(MWh)</w:t>
      </w:r>
    </w:p>
    <w:p w14:paraId="359FA4AA" w14:textId="5AD055D4" w:rsidR="009A7F6A" w:rsidRPr="009A7F6A" w:rsidRDefault="00F903DB"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m:t>
            </m:r>
            <m:r>
              <w:rPr>
                <w:rFonts w:ascii="Cambria Math" w:hAnsi="Cambria Math" w:cs="Calibri"/>
              </w:rPr>
              <m:t>,</m:t>
            </m:r>
            <m:r>
              <w:rPr>
                <w:rFonts w:ascii="Cambria Math" w:hAnsi="Cambria Math" w:cs="Calibri"/>
              </w:rPr>
              <m:t>t</m:t>
            </m:r>
          </m:sub>
        </m:sSub>
      </m:oMath>
      <w:r>
        <w:rPr>
          <w:rFonts w:ascii="Calibri" w:hAnsi="Calibri" w:cs="Calibri"/>
        </w:rPr>
        <w:t>: capacity factor for solar technology</w:t>
      </w:r>
      <m:oMath>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r>
          <w:rPr>
            <w:rFonts w:ascii="Cambria Math" w:hAnsi="Cambria Math" w:cs="Calibri"/>
          </w:rPr>
          <m:t xml:space="preserve"> </m:t>
        </m:r>
      </m:oMath>
    </w:p>
    <w:p w14:paraId="5905DB7D" w14:textId="5DBF5138" w:rsidR="001C2333" w:rsidRPr="001C2333" w:rsidRDefault="00F903DB" w:rsidP="001C2333">
      <w:pPr>
        <w:pStyle w:val="ListParagraph"/>
        <w:numPr>
          <w:ilvl w:val="0"/>
          <w:numId w:val="33"/>
        </w:numPr>
        <w:bidi w:val="0"/>
        <w:rPr>
          <w:color w:val="0070C0"/>
          <w:lang w:val="" w:eastAsia=""/>
          <w14:ligatures w14:val="none"/>
        </w:rPr>
      </w:pPr>
      <m:oMath>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cap</m:t>
            </m:r>
          </m:sup>
        </m:sSubSup>
        <m:r>
          <w:rPr>
            <w:rFonts w:ascii="Cambria Math" w:hAnsi="Cambria Math" w:cs="Arial"/>
            <w:color w:val="0070C0"/>
            <w:lang w:val="" w:eastAsia=""/>
            <w14:ligatures w14:val="none"/>
          </w:rPr>
          <m:t>,</m:t>
        </m:r>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fix</m:t>
            </m:r>
            <m:r>
              <w:rPr>
                <w:rFonts w:ascii="Cambria Math" w:hAnsi="Cambria Math" w:cs="Arial"/>
                <w:color w:val="0070C0"/>
                <w:lang w:val="" w:eastAsia=""/>
                <w14:ligatures w14:val="none"/>
              </w:rPr>
              <m:t>_</m:t>
            </m:r>
            <m:r>
              <w:rPr>
                <w:rFonts w:ascii="Cambria Math" w:hAnsi="Cambria Math" w:cs="Arial"/>
                <w:color w:val="0070C0"/>
                <w:lang w:val="" w:eastAsia=""/>
                <w14:ligatures w14:val="none"/>
              </w:rPr>
              <m:t>op</m:t>
            </m:r>
          </m:sup>
        </m:sSubSup>
        <m:r>
          <w:rPr>
            <w:rFonts w:ascii="Cambria Math" w:hAnsi="Cambria Math" w:cs="Arial"/>
            <w:color w:val="0070C0"/>
            <w:lang w:val="" w:eastAsia=""/>
            <w14:ligatures w14:val="none"/>
          </w:rPr>
          <m:t>,</m:t>
        </m:r>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var</m:t>
            </m:r>
            <m:r>
              <w:rPr>
                <w:rFonts w:ascii="Cambria Math" w:hAnsi="Cambria Math" w:cs="Arial"/>
                <w:color w:val="0070C0"/>
                <w:lang w:val="" w:eastAsia=""/>
                <w14:ligatures w14:val="none"/>
              </w:rPr>
              <m:t>_</m:t>
            </m:r>
            <m:r>
              <w:rPr>
                <w:rFonts w:ascii="Cambria Math" w:hAnsi="Cambria Math" w:cs="Arial"/>
                <w:color w:val="0070C0"/>
                <w:lang w:val="" w:eastAsia=""/>
                <w14:ligatures w14:val="none"/>
              </w:rPr>
              <m:t>op</m:t>
            </m:r>
          </m:sup>
        </m:sSubSup>
      </m:oMath>
      <w:r>
        <w:rPr>
          <w:color w:val="0070C0"/>
          <w:lang w:val="" w:eastAsia=""/>
          <w14:ligatures w14:val="none"/>
        </w:rPr>
        <w:t>: capital, fixed operational, and variable operational cost coefficients, varying over time</w:t>
      </w:r>
    </w:p>
    <w:p w14:paraId="7B9CA0F0" w14:textId="41DE791B" w:rsidR="009A7F6A" w:rsidRPr="009A7F6A" w:rsidRDefault="00F903DB"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m:t>
            </m:r>
            <m:r>
              <w:rPr>
                <w:rFonts w:ascii="Cambria Math" w:hAnsi="Cambria Math" w:cs="Calibri"/>
              </w:rPr>
              <m:t>,</m:t>
            </m:r>
            <m:r>
              <w:rPr>
                <w:rFonts w:ascii="Cambria Math" w:hAnsi="Cambria Math" w:cs="Calibri"/>
              </w:rPr>
              <m:t>t</m:t>
            </m:r>
          </m:sub>
        </m:sSub>
      </m:oMath>
      <w:r>
        <w:rPr>
          <w:rFonts w:ascii="Calibri" w:hAnsi="Calibri" w:cs="Calibri"/>
        </w:rPr>
        <w:t xml:space="preserve">: emissions intensity of generation technology </w:t>
      </w:r>
      <m:oMath>
        <m:r>
          <w:rPr>
            <w:rFonts w:ascii="Cambria Math" w:hAnsi="Cambria Math" w:cs="Calibri"/>
          </w:rPr>
          <m:t>i</m:t>
        </m:r>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oMath>
      <w:r>
        <w:rPr>
          <w:rFonts w:ascii="Calibri" w:hAnsi="Calibri" w:cs="Calibri"/>
        </w:rPr>
        <w:t xml:space="preserve"> </w:t>
      </w:r>
    </w:p>
    <w:p w14:paraId="42D72121" w14:textId="7F61674D" w:rsidR="009A7F6A" w:rsidRPr="009A7F6A" w:rsidRDefault="00F903DB"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Pr>
          <w:rFonts w:ascii="Calibri" w:hAnsi="Calibri" w:cs="Calibri"/>
        </w:rPr>
        <w:t>: maximum land availability for solar deployment</w:t>
      </w:r>
    </w:p>
    <w:p w14:paraId="521ED843" w14:textId="1F6E0D37" w:rsidR="009A7F6A" w:rsidRPr="009A7F6A" w:rsidRDefault="00F903DB"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Pr>
          <w:rFonts w:ascii="Calibri" w:hAnsi="Calibri" w:cs="Calibri"/>
        </w:rPr>
        <w:t>: cumulative system budget,</w:t>
      </w:r>
    </w:p>
    <w:p w14:paraId="045B640D" w14:textId="0E55887A" w:rsidR="009A7F6A" w:rsidRPr="009A7F6A" w:rsidRDefault="00F903DB"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Pr>
          <w:rFonts w:ascii="Calibri" w:hAnsi="Calibri" w:cs="Calibri"/>
        </w:rPr>
        <w:t>: maximum allowable annual (or daily) capacity expansion rate (ramp constraint)</w:t>
      </w:r>
    </w:p>
    <w:p w14:paraId="4119F4CE" w14:textId="02616A18" w:rsidR="009A7F6A" w:rsidRDefault="00F903DB"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Pr>
          <w:rFonts w:ascii="Calibri" w:hAnsi="Calibri" w:cs="Calibri"/>
        </w:rPr>
        <w:t>: charging and discharging efficiencies for battery storage</w:t>
      </w:r>
    </w:p>
    <w:p w14:paraId="26B0D502" w14:textId="77777777" w:rsidR="00A361A0" w:rsidRPr="00242A88" w:rsidRDefault="00F903DB" w:rsidP="00A361A0">
      <w:pPr>
        <w:pStyle w:val="ListParagraph"/>
        <w:numPr>
          <w:ilvl w:val="0"/>
          <w:numId w:val="33"/>
        </w:numPr>
        <w:bidi w:val="0"/>
        <w:rPr>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H</m:t>
            </m:r>
          </m:e>
          <m:sub>
            <m:r>
              <w:rPr>
                <w:rFonts w:ascii="Cambria Math" w:hAnsi="Cambria Math" w:cs="Arial"/>
                <w:color w:val="0070C0"/>
                <w:lang w:val="" w:eastAsia=""/>
                <w14:ligatures w14:val="none"/>
              </w:rPr>
              <m:t>batt</m:t>
            </m:r>
          </m:sub>
        </m:sSub>
      </m:oMath>
      <w:r>
        <w:rPr>
          <w:color w:val="0070C0"/>
          <w:lang w:val="" w:eastAsia=""/>
          <w14:ligatures w14:val="none"/>
        </w:rPr>
        <w:t>: battery storage duration representing the energy-to-power ratio (hours)</w:t>
      </w:r>
    </w:p>
    <w:p w14:paraId="0312573A" w14:textId="5628CFF4" w:rsidR="008F18ED" w:rsidRDefault="00F903DB"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r</m:t>
        </m:r>
      </m:oMath>
      <w:r>
        <w:rPr>
          <w:rFonts w:ascii="Arial" w:hAnsi="Arial" w:cs="Arial"/>
          <w:color w:val="0070C0"/>
          <w:lang w:val="" w:eastAsia=""/>
          <w14:ligatures w14:val="none"/>
        </w:rPr>
        <w:t>: discount rate</w:t>
      </w:r>
    </w:p>
    <w:p w14:paraId="2188281B" w14:textId="7A7BF41B" w:rsidR="00631B87" w:rsidRDefault="00631B87"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CR</m:t>
        </m:r>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F</m:t>
            </m:r>
          </m:e>
          <m:sub>
            <m:r>
              <w:rPr>
                <w:rFonts w:ascii="Cambria Math" w:hAnsi="Cambria Math" w:cs="Arial"/>
                <w:color w:val="0070C0"/>
                <w:lang w:val="" w:eastAsia=""/>
                <w14:ligatures w14:val="none"/>
              </w:rPr>
              <m:t>i</m:t>
            </m:r>
          </m:sub>
        </m:sSub>
      </m:oMath>
      <w:r>
        <w:rPr>
          <w:rFonts w:ascii="Arial" w:hAnsi="Arial" w:cs="Arial" w:hint="cs"/>
          <w:color w:val="0070C0"/>
          <w:rtl/>
          <w:lang w:val="" w:eastAsia=""/>
          <w14:ligatures w14:val="none"/>
        </w:rPr>
        <w:t xml:space="preserve">: </w:t>
      </w:r>
      <w:r>
        <w:rPr>
          <w:rFonts w:ascii="Arial" w:hAnsi="Arial" w:cs="Arial"/>
          <w:color w:val="0070C0"/>
          <w:lang w:val="" w:eastAsia=""/>
          <w14:ligatures w14:val="none"/>
        </w:rPr>
        <w:t>capital recovery factor</w:t>
      </w:r>
    </w:p>
    <w:p w14:paraId="1222F051" w14:textId="1A7C97EF" w:rsidR="00631B87" w:rsidRPr="008F18ED" w:rsidRDefault="00631B87"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d</m:t>
        </m:r>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f</m:t>
            </m:r>
          </m:e>
          <m:sub>
            <m:r>
              <w:rPr>
                <w:rFonts w:ascii="Cambria Math" w:hAnsi="Cambria Math" w:cs="Arial"/>
                <w:color w:val="0070C0"/>
                <w:lang w:val="" w:eastAsia=""/>
                <w14:ligatures w14:val="none"/>
              </w:rPr>
              <m:t>t</m:t>
            </m:r>
          </m:sub>
        </m:sSub>
      </m:oMath>
      <w:r>
        <w:rPr>
          <w:rFonts w:ascii="Arial" w:hAnsi="Arial" w:cs="Arial" w:hint="cs"/>
          <w:color w:val="0070C0"/>
          <w:rtl/>
          <w:lang w:val="" w:eastAsia=""/>
          <w14:ligatures w14:val="none"/>
        </w:rPr>
        <w:t xml:space="preserve"> :  </w:t>
      </w:r>
      <w:r>
        <w:rPr>
          <w:rFonts w:ascii="Arial" w:hAnsi="Arial" w:cs="Arial"/>
          <w:color w:val="0070C0"/>
          <w:lang w:val="" w:eastAsia=""/>
          <w14:ligatures w14:val="none"/>
        </w:rPr>
        <w:t>yearly discount factor</w:t>
      </w:r>
      <w:r>
        <w:rPr>
          <w:rFonts w:ascii="Arial" w:hAnsi="Arial" w:cs="Arial" w:hint="cs"/>
          <w:color w:val="0070C0"/>
          <w:rtl/>
          <w:lang w:val="" w:eastAsia=""/>
          <w14:ligatures w14:val="none"/>
        </w:rPr>
        <w:t xml:space="preserve"> </w:t>
      </w:r>
    </w:p>
    <w:p w14:paraId="71A8F115" w14:textId="341F2D4C" w:rsidR="008F18ED" w:rsidRPr="008F18ED" w:rsidRDefault="00F903DB" w:rsidP="008F18ED">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RM</m:t>
        </m:r>
      </m:oMath>
      <w:r>
        <w:rPr>
          <w:rFonts w:ascii="Arial" w:hAnsi="Arial" w:cs="Arial"/>
          <w:color w:val="0070C0"/>
          <w:lang w:val="" w:eastAsia=""/>
          <w14:ligatures w14:val="none"/>
        </w:rPr>
        <w:t>: reserve margin multiplier for system reliability</w:t>
      </w:r>
    </w:p>
    <w:p w14:paraId="7935A87E" w14:textId="44464CF4" w:rsidR="008F18ED" w:rsidRPr="008F18ED" w:rsidRDefault="00F903DB" w:rsidP="008F18ED">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CarbonTax</m:t>
        </m:r>
      </m:oMath>
      <w:r>
        <w:rPr>
          <w:rFonts w:ascii="Arial" w:hAnsi="Arial" w:cs="Arial"/>
          <w:color w:val="0070C0"/>
          <w:lang w:val="" w:eastAsia=""/>
          <w14:ligatures w14:val="none"/>
        </w:rPr>
        <w:t>: monetized cost of external carbon emissions</w:t>
      </w:r>
    </w:p>
    <w:p w14:paraId="1A8DCFE7" w14:textId="21FB371F" w:rsidR="008F18ED" w:rsidRPr="008F18ED" w:rsidRDefault="00F903DB" w:rsidP="008F18ED">
      <w:pPr>
        <w:pStyle w:val="ListParagraph"/>
        <w:numPr>
          <w:ilvl w:val="0"/>
          <w:numId w:val="33"/>
        </w:numPr>
        <w:bidi w:val="0"/>
        <w:spacing w:after="100" w:afterAutospacing="1"/>
        <w:rPr>
          <w:rFonts w:ascii="Arial" w:hAnsi="Arial" w:cs="Arial"/>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α</m:t>
            </m:r>
          </m:e>
          <m:sub>
            <m:r>
              <w:rPr>
                <w:rFonts w:ascii="Cambria Math" w:hAnsi="Cambria Math" w:cs="Arial"/>
                <w:color w:val="0070C0"/>
                <w:lang w:val="" w:eastAsia=""/>
                <w14:ligatures w14:val="none"/>
              </w:rPr>
              <m:t>i</m:t>
            </m:r>
          </m:sub>
        </m:sSub>
      </m:oMath>
      <w:r>
        <w:rPr>
          <w:rFonts w:ascii="Arial" w:hAnsi="Arial" w:cs="Arial"/>
          <w:color w:val="0070C0"/>
          <w:lang w:val="" w:eastAsia=""/>
          <w14:ligatures w14:val="none"/>
        </w:rPr>
        <w:t xml:space="preserve">: must-run minimum capacity fraction for technology </w:t>
      </w:r>
      <m:oMath>
        <m:r>
          <w:rPr>
            <w:rFonts w:ascii="Cambria Math" w:hAnsi="Cambria Math" w:cs="Arial"/>
            <w:color w:val="0070C0"/>
            <w:lang w:val="" w:eastAsia=""/>
            <w14:ligatures w14:val="none"/>
          </w:rPr>
          <m:t>i</m:t>
        </m:r>
      </m:oMath>
    </w:p>
    <w:p w14:paraId="4D6D9A92" w14:textId="73275794" w:rsidR="008F18ED" w:rsidRPr="008F18ED" w:rsidRDefault="00F903DB" w:rsidP="008F18ED">
      <w:pPr>
        <w:pStyle w:val="ListParagraph"/>
        <w:numPr>
          <w:ilvl w:val="0"/>
          <w:numId w:val="33"/>
        </w:numPr>
        <w:bidi w:val="0"/>
        <w:spacing w:after="100" w:afterAutospacing="1"/>
        <w:rPr>
          <w:rFonts w:ascii="Arial" w:hAnsi="Arial" w:cs="Arial"/>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K</m:t>
            </m:r>
          </m:e>
          <m:sub>
            <m:r>
              <w:rPr>
                <w:rFonts w:ascii="Cambria Math" w:hAnsi="Cambria Math" w:cs="Arial"/>
                <w:color w:val="0070C0"/>
                <w:lang w:val="" w:eastAsia=""/>
                <w14:ligatures w14:val="none"/>
              </w:rPr>
              <m:t>i</m:t>
            </m:r>
            <m:r>
              <w:rPr>
                <w:rFonts w:ascii="Cambria Math" w:hAnsi="Cambria Math" w:cs="Arial"/>
                <w:color w:val="0070C0"/>
                <w:lang w:val="" w:eastAsia=""/>
                <w14:ligatures w14:val="none"/>
              </w:rPr>
              <m:t>,0</m:t>
            </m:r>
          </m:sub>
        </m:sSub>
      </m:oMath>
      <w:r>
        <w:rPr>
          <w:rFonts w:ascii="Arial" w:hAnsi="Arial" w:cs="Arial"/>
          <w:color w:val="0070C0"/>
          <w:lang w:val="" w:eastAsia=""/>
          <w14:ligatures w14:val="none"/>
        </w:rPr>
        <w:t xml:space="preserve">: initial installed capacity of technology </w:t>
      </w:r>
      <m:oMath>
        <m:r>
          <w:rPr>
            <w:rFonts w:ascii="Cambria Math" w:hAnsi="Cambria Math" w:cs="Arial"/>
            <w:color w:val="0070C0"/>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F903DB"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electricity generation or discharge from technology </w:t>
      </w:r>
      <m:oMath>
        <m:r>
          <w:rPr>
            <w:rFonts w:ascii="Cambria Math" w:hAnsi="Cambria Math" w:cs="Calibri"/>
          </w:rPr>
          <m:t>i</m:t>
        </m:r>
        <m:r>
          <w:rPr>
            <w:rFonts w:ascii="Cambria Math" w:hAnsi="Cambria Math" w:cs="Calibri"/>
          </w:rPr>
          <m:t xml:space="preserve"> </m:t>
        </m:r>
      </m:oMath>
      <w:r>
        <w:rPr>
          <w:rFonts w:ascii="Calibri" w:hAnsi="Calibri" w:cs="Calibri"/>
        </w:rPr>
        <w:t xml:space="preserve">at time </w:t>
      </w:r>
      <m:oMath>
        <m:r>
          <w:rPr>
            <w:rFonts w:ascii="Cambria Math" w:hAnsi="Cambria Math" w:cs="Calibri"/>
          </w:rPr>
          <m:t>t</m:t>
        </m:r>
      </m:oMath>
      <w:r>
        <w:rPr>
          <w:rFonts w:ascii="Calibri" w:hAnsi="Calibri" w:cs="Calibri"/>
        </w:rPr>
        <w:t>(MWh),</w:t>
      </w:r>
    </w:p>
    <w:p w14:paraId="10A08422" w14:textId="77777777" w:rsidR="003E4E57" w:rsidRPr="009A7F6A" w:rsidRDefault="00F903DB"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incremental capacity addition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F903DB"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≥0</m:t>
        </m:r>
      </m:oMath>
      <w:r>
        <w:rPr>
          <w:rFonts w:ascii="Calibri" w:hAnsi="Calibri" w:cs="Calibri"/>
        </w:rPr>
        <w:t xml:space="preserve">: installed capacity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r>
          <w:rPr>
            <w:rFonts w:ascii="Cambria Math" w:hAnsi="Cambria Math" w:cs="Calibri"/>
          </w:rPr>
          <m:t xml:space="preserve"> </m:t>
        </m:r>
      </m:oMath>
      <w:r>
        <w:rPr>
          <w:rFonts w:ascii="Calibri" w:hAnsi="Calibri" w:cs="Calibri"/>
        </w:rPr>
        <w:t>(MW)</w:t>
      </w:r>
    </w:p>
    <w:p w14:paraId="254EDC1B" w14:textId="14AAE014" w:rsidR="009A7F6A" w:rsidRPr="009A7F6A" w:rsidRDefault="00F903DB"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Pr>
          <w:rFonts w:ascii="Calibri" w:hAnsi="Calibri" w:cs="Calibri"/>
        </w:rPr>
        <w:t xml:space="preserve">: state of charge of the battery system at time </w:t>
      </w:r>
      <m:oMath>
        <m:r>
          <w:rPr>
            <w:rFonts w:ascii="Cambria Math" w:hAnsi="Cambria Math" w:cs="Calibri"/>
          </w:rPr>
          <m:t>t</m:t>
        </m:r>
        <m:r>
          <w:rPr>
            <w:rFonts w:ascii="Cambria Math" w:hAnsi="Cambria Math" w:cs="Calibri"/>
          </w:rPr>
          <m:t xml:space="preserve"> </m:t>
        </m:r>
      </m:oMath>
      <w:r>
        <w:rPr>
          <w:rFonts w:ascii="Calibri" w:hAnsi="Calibri" w:cs="Calibri"/>
        </w:rPr>
        <w:t>(MWh)</w:t>
      </w:r>
    </w:p>
    <w:p w14:paraId="5D5ECE20" w14:textId="6B912A7B" w:rsidR="009A7F6A" w:rsidRPr="009A7F6A" w:rsidRDefault="00F903DB"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Pr>
          <w:rFonts w:ascii="Calibri" w:hAnsi="Calibri" w:cs="Calibri"/>
        </w:rPr>
        <w:t>: battery charging and discharging flows</w:t>
      </w:r>
    </w:p>
    <w:p w14:paraId="389022F9" w14:textId="77777777" w:rsidR="00211DDE" w:rsidRDefault="00F903DB"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Pr>
          <w:rFonts w:ascii="Calibri" w:hAnsi="Calibri" w:cs="Calibri"/>
        </w:rPr>
        <w:t>: curtailed electricity (excess generation)</w:t>
      </w:r>
    </w:p>
    <w:p w14:paraId="144BF5C2" w14:textId="2759596B" w:rsidR="00211DDE" w:rsidRPr="00211DDE" w:rsidRDefault="00F903DB" w:rsidP="00211DDE">
      <w:pPr>
        <w:numPr>
          <w:ilvl w:val="0"/>
          <w:numId w:val="34"/>
        </w:numPr>
        <w:bidi w:val="0"/>
        <w:spacing w:before="100" w:beforeAutospacing="1" w:after="100" w:afterAutospacing="1"/>
        <w:outlineLvl w:val="3"/>
        <w:rPr>
          <w:rFonts w:ascii="Calibri" w:hAnsi="Calibri" w:cs="Calibri"/>
          <w:color w:val="0070C0"/>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t</m:t>
            </m:r>
          </m:sub>
        </m:sSub>
        <m:r>
          <w:rPr>
            <w:rFonts w:ascii="Cambria Math" w:hAnsi="Cambria Math" w:cs="Arial"/>
            <w:color w:val="0070C0"/>
            <w:lang w:val="" w:eastAsia=""/>
            <w14:ligatures w14:val="none"/>
          </w:rPr>
          <m:t>≥0</m:t>
        </m:r>
      </m:oMath>
      <w:r>
        <w:rPr>
          <w:rFonts w:ascii="Arial" w:hAnsi="Arial" w:cs="Arial"/>
          <w:color w:val="0070C0"/>
          <w:lang w:val="" w:eastAsia=""/>
          <w14:ligatures w14:val="none"/>
        </w:rPr>
        <w:t xml:space="preserve">: cumulative discounted system cost up to time </w:t>
      </w:r>
      <m:oMath>
        <m:r>
          <w:rPr>
            <w:rFonts w:ascii="Cambria Math" w:hAnsi="Cambria Math" w:cs="Arial"/>
            <w:color w:val="0070C0"/>
            <w:lang w:val="" w:eastAsia=""/>
            <w14:ligatures w14:val="none"/>
          </w:rPr>
          <m:t>t</m:t>
        </m:r>
      </m:oMath>
      <w:r>
        <w:rPr>
          <w:rFonts w:ascii="Arial" w:hAnsi="Arial" w:cs="Arial"/>
          <w:color w:val="0070C0"/>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m:t>
            </m:r>
            <m:r>
              <w:rPr>
                <w:rFonts w:ascii="Cambria Math" w:hAnsi="Cambria Math" w:cs="Calibri"/>
              </w:rPr>
              <m:t>,</m:t>
            </m:r>
            <m:r>
              <w:rPr>
                <w:rFonts w:ascii="Cambria Math" w:hAnsi="Cambria Math" w:cs="Calibri"/>
              </w:rPr>
              <m:t>t</m:t>
            </m:r>
          </m:sub>
        </m:sSub>
      </m:oMath>
      <w:r>
        <w:rPr>
          <w:rFonts w:ascii="Calibri" w:hAnsi="Calibri" w:cs="Calibri"/>
        </w:rPr>
        <w:t>are modeled as continuous variables. While this abstracts from the discreteness of individual projects, it is appropriate at the national planning scale 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The objective is to minimize cumulative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m:t>
              </m:r>
              <m:r>
                <w:rPr>
                  <w:rFonts w:ascii="Cambria Math" w:hAnsi="Cambria Math" w:cs="Calibri"/>
                </w:rPr>
                <m: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m:t>
                  </m:r>
                  <m:r>
                    <w:rPr>
                      <w:rFonts w:ascii="Cambria Math" w:hAnsi="Cambria Math" w:cs="Calibri"/>
                    </w:rPr>
                    <m:t>∈</m:t>
                  </m:r>
                  <m:r>
                    <w:rPr>
                      <w:rFonts w:ascii="Cambria Math" w:hAnsi="Cambria Math" w:cs="Calibri"/>
                    </w:rPr>
                    <m:t>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m:t>
                      </m:r>
                      <m:r>
                        <w:rPr>
                          <w:rFonts w:ascii="Cambria Math" w:hAnsi="Cambria Math" w:cs="Calibri"/>
                        </w:rPr>
                        <m:t>,</m:t>
                      </m:r>
                      <m:r>
                        <w:rPr>
                          <w:rFonts w:ascii="Cambria Math" w:hAnsi="Cambria Math" w:cs="Calibri"/>
                        </w:rPr>
                        <m:t>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r>
            <m:rPr>
              <m:sty m:val="p"/>
            </m:rPr>
            <w:rPr>
              <w:rFonts w:ascii="Calibri" w:hAnsi="Calibri" w:cs="Calibri"/>
            </w:rPr>
            <w:br/>
          </m:r>
        </m:oMath>
      </m:oMathPara>
    </w:p>
    <w:p w14:paraId="6EDB1A32" w14:textId="6896E3E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r>
      <w:r>
        <w:rPr>
          <w:rFonts w:ascii="Calibri" w:hAnsi="Calibri" w:cs="Calibri"/>
        </w:rPr>
        <w:t>Economic costs, including capital expenditure (CAPEX) and operational expenditure (OPEX), are incorporated within the optimization through the cumulative budget constraint, thereby restricting the feasible solution space rather than directly driving the objective function. In contrast, monetized external cost metrics such as climate damage valuation and end-of-life provisions are evaluated ex-post based on the optimized system configurations and reported as additional comparative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60AF3912" w:rsidR="009A7F6A" w:rsidRPr="002A1313" w:rsidRDefault="00F903DB"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Pr>
          <w:rFonts w:ascii="Calibri" w:hAnsi="Calibri" w:cs="Calibri"/>
        </w:rPr>
        <w:t>This equality enforces strict hourly supply-demand balance, ensuring that total generation, including storage discharge, exactly meets electricity demand in every time step.</w:t>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Pr>
        <w:t>Capacity Constraints</w:t>
      </w:r>
    </w:p>
    <w:p w14:paraId="1B54908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is limited by installed capacity and availability:</w:t>
      </w:r>
    </w:p>
    <w:p w14:paraId="09495FCE" w14:textId="77777777" w:rsidR="001E50D1" w:rsidRPr="001E50D1" w:rsidRDefault="00F903DB"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m:rPr>
              <m:sty m:val="p"/>
            </m:rPr>
            <w:rPr>
              <w:rFonts w:ascii="Cambria Math" w:hAnsi="Cambria Math" w:cs="Calibri"/>
            </w:rPr>
            <m:t>∀</m:t>
          </m:r>
          <m:r>
            <w:rPr>
              <w:rFonts w:ascii="Cambria Math" w:hAnsi="Cambria Math" w:cs="Calibri"/>
            </w:rPr>
            <m:t>i</m:t>
          </m:r>
          <m:r>
            <w:rPr>
              <w:rFonts w:ascii="Cambria Math" w:hAnsi="Cambria Math" w:cs="Calibri"/>
            </w:rPr>
            <m:t>,</m:t>
          </m:r>
          <m:r>
            <w:rPr>
              <w:rFonts w:ascii="Cambria Math" w:hAnsi="Cambria Math" w:cs="Calibri"/>
            </w:rPr>
            <m:t>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F903DB"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m:t>
              </m:r>
              <m:r>
                <w:rPr>
                  <w:rFonts w:ascii="Cambria Math" w:hAnsi="Cambria Math" w:cs="Calibri"/>
                </w:rPr>
                <m:t>t</m:t>
              </m:r>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m:t>
              </m:r>
              <m:r>
                <w:rPr>
                  <w:rFonts w:ascii="Cambria Math" w:hAnsi="Cambria Math" w:cs="Calibri"/>
                </w:rPr>
                <m:t>,</m:t>
              </m:r>
              <m:r>
                <w:rPr>
                  <w:rFonts w:ascii="Cambria Math" w:hAnsi="Cambria Math" w:cs="Calibri"/>
                </w:rPr>
                <m:t>t</m:t>
              </m:r>
            </m:sub>
          </m:sSub>
          <m:r>
            <m:rPr>
              <m:sty m:val="p"/>
            </m:rPr>
            <w:rPr>
              <w:rFonts w:ascii="Cambria Math" w:hAnsi="Cambria Math" w:cs="Calibri"/>
            </w:rPr>
            <m:t xml:space="preserve"> ∀</m:t>
          </m:r>
          <m:r>
            <w:rPr>
              <w:rFonts w:ascii="Cambria Math" w:hAnsi="Cambria Math" w:cs="Calibri"/>
            </w:rPr>
            <m:t>i</m:t>
          </m:r>
          <m:r>
            <w:rPr>
              <w:rFonts w:ascii="Cambria Math" w:hAnsi="Cambria Math" w:cs="Calibri"/>
            </w:rPr>
            <m:t>,</m:t>
          </m:r>
          <m:r>
            <w:rPr>
              <w:rFonts w:ascii="Cambria Math" w:hAnsi="Cambria Math" w:cs="Calibri"/>
            </w:rPr>
            <m:t>t</m:t>
          </m:r>
          <m:r>
            <w:rPr>
              <w:rFonts w:ascii="Cambria Math" w:hAnsi="Cambria Math" w:cs="Calibri"/>
            </w:rPr>
            <m: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m:t>
            </m:r>
            <m:r>
              <w:rPr>
                <w:rFonts w:ascii="Cambria Math" w:hAnsi="Cambria Math" w:cs="Calibri"/>
              </w:rPr>
              <m:t>,0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w:t>
      </w:r>
    </w:p>
    <w:p w14:paraId="2D1328EE" w14:textId="0D2799D4"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Ramping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m:t>
              </m:r>
              <m:r>
                <w:rPr>
                  <w:rFonts w:ascii="Cambria Math" w:hAnsi="Cambria Math" w:cs="Calibri"/>
                </w:rPr>
                <m:t>,</m:t>
              </m:r>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m:t>
          </m:r>
          <m:r>
            <w:rPr>
              <w:rFonts w:ascii="Cambria Math" w:hAnsi="Cambria Math" w:cs="Calibri"/>
            </w:rPr>
            <m:t>,</m:t>
          </m:r>
          <m:r>
            <w:rPr>
              <w:rFonts w:ascii="Cambria Math" w:hAnsi="Cambria Math" w:cs="Calibri"/>
            </w:rPr>
            <m:t>t</m:t>
          </m:r>
          <m:r>
            <m:rPr>
              <m:sty m:val="p"/>
            </m:rPr>
            <w:rPr>
              <w:rFonts w:ascii="Calibri" w:hAnsi="Calibri" w:cs="Calibri"/>
            </w:rPr>
            <w:br/>
          </m:r>
        </m:oMath>
      </m:oMathPara>
    </w:p>
    <w:p w14:paraId="038482F5" w14:textId="56A73218"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F903DB"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m:t>
              </m:r>
              <m:r>
                <w:rPr>
                  <w:rFonts w:ascii="Cambria Math" w:hAnsi="Cambria Math" w:cs="Calibri"/>
                </w:rPr>
                <m: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Total land occupied by solar installations is bounded</w:t>
      </w:r>
      <w:r>
        <w:rPr>
          <w:rFonts w:ascii="Calibri" w:hAnsi="Calibri" w:cs="Calibri"/>
        </w:rPr>
        <w:t>:</w:t>
      </w:r>
    </w:p>
    <w:p w14:paraId="494D713B" w14:textId="1106E03F" w:rsidR="009A7F6A" w:rsidRPr="009A7F6A" w:rsidRDefault="00F903DB" w:rsidP="00354318">
      <w:pPr>
        <w:bidi w:val="0"/>
        <w:spacing w:before="100" w:beforeAutospacing="1" w:after="100" w:afterAutospacing="1"/>
        <w:outlineLvl w:val="3"/>
        <w:rPr>
          <w:rFonts w:ascii="Calibri" w:hAnsi="Calibri" w:cs="Calibri"/>
        </w:rPr>
      </w:pPr>
      <m:oMathPara>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K</m:t>
              </m:r>
            </m:e>
            <m:sub>
              <m:r>
                <w:rPr>
                  <w:rFonts w:ascii="Cambria Math" w:hAnsi="Cambria Math" w:cs="Calibri"/>
                  <w:color w:val="0070C0"/>
                </w:rPr>
                <m:t>solar</m:t>
              </m:r>
              <m:r>
                <w:rPr>
                  <w:rFonts w:ascii="Cambria Math" w:hAnsi="Cambria Math" w:cs="Calibri"/>
                  <w:color w:val="0070C0"/>
                </w:rPr>
                <m:t>,</m:t>
              </m:r>
              <m:r>
                <w:rPr>
                  <w:rFonts w:ascii="Cambria Math" w:hAnsi="Cambria Math" w:cs="Calibri"/>
                  <w:color w:val="0070C0"/>
                </w:rPr>
                <m:t>t</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L</m:t>
              </m:r>
            </m:e>
            <m:sub>
              <m:r>
                <w:rPr>
                  <w:rFonts w:ascii="Cambria Math" w:hAnsi="Cambria Math" w:cs="Calibri"/>
                  <w:color w:val="0070C0"/>
                </w:rPr>
                <m:t>max</m:t>
              </m:r>
            </m:sub>
          </m:sSub>
          <m:r>
            <m:rPr>
              <m:sty m:val="p"/>
            </m:rPr>
            <w:rPr>
              <w:rFonts w:ascii="Calibri" w:hAnsi="Calibri" w:cs="Calibri"/>
            </w:rPr>
            <w:br/>
          </m:r>
        </m:oMath>
      </m:oMathPara>
    </w:p>
    <w:p w14:paraId="68A149B8" w14:textId="23D974C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Where</w:t>
      </w:r>
      <w:r>
        <w:rPr>
          <w:rFonts w:ascii="Calibri" w:hAnsi="Calibri" w:cs="Calibri" w:hint="cs"/>
          <w:rtl/>
        </w:rPr>
        <w:t xml:space="preserve"> </w:t>
      </w:r>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oMath>
      <w:r>
        <w:rPr>
          <w:rFonts w:ascii="Calibri" w:hAnsi="Calibri" w:cs="Calibri"/>
        </w:rPr>
        <w:t xml:space="preserve"> </w:t>
      </w:r>
      <w:r>
        <w:rPr>
          <w:rFonts w:ascii="Calibri" w:hAnsi="Calibri" w:cs="Calibri"/>
        </w:rPr>
        <w:t>converts installed capacity to land use.</w:t>
      </w:r>
    </w:p>
    <w:p w14:paraId="44D77BCF" w14:textId="77777777" w:rsidR="00766092" w:rsidRPr="009A7F6A" w:rsidRDefault="00766092" w:rsidP="00766092">
      <w:pPr>
        <w:bidi w:val="0"/>
        <w:spacing w:before="100" w:beforeAutospacing="1" w:after="100" w:afterAutospacing="1"/>
        <w:outlineLvl w:val="3"/>
        <w:rPr>
          <w:rFonts w:ascii="Calibri" w:hAnsi="Calibri" w:cs="Calibri"/>
        </w:rPr>
      </w:pPr>
    </w:p>
    <w:p w14:paraId="3DB6D18E" w14:textId="50AF5082" w:rsidR="003632F4" w:rsidRPr="003632F4" w:rsidRDefault="00F903DB" w:rsidP="003632F4">
      <w:pPr>
        <w:bidi w:val="0"/>
        <w:rPr>
          <w:rFonts w:ascii="Calibri" w:hAnsi="Calibri" w:cs="Calibri"/>
          <w:b/>
          <w:bCs/>
          <w:color w:val="0070C0"/>
          <w:lang w:val="" w:eastAsia="en-US"/>
        </w:rPr>
      </w:pPr>
      <w:r>
        <w:rPr>
          <w:rFonts w:ascii="Calibri" w:hAnsi="Calibri" w:cs="Calibri"/>
          <w:b/>
          <w:bCs/>
          <w:color w:val="0070C0"/>
          <w:lang w:val="" w:eastAsia="en-US"/>
        </w:rPr>
        <w:lastRenderedPageBreak/>
        <w:t xml:space="preserve">Budget Constraint </w:t>
      </w:r>
    </w:p>
    <w:p w14:paraId="29920DFA" w14:textId="73672262"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B</m:t>
            </m:r>
          </m:e>
          <m:sub>
            <m:r>
              <w:rPr>
                <w:rFonts w:ascii="Cambria Math" w:hAnsi="Cambria Math" w:cs="Calibri"/>
                <w:color w:val="0070C0"/>
                <w:lang w:val="" w:eastAsia="en-US"/>
              </w:rPr>
              <m:t>max</m:t>
            </m:r>
          </m:sub>
        </m:sSub>
      </m:oMath>
      <w:r>
        <w:rPr>
          <w:rFonts w:ascii="Calibri" w:hAnsi="Calibri" w:cs="Calibri"/>
          <w:color w:val="0070C0"/>
          <w:lang w:val="" w:eastAsia="en-US"/>
        </w:rPr>
        <w:t>). Unlike a simple cash-flow sum, the constraint evaluates the Total Present Value (PV) of all system costs over the planning horizon.</w:t>
      </w:r>
    </w:p>
    <w:p w14:paraId="632EFE0B" w14:textId="77777777"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3632F4" w:rsidRDefault="00F903DB" w:rsidP="003632F4">
      <w:pPr>
        <w:bidi w:val="0"/>
        <w:rPr>
          <w:rFonts w:ascii="Calibri" w:hAnsi="Calibri" w:cs="Calibri"/>
          <w:color w:val="0070C0"/>
          <w:lang w:val="" w:eastAsia="en-US"/>
        </w:rPr>
      </w:pPr>
      <m:oMathPara>
        <m:oMath>
          <m:nary>
            <m:naryPr>
              <m:chr m:val="∑"/>
              <m:limLoc m:val="undOvr"/>
              <m:ctrlPr>
                <w:rPr>
                  <w:rFonts w:ascii="Cambria Math" w:hAnsi="Cambria Math" w:cs="Calibri"/>
                  <w:color w:val="0070C0"/>
                  <w:lang w:val="" w:eastAsia="en-US"/>
                </w:rPr>
              </m:ctrlPr>
            </m:naryPr>
            <m:sub>
              <m:r>
                <w:rPr>
                  <w:rFonts w:ascii="Cambria Math" w:hAnsi="Cambria Math" w:cs="Calibri"/>
                  <w:color w:val="0070C0"/>
                  <w:lang w:val="" w:eastAsia="en-US"/>
                </w:rPr>
                <m:t>y</m:t>
              </m:r>
              <m:r>
                <w:rPr>
                  <w:rFonts w:ascii="Cambria Math" w:hAnsi="Cambria Math" w:cs="Calibri"/>
                  <w:color w:val="0070C0"/>
                  <w:lang w:val="" w:eastAsia="en-US"/>
                </w:rPr>
                <m:t>=1</m:t>
              </m:r>
            </m:sub>
            <m:sup>
              <m:r>
                <w:rPr>
                  <w:rFonts w:ascii="Cambria Math" w:hAnsi="Cambria Math" w:cs="Calibri"/>
                  <w:color w:val="0070C0"/>
                  <w:lang w:val="" w:eastAsia="en-US"/>
                </w:rPr>
                <m:t>Y</m:t>
              </m:r>
            </m:sup>
            <m:e>
              <m:r>
                <w:rPr>
                  <w:rFonts w:ascii="Cambria Math" w:hAnsi="Cambria Math" w:cs="Calibri"/>
                  <w:color w:val="0070C0"/>
                  <w:lang w:val="" w:eastAsia="en-US"/>
                </w:rPr>
                <m:t>d</m:t>
              </m:r>
            </m:e>
          </m:nary>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y</m:t>
              </m:r>
            </m:sub>
          </m:sSub>
          <m:r>
            <w:rPr>
              <w:rFonts w:ascii="Cambria Math" w:hAnsi="Cambria Math" w:cs="Calibri"/>
              <w:color w:val="0070C0"/>
              <w:lang w:val="" w:eastAsia="en-US"/>
            </w:rPr>
            <m:t>⋅</m:t>
          </m:r>
          <m:d>
            <m:dPr>
              <m:ctrlPr>
                <w:rPr>
                  <w:rFonts w:ascii="Cambria Math" w:hAnsi="Cambria Math" w:cs="Calibri"/>
                  <w:color w:val="0070C0"/>
                  <w:lang w:val="" w:eastAsia="en-US"/>
                </w:rPr>
              </m:ctrlPr>
            </m:dPr>
            <m:e>
              <m:r>
                <w:rPr>
                  <w:rFonts w:ascii="Cambria Math" w:hAnsi="Cambria Math" w:cs="Calibri"/>
                  <w:color w:val="0070C0"/>
                  <w:lang w:val="" w:eastAsia="en-US"/>
                </w:rPr>
                <m:t>CAPE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m:t>
              </m:r>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m:t>
              </m:r>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e>
          </m:d>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B</m:t>
              </m:r>
            </m:e>
            <m:sub>
              <m:r>
                <w:rPr>
                  <w:rFonts w:ascii="Cambria Math" w:hAnsi="Cambria Math" w:cs="Calibri"/>
                  <w:color w:val="0070C0"/>
                  <w:lang w:val="" w:eastAsia="en-US"/>
                </w:rPr>
                <m:t>max</m:t>
              </m:r>
            </m:sub>
          </m:sSub>
        </m:oMath>
      </m:oMathPara>
    </w:p>
    <w:p w14:paraId="2D59CA84" w14:textId="3AA74698"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 xml:space="preserve">Where for each year </w:t>
      </w:r>
      <m:oMath>
        <m:r>
          <w:rPr>
            <w:rFonts w:ascii="Cambria Math" w:hAnsi="Cambria Math" w:cs="Calibri"/>
            <w:color w:val="0070C0"/>
            <w:lang w:val="" w:eastAsia="en-US"/>
          </w:rPr>
          <m:t>y</m:t>
        </m:r>
        <m:r>
          <w:rPr>
            <w:rFonts w:ascii="Cambria Math" w:hAnsi="Cambria Math" w:cs="Calibri"/>
            <w:color w:val="0070C0"/>
            <w:lang w:val="" w:eastAsia="en-US"/>
          </w:rPr>
          <m:t>∈</m:t>
        </m:r>
        <m:d>
          <m:dPr>
            <m:begChr m:val="{"/>
            <m:endChr m:val="}"/>
            <m:ctrlPr>
              <w:rPr>
                <w:rFonts w:ascii="Cambria Math" w:hAnsi="Cambria Math" w:cs="Calibri"/>
                <w:color w:val="0070C0"/>
                <w:lang w:val="" w:eastAsia="en-US"/>
              </w:rPr>
            </m:ctrlPr>
          </m:dPr>
          <m:e>
            <m:r>
              <w:rPr>
                <w:rFonts w:ascii="Cambria Math" w:hAnsi="Cambria Math" w:cs="Calibri"/>
                <w:color w:val="0070C0"/>
                <w:lang w:val="" w:eastAsia="en-US"/>
              </w:rPr>
              <m:t>1,...,</m:t>
            </m:r>
            <m:r>
              <w:rPr>
                <w:rFonts w:ascii="Cambria Math" w:hAnsi="Cambria Math" w:cs="Calibri"/>
                <w:color w:val="0070C0"/>
                <w:lang w:val="" w:eastAsia="en-US"/>
              </w:rPr>
              <m:t>Y</m:t>
            </m:r>
          </m:e>
        </m:d>
      </m:oMath>
      <w:r>
        <w:rPr>
          <w:rFonts w:ascii="Calibri" w:hAnsi="Calibri" w:cs="Calibri"/>
          <w:color w:val="0070C0"/>
          <w:lang w:val="" w:eastAsia="en-US"/>
        </w:rPr>
        <w:t xml:space="preserve">, </w:t>
      </w:r>
      <m:oMath>
        <m:r>
          <w:rPr>
            <w:rFonts w:ascii="Cambria Math" w:hAnsi="Cambria Math" w:cs="Calibri"/>
            <w:color w:val="0070C0"/>
            <w:lang w:val="" w:eastAsia="en-US"/>
          </w:rPr>
          <m:t>d</m:t>
        </m:r>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y</m:t>
            </m:r>
          </m:sub>
        </m:sSub>
        <m:r>
          <w:rPr>
            <w:rFonts w:ascii="Cambria Math" w:hAnsi="Cambria Math" w:cs="Calibri"/>
            <w:color w:val="0070C0"/>
            <w:lang w:val="" w:eastAsia="en-US"/>
          </w:rPr>
          <m:t>=</m:t>
        </m:r>
        <m:sSup>
          <m:sSupPr>
            <m:ctrlPr>
              <w:rPr>
                <w:rFonts w:ascii="Cambria Math" w:hAnsi="Cambria Math" w:cs="Calibri"/>
                <w:color w:val="0070C0"/>
                <w:lang w:val="" w:eastAsia="en-US"/>
              </w:rPr>
            </m:ctrlPr>
          </m:sSupPr>
          <m:e>
            <m:d>
              <m:dPr>
                <m:ctrlPr>
                  <w:rPr>
                    <w:rFonts w:ascii="Cambria Math" w:hAnsi="Cambria Math" w:cs="Calibri"/>
                    <w:color w:val="0070C0"/>
                    <w:lang w:val="" w:eastAsia="en-US"/>
                  </w:rPr>
                </m:ctrlPr>
              </m:dPr>
              <m:e>
                <m:r>
                  <w:rPr>
                    <w:rFonts w:ascii="Cambria Math" w:hAnsi="Cambria Math" w:cs="Calibri"/>
                    <w:color w:val="0070C0"/>
                    <w:lang w:val="" w:eastAsia="en-US"/>
                  </w:rPr>
                  <m:t>1+</m:t>
                </m:r>
                <m:r>
                  <w:rPr>
                    <w:rFonts w:ascii="Cambria Math" w:hAnsi="Cambria Math" w:cs="Calibri"/>
                    <w:color w:val="0070C0"/>
                    <w:lang w:val="" w:eastAsia="en-US"/>
                  </w:rPr>
                  <m:t>r</m:t>
                </m:r>
              </m:e>
            </m:d>
          </m:e>
          <m:sup>
            <m:r>
              <w:rPr>
                <w:rFonts w:ascii="Cambria Math" w:hAnsi="Cambria Math" w:cs="Calibri"/>
                <w:color w:val="0070C0"/>
                <w:lang w:val="" w:eastAsia="en-US"/>
              </w:rPr>
              <m:t>-</m:t>
            </m:r>
            <m:r>
              <w:rPr>
                <w:rFonts w:ascii="Cambria Math" w:hAnsi="Cambria Math" w:cs="Calibri"/>
                <w:color w:val="0070C0"/>
                <w:lang w:val="" w:eastAsia="en-US"/>
              </w:rPr>
              <m:t>y</m:t>
            </m:r>
          </m:sup>
        </m:sSup>
      </m:oMath>
      <w:r>
        <w:rPr>
          <w:rFonts w:ascii="Calibri" w:hAnsi="Calibri" w:cs="Calibri"/>
          <w:color w:val="0070C0"/>
          <w:lang w:val="" w:eastAsia="en-US"/>
        </w:rPr>
        <w:t xml:space="preserve"> is the discount factor. To bridge the hourly operational resolution with the annual economic evaluation, let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oMath>
      <w:r>
        <w:rPr>
          <w:rFonts w:ascii="Calibri" w:hAnsi="Calibri" w:cs="Calibri"/>
          <w:color w:val="0070C0"/>
          <w:lang w:val="" w:eastAsia="en-US"/>
        </w:rPr>
        <w:t xml:space="preserve"> denote the set of hours within year </w:t>
      </w:r>
      <m:oMath>
        <m:r>
          <w:rPr>
            <w:rFonts w:ascii="Cambria Math" w:hAnsi="Cambria Math" w:cs="Calibri"/>
            <w:color w:val="0070C0"/>
            <w:lang w:val="" w:eastAsia="en-US"/>
          </w:rPr>
          <m:t>y</m:t>
        </m:r>
      </m:oMath>
      <w:r>
        <w:rPr>
          <w:rFonts w:ascii="Calibri" w:hAnsi="Calibri" w:cs="Calibri"/>
          <w:color w:val="0070C0"/>
          <w:lang w:val="" w:eastAsia="en-US"/>
        </w:rPr>
        <w:t xml:space="preserve">, such that </w:t>
      </w:r>
      <m:oMath>
        <m:r>
          <w:rPr>
            <w:rFonts w:ascii="Cambria Math" w:hAnsi="Cambria Math" w:cs="Calibri"/>
            <w:color w:val="0070C0"/>
            <w:lang w:val="" w:eastAsia="en-US"/>
          </w:rPr>
          <m:t>t</m:t>
        </m:r>
        <m:r>
          <w:rPr>
            <w:rFonts w:ascii="Cambria Math" w:hAnsi="Cambria Math" w:cs="Calibri"/>
            <w:color w:val="0070C0"/>
            <w:lang w:val="" w:eastAsia="en-US"/>
          </w:rPr>
          <m:t>∈</m:t>
        </m:r>
        <m:d>
          <m:dPr>
            <m:begChr m:val="["/>
            <m:endChr m:val="]"/>
            <m:ctrlPr>
              <w:rPr>
                <w:rFonts w:ascii="Cambria Math" w:hAnsi="Cambria Math" w:cs="Calibri"/>
                <w:color w:val="0070C0"/>
                <w:lang w:val="" w:eastAsia="en-US"/>
              </w:rPr>
            </m:ctrlPr>
          </m:dPr>
          <m:e>
            <m:d>
              <m:dPr>
                <m:ctrlPr>
                  <w:rPr>
                    <w:rFonts w:ascii="Cambria Math" w:hAnsi="Cambria Math" w:cs="Calibri"/>
                    <w:color w:val="0070C0"/>
                    <w:lang w:val="" w:eastAsia="en-US"/>
                  </w:rPr>
                </m:ctrlPr>
              </m:dPr>
              <m:e>
                <m:r>
                  <w:rPr>
                    <w:rFonts w:ascii="Cambria Math" w:hAnsi="Cambria Math" w:cs="Calibri"/>
                    <w:color w:val="0070C0"/>
                    <w:lang w:val="" w:eastAsia="en-US"/>
                  </w:rPr>
                  <m:t>y</m:t>
                </m:r>
                <m:r>
                  <w:rPr>
                    <w:rFonts w:ascii="Cambria Math" w:hAnsi="Cambria Math" w:cs="Calibri"/>
                    <w:color w:val="0070C0"/>
                    <w:lang w:val="" w:eastAsia="en-US"/>
                  </w:rPr>
                  <m:t>-1</m:t>
                </m:r>
              </m:e>
            </m:d>
            <m:r>
              <w:rPr>
                <w:rFonts w:ascii="Cambria Math" w:hAnsi="Cambria Math" w:cs="Calibri"/>
                <w:color w:val="0070C0"/>
                <w:lang w:val="" w:eastAsia="en-US"/>
              </w:rPr>
              <m:t>×8760+1,…,</m:t>
            </m:r>
            <m:r>
              <w:rPr>
                <w:rFonts w:ascii="Cambria Math" w:hAnsi="Cambria Math" w:cs="Calibri"/>
                <w:color w:val="0070C0"/>
                <w:lang w:val="" w:eastAsia="en-US"/>
              </w:rPr>
              <m:t>y</m:t>
            </m:r>
            <m:r>
              <w:rPr>
                <w:rFonts w:ascii="Cambria Math" w:hAnsi="Cambria Math" w:cs="Calibri"/>
                <w:color w:val="0070C0"/>
                <w:lang w:val="" w:eastAsia="en-US"/>
              </w:rPr>
              <m:t>×8760</m:t>
            </m:r>
          </m:e>
        </m:d>
      </m:oMath>
      <w:r>
        <w:rPr>
          <w:rFonts w:ascii="Calibri" w:hAnsi="Calibri" w:cs="Calibri"/>
          <w:color w:val="0070C0"/>
          <w:lang w:val="" w:eastAsia="en-US"/>
        </w:rPr>
        <w:t>. The annual cost components are then calculated as follows:</w:t>
      </w:r>
    </w:p>
    <w:p w14:paraId="68BAE478" w14:textId="3BD9DB10"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CAPE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oMath>
      <w:r>
        <w:rPr>
          <w:rFonts w:ascii="Calibri" w:hAnsi="Calibri" w:cs="Calibri"/>
          <w:color w:val="0070C0"/>
          <w:lang w:val="" w:eastAsia="en-US"/>
        </w:rPr>
        <w:t>: The annualized investment cost of all active capacities calculated using the Capital Recovery Factor (</w:t>
      </w:r>
      <m:oMath>
        <m:r>
          <w:rPr>
            <w:rFonts w:ascii="Cambria Math" w:hAnsi="Cambria Math" w:cs="Calibri"/>
            <w:color w:val="0070C0"/>
            <w:lang w:val="" w:eastAsia="en-US"/>
          </w:rPr>
          <m:t>CR</m:t>
        </m:r>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i</m:t>
            </m:r>
          </m:sub>
        </m:sSub>
      </m:oMath>
      <w:r>
        <w:rPr>
          <w:rFonts w:ascii="Calibri" w:hAnsi="Calibri" w:cs="Calibri"/>
          <w:color w:val="0070C0"/>
          <w:lang w:val="" w:eastAsia="en-US"/>
        </w:rPr>
        <w:t>).</w:t>
      </w:r>
    </w:p>
    <w:p w14:paraId="64DBCA79" w14:textId="2D1C26B4"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oMath>
      <w:r>
        <w:rPr>
          <w:rFonts w:ascii="Calibri" w:hAnsi="Calibri" w:cs="Calibri"/>
          <w:color w:val="0070C0"/>
          <w:lang w:val="" w:eastAsia="en-US"/>
        </w:rPr>
        <w:t>: The sum of Fixed OPEX and Variable OPEX. Fixed OPEX is proportional to the installed capacity at the year's end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K</m:t>
            </m:r>
          </m:e>
          <m:sub>
            <m:r>
              <w:rPr>
                <w:rFonts w:ascii="Cambria Math" w:hAnsi="Cambria Math" w:cs="Calibri"/>
                <w:color w:val="0070C0"/>
                <w:lang w:val="" w:eastAsia="en-US"/>
              </w:rPr>
              <m:t>i</m:t>
            </m:r>
            <m:r>
              <w:rPr>
                <w:rFonts w:ascii="Cambria Math" w:hAnsi="Cambria Math" w:cs="Calibri"/>
                <w:color w:val="0070C0"/>
                <w:lang w:val="" w:eastAsia="en-US"/>
              </w:rPr>
              <m:t>,</m:t>
            </m:r>
            <m:r>
              <w:rPr>
                <w:rFonts w:ascii="Cambria Math" w:hAnsi="Cambria Math" w:cs="Calibri"/>
                <w:color w:val="0070C0"/>
                <w:lang w:val="" w:eastAsia="en-US"/>
              </w:rPr>
              <m:t>y</m:t>
            </m:r>
            <m:r>
              <w:rPr>
                <w:rFonts w:ascii="Cambria Math" w:hAnsi="Cambria Math" w:cs="Calibri"/>
                <w:color w:val="0070C0"/>
                <w:lang w:val="" w:eastAsia="en-US"/>
              </w:rPr>
              <m:t>⋅8760</m:t>
            </m:r>
          </m:sub>
        </m:sSub>
      </m:oMath>
      <w:r>
        <w:rPr>
          <w:rFonts w:ascii="Calibri" w:hAnsi="Calibri" w:cs="Calibri"/>
          <w:color w:val="0070C0"/>
          <w:lang w:val="" w:eastAsia="en-US"/>
        </w:rPr>
        <w:t>), while Variable OPEX is accumulated over all hourly generation within that year:</w:t>
      </w:r>
    </w:p>
    <w:p w14:paraId="5EF37FF6" w14:textId="548FF9F6" w:rsidR="003632F4" w:rsidRPr="003632F4" w:rsidRDefault="00F903DB" w:rsidP="003632F4">
      <w:pPr>
        <w:bidi w:val="0"/>
        <w:rPr>
          <w:rFonts w:ascii="Calibri" w:hAnsi="Calibri" w:cs="Calibri"/>
          <w:color w:val="0070C0"/>
          <w:lang w:val="" w:eastAsia="en-US"/>
        </w:rPr>
      </w:pPr>
      <m:oMathPara>
        <m:oMath>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i</m:t>
              </m:r>
            </m:sub>
            <m:sup/>
            <m:e>
              <m:d>
                <m:dPr>
                  <m:ctrlPr>
                    <w:rPr>
                      <w:rFonts w:ascii="Cambria Math" w:hAnsi="Cambria Math" w:cs="Calibri"/>
                      <w:color w:val="0070C0"/>
                      <w:lang w:val="" w:eastAsia="en-US"/>
                    </w:rPr>
                  </m:ctrlPr>
                </m:dPr>
                <m:e>
                  <m:sSubSup>
                    <m:sSubSupPr>
                      <m:ctrlPr>
                        <w:rPr>
                          <w:rFonts w:ascii="Cambria Math" w:hAnsi="Cambria Math" w:cs="Calibri"/>
                          <w:color w:val="0070C0"/>
                          <w:lang w:val="" w:eastAsia="en-US"/>
                        </w:rPr>
                      </m:ctrlPr>
                    </m:sSubSupPr>
                    <m:e>
                      <m:r>
                        <w:rPr>
                          <w:rFonts w:ascii="Cambria Math" w:hAnsi="Cambria Math" w:cs="Calibri"/>
                          <w:color w:val="0070C0"/>
                          <w:lang w:val="" w:eastAsia="en-US"/>
                        </w:rPr>
                        <m:t>c</m:t>
                      </m:r>
                    </m:e>
                    <m:sub>
                      <m:r>
                        <w:rPr>
                          <w:rFonts w:ascii="Cambria Math" w:hAnsi="Cambria Math" w:cs="Calibri"/>
                          <w:color w:val="0070C0"/>
                          <w:lang w:val="" w:eastAsia="en-US"/>
                        </w:rPr>
                        <m:t>i</m:t>
                      </m:r>
                      <m:r>
                        <w:rPr>
                          <w:rFonts w:ascii="Cambria Math" w:hAnsi="Cambria Math" w:cs="Calibri"/>
                          <w:color w:val="0070C0"/>
                          <w:lang w:val="" w:eastAsia="en-US"/>
                        </w:rPr>
                        <m:t>,</m:t>
                      </m:r>
                      <m:r>
                        <w:rPr>
                          <w:rFonts w:ascii="Cambria Math" w:hAnsi="Cambria Math" w:cs="Calibri"/>
                          <w:color w:val="0070C0"/>
                          <w:lang w:val="" w:eastAsia="en-US"/>
                        </w:rPr>
                        <m:t>y</m:t>
                      </m:r>
                    </m:sub>
                    <m:sup>
                      <m:r>
                        <w:rPr>
                          <w:rFonts w:ascii="Cambria Math" w:hAnsi="Cambria Math" w:cs="Calibri"/>
                          <w:color w:val="0070C0"/>
                          <w:lang w:val="" w:eastAsia="en-US"/>
                        </w:rPr>
                        <m:t>fix</m:t>
                      </m:r>
                      <m:r>
                        <w:rPr>
                          <w:rFonts w:ascii="Cambria Math" w:hAnsi="Cambria Math" w:cs="Calibri"/>
                          <w:color w:val="0070C0"/>
                          <w:lang w:val="" w:eastAsia="en-US"/>
                        </w:rPr>
                        <m:t>_</m:t>
                      </m:r>
                      <m:r>
                        <w:rPr>
                          <w:rFonts w:ascii="Cambria Math" w:hAnsi="Cambria Math" w:cs="Calibri"/>
                          <w:color w:val="0070C0"/>
                          <w:lang w:val="" w:eastAsia="en-US"/>
                        </w:rPr>
                        <m:t>op</m:t>
                      </m:r>
                    </m:sup>
                  </m:sSubSup>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K</m:t>
                      </m:r>
                    </m:e>
                    <m:sub>
                      <m:r>
                        <w:rPr>
                          <w:rFonts w:ascii="Cambria Math" w:hAnsi="Cambria Math" w:cs="Calibri"/>
                          <w:color w:val="0070C0"/>
                          <w:lang w:val="" w:eastAsia="en-US"/>
                        </w:rPr>
                        <m:t>i</m:t>
                      </m:r>
                      <m:r>
                        <w:rPr>
                          <w:rFonts w:ascii="Cambria Math" w:hAnsi="Cambria Math" w:cs="Calibri"/>
                          <w:color w:val="0070C0"/>
                          <w:lang w:val="" w:eastAsia="en-US"/>
                        </w:rPr>
                        <m:t>,</m:t>
                      </m:r>
                      <m:r>
                        <w:rPr>
                          <w:rFonts w:ascii="Cambria Math" w:hAnsi="Cambria Math" w:cs="Calibri"/>
                          <w:color w:val="0070C0"/>
                          <w:lang w:val="" w:eastAsia="en-US"/>
                        </w:rPr>
                        <m:t>y</m:t>
                      </m:r>
                      <m:r>
                        <w:rPr>
                          <w:rFonts w:ascii="Cambria Math" w:hAnsi="Cambria Math" w:cs="Calibri"/>
                          <w:color w:val="0070C0"/>
                          <w:lang w:val="" w:eastAsia="en-US"/>
                        </w:rPr>
                        <m:t>⋅8760</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t</m:t>
                      </m:r>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sub>
                    <m:sup/>
                    <m:e>
                      <m:sSubSup>
                        <m:sSubSupPr>
                          <m:ctrlPr>
                            <w:rPr>
                              <w:rFonts w:ascii="Cambria Math" w:hAnsi="Cambria Math" w:cs="Calibri"/>
                              <w:color w:val="0070C0"/>
                              <w:lang w:val="" w:eastAsia="en-US"/>
                            </w:rPr>
                          </m:ctrlPr>
                        </m:sSubSupPr>
                        <m:e>
                          <m:r>
                            <w:rPr>
                              <w:rFonts w:ascii="Cambria Math" w:hAnsi="Cambria Math" w:cs="Calibri"/>
                              <w:color w:val="0070C0"/>
                              <w:lang w:val="" w:eastAsia="en-US"/>
                            </w:rPr>
                            <m:t>c</m:t>
                          </m:r>
                        </m:e>
                        <m:sub>
                          <m:r>
                            <w:rPr>
                              <w:rFonts w:ascii="Cambria Math" w:hAnsi="Cambria Math" w:cs="Calibri"/>
                              <w:color w:val="0070C0"/>
                              <w:lang w:val="" w:eastAsia="en-US"/>
                            </w:rPr>
                            <m:t>i</m:t>
                          </m:r>
                          <m:r>
                            <w:rPr>
                              <w:rFonts w:ascii="Cambria Math" w:hAnsi="Cambria Math" w:cs="Calibri"/>
                              <w:color w:val="0070C0"/>
                              <w:lang w:val="" w:eastAsia="en-US"/>
                            </w:rPr>
                            <m:t>,</m:t>
                          </m:r>
                          <m:r>
                            <w:rPr>
                              <w:rFonts w:ascii="Cambria Math" w:hAnsi="Cambria Math" w:cs="Calibri"/>
                              <w:color w:val="0070C0"/>
                              <w:lang w:val="" w:eastAsia="en-US"/>
                            </w:rPr>
                            <m:t>y</m:t>
                          </m:r>
                        </m:sub>
                        <m:sup>
                          <m:r>
                            <w:rPr>
                              <w:rFonts w:ascii="Cambria Math" w:hAnsi="Cambria Math" w:cs="Calibri"/>
                              <w:color w:val="0070C0"/>
                              <w:lang w:val="" w:eastAsia="en-US"/>
                            </w:rPr>
                            <m:t>var</m:t>
                          </m:r>
                          <m:r>
                            <w:rPr>
                              <w:rFonts w:ascii="Cambria Math" w:hAnsi="Cambria Math" w:cs="Calibri"/>
                              <w:color w:val="0070C0"/>
                              <w:lang w:val="" w:eastAsia="en-US"/>
                            </w:rPr>
                            <m:t>_</m:t>
                          </m:r>
                          <m:r>
                            <w:rPr>
                              <w:rFonts w:ascii="Cambria Math" w:hAnsi="Cambria Math" w:cs="Calibri"/>
                              <w:color w:val="0070C0"/>
                              <w:lang w:val="" w:eastAsia="en-US"/>
                            </w:rPr>
                            <m:t>op</m:t>
                          </m:r>
                        </m:sup>
                      </m:sSubSup>
                    </m:e>
                  </m:nary>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U</m:t>
                      </m:r>
                    </m:e>
                    <m:sub>
                      <m:r>
                        <w:rPr>
                          <w:rFonts w:ascii="Cambria Math" w:hAnsi="Cambria Math" w:cs="Calibri"/>
                          <w:color w:val="0070C0"/>
                          <w:lang w:val="" w:eastAsia="en-US"/>
                        </w:rPr>
                        <m:t>i</m:t>
                      </m:r>
                      <m:r>
                        <w:rPr>
                          <w:rFonts w:ascii="Cambria Math" w:hAnsi="Cambria Math" w:cs="Calibri"/>
                          <w:color w:val="0070C0"/>
                          <w:lang w:val="" w:eastAsia="en-US"/>
                        </w:rPr>
                        <m:t>,</m:t>
                      </m:r>
                      <m:r>
                        <w:rPr>
                          <w:rFonts w:ascii="Cambria Math" w:hAnsi="Cambria Math" w:cs="Calibri"/>
                          <w:color w:val="0070C0"/>
                          <w:lang w:val="" w:eastAsia="en-US"/>
                        </w:rPr>
                        <m:t>t</m:t>
                      </m:r>
                    </m:sub>
                  </m:sSub>
                </m:e>
              </m:d>
            </m:e>
          </m:nary>
        </m:oMath>
      </m:oMathPara>
    </w:p>
    <w:p w14:paraId="3E80F1CF" w14:textId="50787026"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oMath>
      <w:r>
        <w:rPr>
          <w:rFonts w:ascii="Calibri" w:hAnsi="Calibri" w:cs="Calibri"/>
          <w:color w:val="0070C0"/>
          <w:lang w:val="" w:eastAsia="en-US"/>
        </w:rPr>
        <w:t>: The monetized external costs of greenhouse gas emissions, calculated by aggregating the emissions of thermal sources over the year and multiplying by a carbon price (</w:t>
      </w:r>
      <m:oMath>
        <m:r>
          <w:rPr>
            <w:rFonts w:ascii="Cambria Math" w:hAnsi="Cambria Math" w:cs="Calibri"/>
            <w:color w:val="0070C0"/>
            <w:lang w:val="" w:eastAsia="en-US"/>
          </w:rPr>
          <m:t>CarbonTax</m:t>
        </m:r>
      </m:oMath>
      <w:r>
        <w:rPr>
          <w:rFonts w:ascii="Calibri" w:hAnsi="Calibri" w:cs="Calibri"/>
          <w:color w:val="0070C0"/>
          <w:lang w:val="" w:eastAsia="en-US"/>
        </w:rPr>
        <w:t>):</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i</m:t>
              </m:r>
              <m:r>
                <w:rPr>
                  <w:rFonts w:ascii="Cambria Math" w:hAnsi="Cambria Math" w:cs="Calibri"/>
                  <w:color w:val="0070C0"/>
                  <w:lang w:val="" w:eastAsia="en-US"/>
                </w:rPr>
                <m:t>∈</m:t>
              </m:r>
              <m:d>
                <m:dPr>
                  <m:begChr m:val="{"/>
                  <m:endChr m:val="}"/>
                  <m:ctrlPr>
                    <w:rPr>
                      <w:rFonts w:ascii="Cambria Math" w:hAnsi="Cambria Math" w:cs="Calibri"/>
                      <w:color w:val="0070C0"/>
                      <w:lang w:val="" w:eastAsia="en-US"/>
                    </w:rPr>
                  </m:ctrlPr>
                </m:dPr>
                <m:e>
                  <m:r>
                    <w:rPr>
                      <w:rFonts w:ascii="Cambria Math" w:hAnsi="Cambria Math" w:cs="Calibri"/>
                      <w:color w:val="0070C0"/>
                      <w:lang w:val="" w:eastAsia="en-US"/>
                    </w:rPr>
                    <m:t>Nuc</m:t>
                  </m:r>
                  <m:r>
                    <w:rPr>
                      <w:rFonts w:ascii="Cambria Math" w:hAnsi="Cambria Math" w:cs="Calibri"/>
                      <w:color w:val="0070C0"/>
                      <w:lang w:val="" w:eastAsia="en-US"/>
                    </w:rPr>
                    <m:t>,</m:t>
                  </m:r>
                  <m:r>
                    <w:rPr>
                      <w:rFonts w:ascii="Cambria Math" w:hAnsi="Cambria Math" w:cs="Calibri"/>
                      <w:color w:val="0070C0"/>
                      <w:lang w:val="" w:eastAsia="en-US"/>
                    </w:rPr>
                    <m:t>Gas</m:t>
                  </m:r>
                  <m:r>
                    <w:rPr>
                      <w:rFonts w:ascii="Cambria Math" w:hAnsi="Cambria Math" w:cs="Calibri"/>
                      <w:color w:val="0070C0"/>
                      <w:lang w:val="" w:eastAsia="en-US"/>
                    </w:rPr>
                    <m:t>,</m:t>
                  </m:r>
                  <m:r>
                    <w:rPr>
                      <w:rFonts w:ascii="Cambria Math" w:hAnsi="Cambria Math" w:cs="Calibri"/>
                      <w:color w:val="0070C0"/>
                      <w:lang w:val="" w:eastAsia="en-US"/>
                    </w:rPr>
                    <m:t>Coal</m:t>
                  </m:r>
                </m:e>
              </m:d>
            </m:sub>
            <m:sup/>
            <m:e>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t</m:t>
                  </m:r>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sub>
                <m:sup/>
                <m:e>
                  <m:sSub>
                    <m:sSubPr>
                      <m:ctrlPr>
                        <w:rPr>
                          <w:rFonts w:ascii="Cambria Math" w:hAnsi="Cambria Math" w:cs="Calibri"/>
                          <w:color w:val="0070C0"/>
                          <w:lang w:val="" w:eastAsia="en-US"/>
                        </w:rPr>
                      </m:ctrlPr>
                    </m:sSubPr>
                    <m:e>
                      <m:r>
                        <w:rPr>
                          <w:rFonts w:ascii="Cambria Math" w:hAnsi="Cambria Math" w:cs="Calibri"/>
                          <w:color w:val="0070C0"/>
                          <w:lang w:val="" w:eastAsia="en-US"/>
                        </w:rPr>
                        <m:t>e</m:t>
                      </m:r>
                    </m:e>
                    <m:sub>
                      <m:r>
                        <w:rPr>
                          <w:rFonts w:ascii="Cambria Math" w:hAnsi="Cambria Math" w:cs="Calibri"/>
                          <w:color w:val="0070C0"/>
                          <w:lang w:val="" w:eastAsia="en-US"/>
                        </w:rPr>
                        <m:t>i</m:t>
                      </m:r>
                      <m:r>
                        <w:rPr>
                          <w:rFonts w:ascii="Cambria Math" w:hAnsi="Cambria Math" w:cs="Calibri"/>
                          <w:color w:val="0070C0"/>
                          <w:lang w:val="" w:eastAsia="en-US"/>
                        </w:rPr>
                        <m:t>,</m:t>
                      </m:r>
                      <m:r>
                        <w:rPr>
                          <w:rFonts w:ascii="Cambria Math" w:hAnsi="Cambria Math" w:cs="Calibri"/>
                          <w:color w:val="0070C0"/>
                          <w:lang w:val="" w:eastAsia="en-US"/>
                        </w:rPr>
                        <m:t>t</m:t>
                      </m:r>
                    </m:sub>
                  </m:sSub>
                </m:e>
              </m:nary>
            </m:e>
          </m:nary>
          <m:r>
            <w:rPr>
              <w:rFonts w:ascii="Cambria Math" w:hAnsi="Cambria Math" w:cs="Calibri"/>
              <w:color w:val="0070C0"/>
              <w:lang w:val="" w:eastAsia="en-US"/>
            </w:rPr>
            <m:t>⋅</m:t>
          </m:r>
          <m:r>
            <w:rPr>
              <w:rFonts w:ascii="Cambria Math" w:hAnsi="Cambria Math" w:cs="Calibri"/>
              <w:color w:val="0070C0"/>
              <w:lang w:val="" w:eastAsia="en-US"/>
            </w:rPr>
            <m:t>CarbonTax</m:t>
          </m:r>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U</m:t>
              </m:r>
            </m:e>
            <m:sub>
              <m:r>
                <w:rPr>
                  <w:rFonts w:ascii="Cambria Math" w:hAnsi="Cambria Math" w:cs="Calibri"/>
                  <w:color w:val="0070C0"/>
                  <w:lang w:val="" w:eastAsia="en-US"/>
                </w:rPr>
                <m:t>i</m:t>
              </m:r>
              <m:r>
                <w:rPr>
                  <w:rFonts w:ascii="Cambria Math" w:hAnsi="Cambria Math" w:cs="Calibri"/>
                  <w:color w:val="0070C0"/>
                  <w:lang w:val="" w:eastAsia="en-US"/>
                </w:rPr>
                <m:t>,</m:t>
              </m:r>
              <m:r>
                <w:rPr>
                  <w:rFonts w:ascii="Cambria Math" w:hAnsi="Cambria Math" w:cs="Calibri"/>
                  <w:color w:val="0070C0"/>
                  <w:lang w:val="" w:eastAsia="en-US"/>
                </w:rPr>
                <m:t>t</m:t>
              </m:r>
            </m:sub>
          </m:sSub>
        </m:oMath>
      </m:oMathPara>
    </w:p>
    <w:p w14:paraId="11484D0D" w14:textId="77777777"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m:t>
          </m:r>
          <m:r>
            <w:rPr>
              <w:rFonts w:ascii="Cambria Math" w:hAnsi="Cambria Math" w:cs="Calibri"/>
              <w:lang w:eastAsia="en-US"/>
            </w:rPr>
            <m:t>h</m:t>
          </m:r>
          <m:r>
            <w:rPr>
              <w:rFonts w:ascii="Cambria Math" w:hAnsi="Cambria Math" w:cs="Calibri"/>
              <w:lang w:eastAsia="en-US"/>
            </w:rPr>
            <m:t>B</m:t>
          </m:r>
          <m:r>
            <w:rPr>
              <w:rFonts w:ascii="Cambria Math" w:hAnsi="Cambria Math" w:cs="Calibri"/>
              <w:lang w:eastAsia="en-US"/>
            </w:rPr>
            <m:t>(</m:t>
          </m:r>
          <m:r>
            <w:rPr>
              <w:rFonts w:ascii="Cambria Math" w:hAnsi="Cambria Math" w:cs="Calibri"/>
              <w:lang w:eastAsia="en-US"/>
            </w:rPr>
            <m:t>t</m:t>
          </m:r>
          <m:r>
            <w:rPr>
              <w:rFonts w:ascii="Cambria Math" w:hAnsi="Cambria Math" w:cs="Calibri"/>
              <w:lang w:eastAsia="en-US"/>
            </w:rPr>
            <m: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m:t>
          </m:r>
          <m:r>
            <w:rPr>
              <w:rFonts w:ascii="Cambria Math" w:hAnsi="Cambria Math" w:cs="Calibri"/>
              <w:lang w:eastAsia="en-US"/>
            </w:rPr>
            <m:t>t</m:t>
          </m:r>
          <m:r>
            <w:rPr>
              <w:rFonts w:ascii="Cambria Math" w:hAnsi="Cambria Math" w:cs="Calibri"/>
              <w:lang w:eastAsia="en-US"/>
            </w:rPr>
            <m: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m:t>
              </m:r>
              <m:r>
                <w:rPr>
                  <w:rFonts w:ascii="Cambria Math" w:hAnsi="Cambria Math" w:cs="Calibri"/>
                  <w:lang w:eastAsia="en-US"/>
                </w:rPr>
                <m:t>t</m:t>
              </m:r>
              <m:r>
                <w:rPr>
                  <w:rFonts w:ascii="Cambria Math" w:hAnsi="Cambria Math" w:cs="Calibri"/>
                  <w:lang w:eastAsia="en-US"/>
                </w:rPr>
                <m: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220B037B"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capacity:</w:t>
      </w:r>
    </w:p>
    <w:p w14:paraId="40F5102A" w14:textId="3BB8225C" w:rsidR="009A7F6A" w:rsidRPr="00C41C6F" w:rsidRDefault="00F903DB" w:rsidP="00C41C6F">
      <w:pPr>
        <w:bidi w:val="0"/>
        <w:spacing w:before="100" w:beforeAutospacing="1" w:after="100" w:afterAutospacing="1"/>
        <w:outlineLvl w:val="3"/>
        <w:rPr>
          <w:rFonts w:ascii="Calibri" w:hAnsi="Calibri" w:cs="Calibri"/>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99494F" w:rsidRDefault="00F903DB" w:rsidP="0099494F">
      <w:pPr>
        <w:bidi w:val="0"/>
        <w:spacing w:before="100" w:beforeAutospacing="1" w:after="100" w:afterAutospacing="1"/>
        <w:outlineLvl w:val="3"/>
        <w:rPr>
          <w:rFonts w:ascii="Calibri" w:hAnsi="Calibri" w:cs="Calibri"/>
          <w:color w:val="0070C0"/>
          <w:lang w:val=""/>
        </w:rPr>
      </w:pPr>
      <w:r>
        <w:rPr>
          <w:rFonts w:ascii="Calibri" w:hAnsi="Calibri" w:cs="Calibri"/>
          <w:b/>
          <w:bCs/>
          <w:color w:val="0070C0"/>
          <w:lang w:val=""/>
        </w:rPr>
        <w:lastRenderedPageBreak/>
        <w:t>Smart Reserve Margin (System Reliability)</w:t>
      </w:r>
      <w:r>
        <w:rPr>
          <w:rFonts w:ascii="Calibri" w:hAnsi="Calibri" w:cs="Calibri"/>
          <w:color w:val="0070C0"/>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70C0"/>
            <w:lang w:val=""/>
          </w:rPr>
          <m:t>RM</m:t>
        </m:r>
        <m:r>
          <w:rPr>
            <w:rFonts w:ascii="Cambria Math" w:hAnsi="Cambria Math" w:cs="Calibri"/>
            <w:color w:val="0070C0"/>
            <w:lang w:val=""/>
          </w:rPr>
          <m:t>=1.20</m:t>
        </m:r>
      </m:oMath>
      <w:r>
        <w:rPr>
          <w:rFonts w:ascii="Calibri" w:hAnsi="Calibri" w:cs="Calibri"/>
          <w:color w:val="0070C0"/>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70C0"/>
                <w:lang w:val=""/>
              </w:rPr>
            </m:ctrlPr>
          </m:sSubPr>
          <m:e>
            <m:r>
              <w:rPr>
                <w:rFonts w:ascii="Cambria Math" w:hAnsi="Cambria Math" w:cs="Calibri"/>
                <w:color w:val="0070C0"/>
                <w:lang w:val=""/>
              </w:rPr>
              <m:t>T</m:t>
            </m:r>
          </m:e>
          <m:sub>
            <m:r>
              <w:rPr>
                <w:rFonts w:ascii="Cambria Math" w:hAnsi="Cambria Math" w:cs="Calibri"/>
                <w:color w:val="0070C0"/>
                <w:lang w:val=""/>
              </w:rPr>
              <m:t>critical</m:t>
            </m:r>
          </m:sub>
        </m:sSub>
      </m:oMath>
      <w:r>
        <w:rPr>
          <w:rFonts w:ascii="Calibri" w:hAnsi="Calibri" w:cs="Calibri"/>
          <w:color w:val="0070C0"/>
          <w:lang w:val=""/>
        </w:rPr>
        <w:t xml:space="preserve">) for each year. These critical hours are identified dynamically and include the top absolute peak demand hours, as well as the top peak demand hours when solar generation is unavailable (i.e., nighttime). </w:t>
      </w:r>
    </w:p>
    <w:p w14:paraId="17554AC5" w14:textId="13B89659" w:rsidR="0099494F" w:rsidRPr="0099494F" w:rsidRDefault="00F903DB" w:rsidP="0099494F">
      <w:pPr>
        <w:bidi w:val="0"/>
        <w:spacing w:before="100" w:beforeAutospacing="1" w:after="100" w:afterAutospacing="1"/>
        <w:outlineLvl w:val="3"/>
        <w:rPr>
          <w:rFonts w:ascii="Calibri" w:hAnsi="Calibri" w:cs="Calibri"/>
          <w:color w:val="0070C0"/>
          <w:lang w:val=""/>
        </w:rPr>
      </w:pPr>
      <m:oMathPara>
        <m:oMath>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nuc</m:t>
              </m:r>
              <m:r>
                <w:rPr>
                  <w:rFonts w:ascii="Cambria Math" w:hAnsi="Cambria Math" w:cs="Calibri"/>
                  <w:color w:val="0070C0"/>
                  <w:lang w:val=""/>
                </w:rPr>
                <m:t>,</m:t>
              </m:r>
              <m:r>
                <w:rPr>
                  <w:rFonts w:ascii="Cambria Math" w:hAnsi="Cambria Math" w:cs="Calibri"/>
                  <w:color w:val="0070C0"/>
                  <w:lang w:val=""/>
                </w:rPr>
                <m:t>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gas</m:t>
              </m:r>
              <m:r>
                <w:rPr>
                  <w:rFonts w:ascii="Cambria Math" w:hAnsi="Cambria Math" w:cs="Calibri"/>
                  <w:color w:val="0070C0"/>
                  <w:lang w:val=""/>
                </w:rPr>
                <m:t>,</m:t>
              </m:r>
              <m:r>
                <w:rPr>
                  <w:rFonts w:ascii="Cambria Math" w:hAnsi="Cambria Math" w:cs="Calibri"/>
                  <w:color w:val="0070C0"/>
                  <w:lang w:val=""/>
                </w:rPr>
                <m:t>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coal</m:t>
              </m:r>
              <m:r>
                <w:rPr>
                  <w:rFonts w:ascii="Cambria Math" w:hAnsi="Cambria Math" w:cs="Calibri"/>
                  <w:color w:val="0070C0"/>
                  <w:lang w:val=""/>
                </w:rPr>
                <m:t>,</m:t>
              </m:r>
              <m:r>
                <w:rPr>
                  <w:rFonts w:ascii="Cambria Math" w:hAnsi="Cambria Math" w:cs="Calibri"/>
                  <w:color w:val="0070C0"/>
                  <w:lang w:val=""/>
                </w:rPr>
                <m:t>t</m:t>
              </m:r>
            </m:sub>
          </m:sSub>
          <m:r>
            <w:rPr>
              <w:rFonts w:ascii="Cambria Math" w:hAnsi="Cambria Math" w:cs="Calibri"/>
              <w:color w:val="0070C0"/>
              <w:lang w:val=""/>
            </w:rPr>
            <m:t>≥</m:t>
          </m:r>
          <m:r>
            <w:rPr>
              <w:rFonts w:ascii="Cambria Math" w:hAnsi="Cambria Math" w:cs="Calibri"/>
              <w:color w:val="0070C0"/>
              <w:lang w:val=""/>
            </w:rPr>
            <m:t>RM</m:t>
          </m:r>
          <m:r>
            <w:rPr>
              <w:rFonts w:ascii="Cambria Math" w:hAnsi="Cambria Math" w:cs="Calibri"/>
              <w:color w:val="0070C0"/>
              <w:lang w:val=""/>
            </w:rPr>
            <m:t>⋅</m:t>
          </m:r>
          <m:d>
            <m:dPr>
              <m:ctrlPr>
                <w:rPr>
                  <w:rFonts w:ascii="Cambria Math" w:hAnsi="Cambria Math" w:cs="Calibri"/>
                  <w:color w:val="0070C0"/>
                  <w:lang w:val=""/>
                </w:rPr>
              </m:ctrlPr>
            </m:dPr>
            <m:e>
              <m:sSub>
                <m:sSubPr>
                  <m:ctrlPr>
                    <w:rPr>
                      <w:rFonts w:ascii="Cambria Math" w:hAnsi="Cambria Math" w:cs="Calibri"/>
                      <w:color w:val="0070C0"/>
                      <w:lang w:val=""/>
                    </w:rPr>
                  </m:ctrlPr>
                </m:sSubPr>
                <m:e>
                  <m:r>
                    <w:rPr>
                      <w:rFonts w:ascii="Cambria Math" w:hAnsi="Cambria Math" w:cs="Calibri"/>
                      <w:color w:val="0070C0"/>
                      <w:lang w:val=""/>
                    </w:rPr>
                    <m:t>D</m:t>
                  </m:r>
                </m:e>
                <m:sub>
                  <m:r>
                    <w:rPr>
                      <w:rFonts w:ascii="Cambria Math" w:hAnsi="Cambria Math" w:cs="Calibri"/>
                      <w:color w:val="0070C0"/>
                      <w:lang w:val=""/>
                    </w:rPr>
                    <m:t>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U</m:t>
                  </m:r>
                </m:e>
                <m:sub>
                  <m:r>
                    <w:rPr>
                      <w:rFonts w:ascii="Cambria Math" w:hAnsi="Cambria Math" w:cs="Calibri"/>
                      <w:color w:val="0070C0"/>
                      <w:lang w:val=""/>
                    </w:rPr>
                    <m:t>solar</m:t>
                  </m:r>
                  <m:r>
                    <w:rPr>
                      <w:rFonts w:ascii="Cambria Math" w:hAnsi="Cambria Math" w:cs="Calibri"/>
                      <w:color w:val="0070C0"/>
                      <w:lang w:val=""/>
                    </w:rPr>
                    <m:t>,</m:t>
                  </m:r>
                  <m:r>
                    <w:rPr>
                      <w:rFonts w:ascii="Cambria Math" w:hAnsi="Cambria Math" w:cs="Calibri"/>
                      <w:color w:val="0070C0"/>
                      <w:lang w:val=""/>
                    </w:rPr>
                    <m:t>t</m:t>
                  </m:r>
                </m:sub>
              </m:sSub>
            </m:e>
          </m:d>
          <m:r>
            <w:rPr>
              <w:rFonts w:ascii="Cambria Math" w:hAnsi="Cambria Math" w:cs="Calibri"/>
              <w:i/>
              <w:color w:val="0070C0"/>
              <w:lang w:val=""/>
            </w:rPr>
            <m:t> </m:t>
          </m:r>
          <m:r>
            <w:rPr>
              <w:rFonts w:ascii="Cambria Math" w:hAnsi="Cambria Math" w:cs="Calibri"/>
              <w:color w:val="0070C0"/>
              <w:lang w:val=""/>
            </w:rPr>
            <m:t>∀</m:t>
          </m:r>
          <m:r>
            <w:rPr>
              <w:rFonts w:ascii="Cambria Math" w:hAnsi="Cambria Math" w:cs="Calibri"/>
              <w:color w:val="0070C0"/>
              <w:lang w:val=""/>
            </w:rPr>
            <m:t>t</m:t>
          </m:r>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T</m:t>
              </m:r>
            </m:e>
            <m:sub>
              <m:r>
                <w:rPr>
                  <w:rFonts w:ascii="Cambria Math" w:hAnsi="Cambria Math" w:cs="Calibri"/>
                  <w:color w:val="0070C0"/>
                  <w:lang w:val=""/>
                </w:rPr>
                <m:t>critical</m:t>
              </m:r>
            </m:sub>
          </m:sSub>
        </m:oMath>
      </m:oMathPara>
    </w:p>
    <w:p w14:paraId="3E222169" w14:textId="77777777" w:rsidR="0099494F" w:rsidRDefault="00F903DB" w:rsidP="0099494F">
      <w:pPr>
        <w:bidi w:val="0"/>
        <w:spacing w:before="100" w:beforeAutospacing="1" w:after="100" w:afterAutospacing="1"/>
        <w:outlineLvl w:val="3"/>
        <w:rPr>
          <w:rFonts w:ascii="Calibri" w:hAnsi="Calibri" w:cs="Calibri"/>
          <w:color w:val="0070C0"/>
          <w:rtl/>
          <w:lang w:val=""/>
        </w:rPr>
      </w:pPr>
      <w:r>
        <w:rPr>
          <w:rFonts w:ascii="Calibri" w:hAnsi="Calibri" w:cs="Calibri"/>
          <w:color w:val="0070C0"/>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69BBE7BB" w:rsidR="00C35141" w:rsidRPr="00C35141" w:rsidRDefault="00F903DB" w:rsidP="00C35141">
      <w:pPr>
        <w:bidi w:val="0"/>
        <w:spacing w:before="100" w:beforeAutospacing="1" w:after="100" w:afterAutospacing="1"/>
        <w:outlineLvl w:val="3"/>
        <w:rPr>
          <w:rFonts w:ascii="Calibri" w:hAnsi="Calibri" w:cs="Calibri"/>
          <w:color w:val="0070C0"/>
          <w:lang w:val=""/>
        </w:rPr>
      </w:pPr>
      <w:r>
        <w:rPr>
          <w:rFonts w:ascii="Calibri" w:hAnsi="Calibri" w:cs="Calibri"/>
          <w:b/>
          <w:bCs/>
          <w:color w:val="0070C0"/>
          <w:lang w:val=""/>
        </w:rPr>
        <w:t>Capacity Expansion Windows (Build Constraints)</w:t>
      </w:r>
      <w:r>
        <w:rPr>
          <w:rFonts w:ascii="Calibri" w:hAnsi="Calibri" w:cs="Calibri"/>
          <w:color w:val="0070C0"/>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70C0"/>
                <w:lang w:val=""/>
              </w:rPr>
            </m:ctrlPr>
          </m:sSubPr>
          <m:e>
            <m:r>
              <w:rPr>
                <w:rFonts w:ascii="Cambria Math" w:hAnsi="Cambria Math" w:cs="Calibri"/>
                <w:color w:val="0070C0"/>
                <w:lang w:val=""/>
              </w:rPr>
              <m:t>Z</m:t>
            </m:r>
          </m:e>
          <m:sub>
            <m:r>
              <w:rPr>
                <w:rFonts w:ascii="Cambria Math" w:hAnsi="Cambria Math" w:cs="Calibri"/>
                <w:color w:val="0070C0"/>
                <w:lang w:val=""/>
              </w:rPr>
              <m:t>i</m:t>
            </m:r>
            <m:r>
              <w:rPr>
                <w:rFonts w:ascii="Cambria Math" w:hAnsi="Cambria Math" w:cs="Calibri"/>
                <w:color w:val="0070C0"/>
                <w:lang w:val=""/>
              </w:rPr>
              <m:t>,</m:t>
            </m:r>
            <m:r>
              <w:rPr>
                <w:rFonts w:ascii="Cambria Math" w:hAnsi="Cambria Math" w:cs="Calibri"/>
                <w:color w:val="0070C0"/>
                <w:lang w:val=""/>
              </w:rPr>
              <m:t>t</m:t>
            </m:r>
          </m:sub>
        </m:sSub>
      </m:oMath>
      <w:r>
        <w:rPr>
          <w:rFonts w:ascii="Calibri" w:hAnsi="Calibri" w:cs="Calibri"/>
          <w:color w:val="0070C0"/>
          <w:lang w:val=""/>
        </w:rPr>
        <w:t xml:space="preserve">) are restricted to designated build windows. For solar, gas, coal, and battery storage, capacity can only be added annually (i.e., at the end of every 8760-hour block). Due to the exceptionally long development and construction timelines associated with nuclear power, its capacity additions are restricted to occur only once every 20 years. In all other intermediate hours, the capacity addition variables are strictly constrained to zero: </w:t>
      </w:r>
    </w:p>
    <w:p w14:paraId="466B0B28" w14:textId="16B46401" w:rsidR="00C35141" w:rsidRPr="00C35141" w:rsidRDefault="00F903DB" w:rsidP="00C35141">
      <w:pPr>
        <w:bidi w:val="0"/>
        <w:spacing w:before="100" w:beforeAutospacing="1" w:after="100" w:afterAutospacing="1"/>
        <w:outlineLvl w:val="3"/>
        <w:rPr>
          <w:rFonts w:ascii="Calibri" w:hAnsi="Calibri" w:cs="Calibri"/>
          <w:color w:val="0070C0"/>
          <w:lang w:val=""/>
        </w:rPr>
      </w:pPr>
      <m:oMathPara>
        <m:oMath>
          <m:sSub>
            <m:sSubPr>
              <m:ctrlPr>
                <w:rPr>
                  <w:rFonts w:ascii="Cambria Math" w:hAnsi="Cambria Math" w:cs="Calibri"/>
                  <w:color w:val="0070C0"/>
                  <w:lang w:val=""/>
                </w:rPr>
              </m:ctrlPr>
            </m:sSubPr>
            <m:e>
              <m:r>
                <w:rPr>
                  <w:rFonts w:ascii="Cambria Math" w:hAnsi="Cambria Math" w:cs="Calibri"/>
                  <w:color w:val="0070C0"/>
                  <w:lang w:val=""/>
                </w:rPr>
                <m:t>Z</m:t>
              </m:r>
            </m:e>
            <m:sub>
              <m:r>
                <w:rPr>
                  <w:rFonts w:ascii="Cambria Math" w:hAnsi="Cambria Math" w:cs="Calibri"/>
                  <w:color w:val="0070C0"/>
                  <w:lang w:val=""/>
                </w:rPr>
                <m:t>i</m:t>
              </m:r>
              <m:r>
                <w:rPr>
                  <w:rFonts w:ascii="Cambria Math" w:hAnsi="Cambria Math" w:cs="Calibri"/>
                  <w:color w:val="0070C0"/>
                  <w:lang w:val=""/>
                </w:rPr>
                <m:t>,</m:t>
              </m:r>
              <m:r>
                <w:rPr>
                  <w:rFonts w:ascii="Cambria Math" w:hAnsi="Cambria Math" w:cs="Calibri"/>
                  <w:color w:val="0070C0"/>
                  <w:lang w:val=""/>
                </w:rPr>
                <m:t>t</m:t>
              </m:r>
            </m:sub>
          </m:sSub>
          <m:r>
            <w:rPr>
              <w:rFonts w:ascii="Cambria Math" w:hAnsi="Cambria Math" w:cs="Calibri"/>
              <w:color w:val="0070C0"/>
              <w:lang w:val=""/>
            </w:rPr>
            <m:t>=0</m:t>
          </m:r>
          <m:r>
            <w:rPr>
              <w:rFonts w:ascii="Cambria Math" w:hAnsi="Cambria Math" w:cs="Calibri"/>
              <w:i/>
              <w:color w:val="0070C0"/>
              <w:lang w:val=""/>
            </w:rPr>
            <m:t> </m:t>
          </m:r>
          <m:r>
            <m:rPr>
              <m:nor/>
            </m:rPr>
            <w:rPr>
              <w:rFonts w:ascii="Calibri" w:hAnsi="Calibri" w:cs="Calibri"/>
              <w:color w:val="0070C0"/>
              <w:lang w:val=""/>
            </w:rPr>
            <m:t>for </m:t>
          </m:r>
          <m:r>
            <w:rPr>
              <w:rFonts w:ascii="Cambria Math" w:hAnsi="Cambria Math" w:cs="Calibri"/>
              <w:color w:val="0070C0"/>
              <w:lang w:val=""/>
            </w:rPr>
            <m:t>t</m:t>
          </m:r>
          <m:r>
            <w:rPr>
              <w:rFonts w:ascii="Cambria Math" w:hAnsi="Cambria Math" w:cs="Calibri"/>
              <w:color w:val="0070C0"/>
              <w:lang w:val=""/>
            </w:rPr>
            <m:t>∉</m:t>
          </m:r>
          <m:sSubSup>
            <m:sSubSupPr>
              <m:ctrlPr>
                <w:rPr>
                  <w:rFonts w:ascii="Cambria Math" w:hAnsi="Cambria Math" w:cs="Calibri"/>
                  <w:color w:val="0070C0"/>
                  <w:lang w:val=""/>
                </w:rPr>
              </m:ctrlPr>
            </m:sSubSupPr>
            <m:e>
              <m:r>
                <w:rPr>
                  <w:rFonts w:ascii="Cambria Math" w:hAnsi="Cambria Math" w:cs="Calibri"/>
                  <w:color w:val="0070C0"/>
                  <w:lang w:val=""/>
                </w:rPr>
                <m:t>T</m:t>
              </m:r>
            </m:e>
            <m:sub>
              <m:r>
                <w:rPr>
                  <w:rFonts w:ascii="Cambria Math" w:hAnsi="Cambria Math" w:cs="Calibri"/>
                  <w:color w:val="0070C0"/>
                  <w:lang w:val=""/>
                </w:rPr>
                <m:t>build</m:t>
              </m:r>
            </m:sub>
            <m:sup>
              <m:r>
                <w:rPr>
                  <w:rFonts w:ascii="Cambria Math" w:hAnsi="Cambria Math" w:cs="Calibri"/>
                  <w:color w:val="0070C0"/>
                  <w:lang w:val=""/>
                </w:rPr>
                <m:t>i</m:t>
              </m:r>
            </m:sup>
          </m:sSubSup>
        </m:oMath>
      </m:oMathPara>
    </w:p>
    <w:p w14:paraId="1397D9C5" w14:textId="49998B7F" w:rsidR="00C35141" w:rsidRPr="00C35141" w:rsidRDefault="00F903DB" w:rsidP="00C35141">
      <w:pPr>
        <w:bidi w:val="0"/>
        <w:spacing w:before="100" w:beforeAutospacing="1" w:after="100" w:afterAutospacing="1"/>
        <w:outlineLvl w:val="3"/>
        <w:rPr>
          <w:rFonts w:ascii="Calibri" w:hAnsi="Calibri" w:cs="Calibri"/>
          <w:color w:val="0070C0"/>
          <w:lang w:val=""/>
        </w:rPr>
      </w:pPr>
      <w:r>
        <w:rPr>
          <w:rFonts w:ascii="Calibri" w:hAnsi="Calibri" w:cs="Calibri"/>
          <w:color w:val="0070C0"/>
          <w:lang w:val=""/>
        </w:rPr>
        <w:t xml:space="preserve">Where </w:t>
      </w:r>
      <m:oMath>
        <m:sSubSup>
          <m:sSubSupPr>
            <m:ctrlPr>
              <w:rPr>
                <w:rFonts w:ascii="Cambria Math" w:hAnsi="Cambria Math" w:cs="Calibri"/>
                <w:color w:val="0070C0"/>
                <w:lang w:val=""/>
              </w:rPr>
            </m:ctrlPr>
          </m:sSubSupPr>
          <m:e>
            <m:r>
              <w:rPr>
                <w:rFonts w:ascii="Cambria Math" w:hAnsi="Cambria Math" w:cs="Calibri"/>
                <w:color w:val="0070C0"/>
                <w:lang w:val=""/>
              </w:rPr>
              <m:t>T</m:t>
            </m:r>
          </m:e>
          <m:sub>
            <m:r>
              <w:rPr>
                <w:rFonts w:ascii="Cambria Math" w:hAnsi="Cambria Math" w:cs="Calibri"/>
                <w:color w:val="0070C0"/>
                <w:lang w:val=""/>
              </w:rPr>
              <m:t>build</m:t>
            </m:r>
          </m:sub>
          <m:sup>
            <m:r>
              <w:rPr>
                <w:rFonts w:ascii="Cambria Math" w:hAnsi="Cambria Math" w:cs="Calibri"/>
                <w:color w:val="0070C0"/>
                <w:lang w:val=""/>
              </w:rPr>
              <m:t>i</m:t>
            </m:r>
          </m:sup>
        </m:sSubSup>
      </m:oMath>
      <w:r>
        <w:rPr>
          <w:rFonts w:ascii="Calibri" w:hAnsi="Calibri" w:cs="Calibri"/>
          <w:color w:val="0070C0"/>
          <w:lang w:val=""/>
        </w:rPr>
        <w:t xml:space="preserve"> represents the discrete allowable commissioning hours for technology </w:t>
      </w:r>
      <m:oMath>
        <m:r>
          <w:rPr>
            <w:rFonts w:ascii="Cambria Math" w:hAnsi="Cambria Math" w:cs="Calibri"/>
            <w:color w:val="0070C0"/>
            <w:lang w:val=""/>
          </w:rPr>
          <m:t>i</m:t>
        </m:r>
      </m:oMath>
      <w:r>
        <w:rPr>
          <w:rFonts w:ascii="Calibri" w:hAnsi="Calibri" w:cs="Calibri"/>
          <w:color w:val="0070C0"/>
          <w:lang w:val=""/>
        </w:rPr>
        <w:t>. This constraint prevents unrealistic fractional hourly builds and aligns the model's short-term operational resolution with long-term macroeconomic planning steps</w:t>
      </w:r>
    </w:p>
    <w:p w14:paraId="64352C03" w14:textId="77777777" w:rsidR="00C35141" w:rsidRPr="0099494F" w:rsidRDefault="00C35141" w:rsidP="00C35141">
      <w:pPr>
        <w:bidi w:val="0"/>
        <w:spacing w:before="100" w:beforeAutospacing="1" w:after="100" w:afterAutospacing="1"/>
        <w:outlineLvl w:val="3"/>
        <w:rPr>
          <w:rFonts w:ascii="Calibri" w:hAnsi="Calibri" w:cs="Calibri"/>
          <w:color w:val="0070C0"/>
          <w:lang w:val=""/>
        </w:rPr>
      </w:pPr>
    </w:p>
    <w:p w14:paraId="1C3B7F9E" w14:textId="77777777" w:rsidR="00C41C6F" w:rsidRPr="0099494F" w:rsidRDefault="00C41C6F" w:rsidP="008034E5">
      <w:pPr>
        <w:bidi w:val="0"/>
        <w:spacing w:before="100" w:beforeAutospacing="1" w:after="100" w:afterAutospacing="1"/>
        <w:outlineLvl w:val="3"/>
        <w:rPr>
          <w:rFonts w:ascii="Calibri" w:hAnsi="Calibri" w:cs="Calibri"/>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rPr>
        <w:t>Given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w:t>
      </w:r>
      <w:r>
        <w:rPr>
          <w:rFonts w:ascii="Calibri" w:hAnsi="Calibri" w:cs="Calibri"/>
        </w:rPr>
        <w:lastRenderedPageBreak/>
        <w:t>as continuous preserves the structural trade-offs between cost, land use, and emissions that form the core focus of the analysis, while enabling exploration of an extensive scenario ensemble.</w:t>
      </w:r>
    </w:p>
    <w:p w14:paraId="721A4690" w14:textId="04C1E254" w:rsidR="004576B4" w:rsidRDefault="00F903DB" w:rsidP="008034E5">
      <w:pPr>
        <w:bidi w:val="0"/>
        <w:spacing w:before="100" w:beforeAutospacing="1" w:after="100" w:afterAutospacing="1"/>
        <w:outlineLvl w:val="3"/>
        <w:rPr>
          <w:rFonts w:ascii="Calibri" w:hAnsi="Calibri" w:cs="Calibri"/>
        </w:rPr>
      </w:pPr>
      <w:r>
        <w:rPr>
          <w:rFonts w:ascii="Calibri" w:hAnsi="Calibri" w:cs="Calibri"/>
        </w:rPr>
        <w:t>All simulations were solved using the Gurobi Optimizer, a widely used commercial solver for large-scale linear and mixed-integer optimization problems. Gurobi was selected due to its numerical robustness, computational efficiency, and broad adoption in energy system planning studies, ensuring stable solution of the high-dimensional hourly model considered here.</w:t>
      </w:r>
      <w:r>
        <w:rPr>
          <w:rFonts w:ascii="Calibri" w:hAnsi="Calibri" w:cs="Calibri"/>
        </w:rPr>
        <w:br/>
      </w:r>
      <w:r>
        <w:rPr>
          <w:rFonts w:ascii="Calibri" w:hAnsi="Calibri" w:cs="Calibri"/>
        </w:rPr>
        <w:br/>
      </w:r>
      <w:r>
        <w:rPr>
          <w:rFonts w:ascii="Calibri" w:hAnsi="Calibri" w:cs="Calibri"/>
        </w:rPr>
        <w:t>The optimization framework is fully parametric and can accommodate alternative demand trajectories, technology cost assumptions, emission factors, and policy constraints without structural modification. While the present study adopts cumulative greenhouse gas emissions as the objective function in order to examine deep decarbonization pathways under economic and spatial constraints, the same mathematical structure can be reformulated to minimize total system cost subject to an emissions cap, or to explore a</w:t>
      </w:r>
      <w:r>
        <w:rPr>
          <w:rFonts w:ascii="Calibri" w:hAnsi="Calibri" w:cs="Calibri"/>
        </w:rPr>
        <w:t>lternative policy objectives through corresponding adjustments to the constraint set. The selected objective therefore reflects the analytical focus of this study rather than an inherent limitation of the modeling framework.</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7C3874E" w14:textId="706EDBE6" w:rsidR="00414868" w:rsidRPr="00414868" w:rsidRDefault="00F903DB" w:rsidP="008034E5">
      <w:pPr>
        <w:bidi w:val="0"/>
        <w:rPr>
          <w:rFonts w:ascii="Calibri" w:hAnsi="Calibri" w:cs="Calibri"/>
        </w:rPr>
      </w:pPr>
      <w:r>
        <w:rPr>
          <w:rFonts w:ascii="Calibri" w:hAnsi="Calibri" w:cs="Calibri"/>
        </w:rPr>
        <w:t>Our analysis proceeded in two stages. In the first stage, we constructed a structured grid of scenarios by fixing ramping limits for both solar and battery capacity additions and varying two economy-wide constraints: the total investment budget</w:t>
      </w:r>
      <w:r>
        <w:rPr>
          <w:rFonts w:ascii="Calibri" w:hAnsi="Calibri" w:cs="Calibri"/>
          <w:color w:val="EE0000"/>
        </w:rPr>
        <w:t xml:space="preserve">) </w:t>
      </w:r>
      <w:r>
        <w:rPr>
          <w:rFonts w:ascii="Calibri" w:hAnsi="Calibri" w:cs="Calibri"/>
          <w:color w:val="0070C0"/>
        </w:rPr>
        <w:t>(₪</w:t>
      </w:r>
      <w:r>
        <w:rPr>
          <w:rFonts w:ascii="Calibri" w:hAnsi="Calibri" w:cs="Calibri" w:hint="cs"/>
          <w:color w:val="0070C0"/>
          <w:rtl/>
        </w:rPr>
        <w:t>400</w:t>
      </w:r>
      <w:r>
        <w:rPr>
          <w:rFonts w:ascii="Calibri" w:hAnsi="Calibri" w:cs="Calibri"/>
          <w:color w:val="0070C0"/>
        </w:rPr>
        <w:t>×10^9–₪</w:t>
      </w:r>
      <w:r>
        <w:rPr>
          <w:rFonts w:ascii="Calibri" w:hAnsi="Calibri" w:cs="Calibri" w:hint="cs"/>
          <w:color w:val="0070C0"/>
          <w:rtl/>
        </w:rPr>
        <w:t>500</w:t>
      </w:r>
      <w:r>
        <w:rPr>
          <w:rFonts w:ascii="Calibri" w:hAnsi="Calibri" w:cs="Calibri"/>
          <w:color w:val="0070C0"/>
        </w:rPr>
        <w:t xml:space="preserve">×10^9) </w:t>
      </w:r>
      <w:r>
        <w:rPr>
          <w:rFonts w:ascii="Calibri" w:hAnsi="Calibri" w:cs="Calibri"/>
        </w:rPr>
        <w:t xml:space="preserve">and the land available for utility-scale solar deployment </w:t>
      </w:r>
      <w:r w:rsidR="003D3585" w:rsidRPr="00F9619A">
        <w:rPr>
          <w:rFonts w:ascii="Calibri" w:hAnsi="Calibri" w:cs="Calibri"/>
          <w:color w:val="156082" w:themeColor="accent1"/>
        </w:rPr>
        <w:t>(</w:t>
      </w:r>
      <w:r w:rsidR="00F9619A">
        <w:rPr>
          <w:rFonts w:ascii="Calibri" w:hAnsi="Calibri" w:cs="Calibri"/>
          <w:color w:val="156082" w:themeColor="accent1"/>
        </w:rPr>
        <w:t xml:space="preserve">100, </w:t>
      </w:r>
      <w:r w:rsidR="00F9619A">
        <w:rPr>
          <w:rFonts w:ascii="Calibri" w:hAnsi="Calibri" w:cs="Calibri"/>
          <w:color w:val="0070C0"/>
        </w:rPr>
        <w:t>4</w:t>
      </w:r>
      <w:r>
        <w:rPr>
          <w:rFonts w:ascii="Calibri" w:hAnsi="Calibri" w:cs="Calibri"/>
          <w:color w:val="0070C0"/>
        </w:rPr>
        <w:t>50–</w:t>
      </w:r>
      <w:r>
        <w:rPr>
          <w:rFonts w:ascii="Calibri" w:hAnsi="Calibri" w:cs="Calibri" w:hint="cs"/>
          <w:color w:val="0070C0"/>
          <w:rtl/>
        </w:rPr>
        <w:t>85</w:t>
      </w:r>
      <w:r>
        <w:rPr>
          <w:rFonts w:ascii="Calibri" w:hAnsi="Calibri" w:cs="Calibri"/>
          <w:color w:val="0070C0"/>
        </w:rPr>
        <w:t>0 km²).</w:t>
      </w:r>
      <w:r>
        <w:rPr>
          <w:rFonts w:ascii="Calibri" w:hAnsi="Calibri" w:cs="Calibri"/>
        </w:rPr>
        <w:t xml:space="preserve"> This factorial design yielded a 10×10 grid of 100 scenarios. To benchmark the extremes, </w:t>
      </w:r>
    </w:p>
    <w:p w14:paraId="032AA391" w14:textId="77777777" w:rsidR="00414868" w:rsidRPr="00414868" w:rsidRDefault="00414868" w:rsidP="008034E5">
      <w:pPr>
        <w:bidi w:val="0"/>
        <w:rPr>
          <w:rFonts w:ascii="Calibri" w:hAnsi="Calibri" w:cs="Calibri"/>
        </w:rPr>
      </w:pPr>
    </w:p>
    <w:p w14:paraId="15D19831" w14:textId="0B71F7F0" w:rsidR="00414868" w:rsidRPr="00414868" w:rsidRDefault="00F903DB" w:rsidP="008034E5">
      <w:pPr>
        <w:bidi w:val="0"/>
        <w:rPr>
          <w:rFonts w:ascii="Calibri" w:hAnsi="Calibri" w:cs="Calibri"/>
          <w:rtl/>
        </w:rPr>
      </w:pPr>
      <w:r>
        <w:rPr>
          <w:rFonts w:ascii="Calibri" w:hAnsi="Calibri" w:cs="Calibri"/>
        </w:rPr>
        <w:t>In the second stage, we moved from breadth to depth. To avoid redundancy and concentrate on the most policy-relevant contrasts, we grouped scenarios by their achieved share of renewables in 2050. Within each group we retained only the lowest-cost design, thereby tracing an empirical Pareto frontier that represents the minimum expenditure required for each renewable share level. This systematic filtering ensured that subsequent analyses focused exclusively on non-dominated scenarios. To this refined set we a</w:t>
      </w:r>
      <w:r>
        <w:rPr>
          <w:rFonts w:ascii="Calibri" w:hAnsi="Calibri" w:cs="Calibri"/>
        </w:rPr>
        <w:t>dded sensitivity variants, alongside the fossil-only benchmark</w:t>
      </w:r>
      <w:r>
        <w:rPr>
          <w:rFonts w:ascii="Calibri" w:hAnsi="Calibri" w:cs="Calibri"/>
          <w:rtl/>
        </w:rPr>
        <w:t>.</w:t>
      </w:r>
      <w:r>
        <w:rPr>
          <w:rFonts w:ascii="Calibri" w:hAnsi="Calibri" w:cs="Calibri"/>
        </w:rPr>
        <w:br/>
      </w:r>
      <w:r>
        <w:rPr>
          <w:rFonts w:ascii="Calibri" w:hAnsi="Calibri" w:cs="Calibri"/>
        </w:rPr>
        <w:br/>
      </w:r>
      <w:r>
        <w:rPr>
          <w:rFonts w:ascii="Calibri" w:hAnsi="Calibri" w:cs="Calibri"/>
        </w:rPr>
        <w:br/>
        <w:t>As defined in Section 2.3, the optimization minimizes cumulative life-cycle greenhouse gas emissions subject to budget and land constraints. Economic indicators that extend beyond the objective function, such as monetized climate damage and end-of-life provisions, are evaluated ex-post based on the optimized system configurations. This separation enhances transparency and allows environmental and economic trade-offs to be examined explicitly.</w:t>
      </w:r>
    </w:p>
    <w:p w14:paraId="24C85138" w14:textId="77777777" w:rsidR="00414868" w:rsidRPr="00414868" w:rsidRDefault="00414868" w:rsidP="008034E5">
      <w:pPr>
        <w:bidi w:val="0"/>
        <w:rPr>
          <w:rFonts w:ascii="Calibri" w:hAnsi="Calibri" w:cs="Calibri"/>
        </w:rPr>
      </w:pPr>
    </w:p>
    <w:p w14:paraId="3C13B945" w14:textId="5DDC68B2" w:rsidR="002803D9" w:rsidRDefault="00F903DB" w:rsidP="008034E5">
      <w:pPr>
        <w:bidi w:val="0"/>
      </w:pPr>
      <w:r>
        <w:rPr>
          <w:rFonts w:ascii="Calibri" w:hAnsi="Calibri" w:cs="Calibri"/>
        </w:rPr>
        <w:lastRenderedPageBreak/>
        <w:t>This two-tiered process broad exploration followed by cost-efficient Pareto selection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ramping, storage dynamics, and economy-wide budget and land caps. For every run we extracted a harmonized set of indicator</w:t>
      </w:r>
      <w:r>
        <w:rPr>
          <w:rFonts w:ascii="Calibri" w:hAnsi="Calibri" w:cs="Calibri"/>
        </w:rPr>
        <w:t>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2" w:name="_Toc223013395"/>
      <w:r>
        <w:rPr>
          <w:rFonts w:eastAsia="Times New Roman"/>
        </w:rPr>
        <w:t>2.4 Integration with External Models</w:t>
      </w:r>
      <w:bookmarkEnd w:id="42"/>
    </w:p>
    <w:p w14:paraId="425AAC13" w14:textId="518C5766" w:rsidR="00B55D5A" w:rsidRPr="00B55D5A" w:rsidRDefault="00F903DB" w:rsidP="008034E5">
      <w:pPr>
        <w:bidi w:val="0"/>
        <w:ind w:left="360"/>
      </w:pPr>
      <w:r>
        <w:rPr>
          <w:rFonts w:ascii="Calibri" w:hAnsi="Calibri" w:cs="Calibri"/>
        </w:rPr>
        <w:t xml:space="preserve">As part of attempt to extend the General Framework model with demand and cost realism, two external tools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connected directly to our framework, rather than to each other, ensuring that all inputs and outputs were processed consistently.</w:t>
      </w:r>
      <w:r>
        <w:rPr>
          <w:rFonts w:ascii="Calibri" w:hAnsi="Calibri" w:cs="Calibri"/>
          <w:i/>
          <w:iCs/>
        </w:rPr>
        <w:t xml:space="preserve"> Figure 3 </w:t>
      </w:r>
      <w:r>
        <w:rPr>
          <w:rFonts w:ascii="Calibri" w:hAnsi="Calibri" w:cs="Calibri"/>
        </w:rPr>
        <w:t>illustrates the information flow.</w:t>
      </w: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C274E5" w:rsidRDefault="00F903DB" w:rsidP="008034E5">
      <w:pPr>
        <w:bidi w:val="0"/>
        <w:ind w:left="360"/>
        <w:rPr>
          <w:rFonts w:ascii="Calibri" w:hAnsi="Calibri" w:cs="Calibri"/>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w:t>
      </w:r>
      <w:r>
        <w:rPr>
          <w:rFonts w:ascii="Calibri" w:hAnsi="Calibri" w:cs="Calibri"/>
        </w:rPr>
        <w:t xml:space="preserve"> benchmark and validate the time-resolved demand and capacity requirements in our optimization runs.</w:t>
      </w:r>
    </w:p>
    <w:p w14:paraId="79F9BF8E" w14:textId="67F6EE1A" w:rsidR="001E50D1" w:rsidRPr="008E419D" w:rsidRDefault="00F903DB" w:rsidP="004F5704">
      <w:pPr>
        <w:bidi w:val="0"/>
        <w:ind w:left="360"/>
        <w:rPr>
          <w:rFonts w:ascii="Calibri" w:hAnsi="Calibri" w:cs="Calibri"/>
          <w:color w:val="EE0000"/>
          <w:rtl/>
        </w:rPr>
      </w:pPr>
      <w:r>
        <w:rPr>
          <w:rFonts w:ascii="Calibri" w:hAnsi="Calibri" w:cs="Calibri"/>
          <w:b/>
          <w:bCs/>
          <w:color w:val="000000" w:themeColor="text1"/>
        </w:rPr>
        <w:t>NZO model.</w:t>
      </w:r>
      <w:r>
        <w:rPr>
          <w:rFonts w:ascii="Calibri" w:hAnsi="Calibri" w:cs="Calibri"/>
          <w:color w:val="000000" w:themeColor="text1"/>
        </w:rPr>
        <w:br/>
        <w:t>The Net Zero Outlook (NZO) is a non-profit initiative launched in 2019 to support Israel’s energy transition</w:t>
      </w:r>
    </w:p>
    <w:p w14:paraId="22C170CB" w14:textId="2B2DDAD4" w:rsidR="008E419D" w:rsidRPr="008E419D" w:rsidRDefault="00F903DB" w:rsidP="008E419D">
      <w:pPr>
        <w:bidi w:val="0"/>
        <w:ind w:left="360"/>
        <w:rPr>
          <w:rFonts w:ascii="Calibri" w:hAnsi="Calibri" w:cs="Calibri"/>
          <w:color w:val="0070C0"/>
        </w:rPr>
      </w:pPr>
      <w:r>
        <w:rPr>
          <w:rFonts w:ascii="Calibri" w:hAnsi="Calibri" w:cs="Calibri"/>
          <w:b/>
          <w:bCs/>
          <w:color w:val="0070C0"/>
        </w:rPr>
        <w:t>NZO Datasets</w:t>
      </w:r>
      <w:r>
        <w:rPr>
          <w:rFonts w:ascii="Calibri" w:hAnsi="Calibri" w:cs="Calibri"/>
          <w:color w:val="0070C0"/>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70C0"/>
        </w:rPr>
        <w:t>this study primarily leverages NZO's comprehensive techno-economic datasets to define the time-varying capital and operational cost trajectories (CAPEX and OPEX) for the different technologies.</w:t>
      </w:r>
      <w:r>
        <w:rPr>
          <w:rFonts w:ascii="Calibri" w:hAnsi="Calibri" w:cs="Calibri"/>
          <w:color w:val="0070C0"/>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46319D" w:rsidRDefault="00F903DB" w:rsidP="0046319D">
      <w:pPr>
        <w:bidi w:val="0"/>
        <w:ind w:left="360"/>
        <w:rPr>
          <w:rFonts w:ascii="Calibri" w:hAnsi="Calibri" w:cs="Calibri"/>
          <w:color w:val="0070C0"/>
          <w:lang w:val=""/>
        </w:rPr>
      </w:pPr>
      <w:r>
        <w:rPr>
          <w:rFonts w:ascii="Calibri" w:hAnsi="Calibri" w:cs="Calibri"/>
          <w:b/>
          <w:bCs/>
          <w:color w:val="0070C0"/>
          <w:lang w:val=""/>
        </w:rPr>
        <w:t>Integration Process</w:t>
      </w:r>
      <w:r>
        <w:rPr>
          <w:rFonts w:ascii="Calibri" w:hAnsi="Calibri" w:cs="Calibri"/>
          <w:color w:val="0070C0"/>
          <w:lang w:val=""/>
        </w:rPr>
        <w:t xml:space="preserve"> Rather than relying on external models to sequentially compute generation balances and costs, this study introduces a centralized </w:t>
      </w:r>
      <w:r>
        <w:rPr>
          <w:rFonts w:ascii="Calibri" w:hAnsi="Calibri" w:cs="Calibri"/>
          <w:color w:val="0070C0"/>
          <w:lang w:val=""/>
        </w:rPr>
        <w:lastRenderedPageBreak/>
        <w:t xml:space="preserve">integration approach driven by the MATLAB-based optimization model. The interaction among the data sources and the core model proceeds as follows: </w:t>
      </w:r>
    </w:p>
    <w:p w14:paraId="2C71B292" w14:textId="77777777"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Demand and Physical Foundations:</w:t>
      </w:r>
      <w:r>
        <w:rPr>
          <w:rFonts w:ascii="Calibri" w:hAnsi="Calibri" w:cs="Calibri"/>
          <w:color w:val="0070C0"/>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Economic Trajectories:</w:t>
      </w:r>
      <w:r>
        <w:rPr>
          <w:rFonts w:ascii="Calibri" w:hAnsi="Calibri" w:cs="Calibri"/>
          <w:color w:val="0070C0"/>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7777777"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Endogenous Optimization:</w:t>
      </w:r>
      <w:r>
        <w:rPr>
          <w:rFonts w:ascii="Calibri" w:hAnsi="Calibri" w:cs="Calibri"/>
          <w:color w:val="0070C0"/>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ramping limits) while minimizing cumulative greenhouse gas emissions. </w:t>
      </w:r>
    </w:p>
    <w:p w14:paraId="240360E8" w14:textId="77777777" w:rsidR="0046319D" w:rsidRPr="0046319D" w:rsidRDefault="00F903DB" w:rsidP="0046319D">
      <w:pPr>
        <w:bidi w:val="0"/>
        <w:ind w:left="360"/>
        <w:rPr>
          <w:rFonts w:ascii="Calibri" w:hAnsi="Calibri" w:cs="Calibri"/>
          <w:color w:val="0070C0"/>
          <w:lang w:val=""/>
        </w:rPr>
      </w:pPr>
      <w:r>
        <w:rPr>
          <w:rFonts w:ascii="Calibri" w:hAnsi="Calibri" w:cs="Calibri"/>
          <w:color w:val="0070C0"/>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46319D" w:rsidRDefault="0046319D" w:rsidP="0046319D">
      <w:pPr>
        <w:bidi w:val="0"/>
        <w:ind w:left="360"/>
        <w:rPr>
          <w:rFonts w:ascii="Calibri" w:hAnsi="Calibri" w:cs="Calibri"/>
          <w:color w:val="EE0000"/>
          <w:lang w:val=""/>
        </w:rPr>
      </w:pPr>
    </w:p>
    <w:p w14:paraId="7B13A25B" w14:textId="77777777" w:rsidR="00C35B2F" w:rsidRDefault="00C35B2F" w:rsidP="00C35B2F">
      <w:pPr>
        <w:bidi w:val="0"/>
      </w:pPr>
      <w:bookmarkStart w:id="43" w:name="_Toc209882155"/>
      <w:bookmarkStart w:id="44" w:name="_Toc209900265"/>
      <w:bookmarkStart w:id="45" w:name="_Toc209901111"/>
      <w:bookmarkStart w:id="46" w:name="_Toc223013396"/>
    </w:p>
    <w:p w14:paraId="6639ADAD" w14:textId="77777777" w:rsidR="00C35B2F" w:rsidRPr="00C35B2F" w:rsidRDefault="00C35B2F" w:rsidP="00C35B2F">
      <w:pPr>
        <w:bidi w:val="0"/>
      </w:pPr>
    </w:p>
    <w:p w14:paraId="699117C5" w14:textId="137EFA82" w:rsidR="00C27189" w:rsidRDefault="00F903DB" w:rsidP="0082474B">
      <w:pPr>
        <w:pStyle w:val="Heading1"/>
        <w:numPr>
          <w:ilvl w:val="0"/>
          <w:numId w:val="2"/>
        </w:numPr>
        <w:bidi w:val="0"/>
        <w:rPr>
          <w:rtl/>
        </w:rPr>
      </w:pPr>
      <w:r>
        <w:t>Results</w:t>
      </w:r>
      <w:bookmarkEnd w:id="43"/>
      <w:bookmarkEnd w:id="44"/>
      <w:bookmarkEnd w:id="45"/>
      <w:bookmarkEnd w:id="46"/>
    </w:p>
    <w:p w14:paraId="7E04A6C6" w14:textId="77777777" w:rsidR="0082474B" w:rsidRPr="0082474B" w:rsidRDefault="0082474B" w:rsidP="0082474B">
      <w:pPr>
        <w:bidi w:val="0"/>
      </w:pPr>
    </w:p>
    <w:p w14:paraId="1247D321" w14:textId="77777777" w:rsidR="004C5290" w:rsidRPr="002C698C" w:rsidRDefault="00F903DB" w:rsidP="008034E5">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40570E6C" w:rsidR="004C5290" w:rsidRPr="004C5290" w:rsidRDefault="00F903DB" w:rsidP="008034E5">
      <w:pPr>
        <w:bidi w:val="0"/>
        <w:rPr>
          <w:rFonts w:ascii="Calibri" w:hAnsi="Calibri" w:cs="Calibri"/>
        </w:rPr>
      </w:pPr>
      <w:r>
        <w:rPr>
          <w:rFonts w:ascii="Calibri" w:hAnsi="Calibri" w:cs="Calibri"/>
        </w:rPr>
        <w:t>To establish an operational understanding of the modeled electricity system, this section examines its hourly behavior across representative time slices and over the full planning horizon. Figures 4–6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197B67F7" w:rsidR="004C5290" w:rsidRPr="004C5290" w:rsidRDefault="00F903DB" w:rsidP="008034E5">
      <w:pPr>
        <w:bidi w:val="0"/>
        <w:rPr>
          <w:rFonts w:ascii="Calibri" w:hAnsi="Calibri" w:cs="Calibri"/>
        </w:rPr>
      </w:pPr>
      <w:r>
        <w:rPr>
          <w:rFonts w:ascii="Calibri" w:hAnsi="Calibri" w:cs="Calibri"/>
        </w:rPr>
        <w:t>Figure 4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w:t>
      </w:r>
      <w:r>
        <w:rPr>
          <w:rFonts w:ascii="Calibri" w:hAnsi="Calibri" w:cs="Calibri"/>
        </w:rPr>
        <w:t>nimal in this period, reflecting the closer alignment between generation and demand under winter conditions.</w:t>
      </w:r>
    </w:p>
    <w:p w14:paraId="2B7AD160" w14:textId="243A0CEC" w:rsidR="00CF502E" w:rsidRDefault="00F903DB" w:rsidP="008034E5">
      <w:pPr>
        <w:keepNext/>
        <w:bidi w:val="0"/>
        <w:rPr>
          <w:rtl/>
        </w:rPr>
      </w:pPr>
      <w:r>
        <w:rPr>
          <w:noProof/>
        </w:rPr>
        <w:lastRenderedPageBreak/>
        <w:drawing>
          <wp:inline distT="0" distB="0" distL="0" distR="0" wp14:anchorId="44003802" wp14:editId="57717499">
            <wp:extent cx="5274310" cy="2463165"/>
            <wp:effectExtent l="0" t="0" r="2540" b="0"/>
            <wp:docPr id="15935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4422" name=""/>
                    <pic:cNvPicPr/>
                  </pic:nvPicPr>
                  <pic:blipFill>
                    <a:blip r:embed="rId18"/>
                    <a:stretch>
                      <a:fillRect/>
                    </a:stretch>
                  </pic:blipFill>
                  <pic:spPr>
                    <a:xfrm>
                      <a:off x="0" y="0"/>
                      <a:ext cx="5274310" cy="2463165"/>
                    </a:xfrm>
                    <a:prstGeom prst="rect">
                      <a:avLst/>
                    </a:prstGeom>
                  </pic:spPr>
                </pic:pic>
              </a:graphicData>
            </a:graphic>
          </wp:inline>
        </w:drawing>
      </w:r>
    </w:p>
    <w:p w14:paraId="556C94A0" w14:textId="78CAAB78" w:rsidR="004C5290" w:rsidRPr="001D3714" w:rsidRDefault="00F903DB" w:rsidP="008034E5">
      <w:pPr>
        <w:pStyle w:val="Caption"/>
        <w:bidi w:val="0"/>
        <w:jc w:val="center"/>
        <w:rPr>
          <w:rFonts w:ascii="Calibri" w:hAnsi="Calibri" w:cs="Calibri"/>
          <w:color w:val="0070C0"/>
          <w:rtl/>
        </w:rPr>
      </w:pPr>
      <w:bookmarkStart w:id="47" w:name="_Toc223013442"/>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4</w:t>
      </w:r>
      <w:r>
        <w:rPr>
          <w:noProof/>
          <w:color w:val="0070C0"/>
        </w:rPr>
        <w:fldChar w:fldCharType="end"/>
      </w:r>
      <w:r>
        <w:rPr>
          <w:noProof/>
          <w:color w:val="0070C0"/>
        </w:rPr>
        <w:t xml:space="preserve"> -  Generation mix, hourly resolution, winter week (January 2050)</w:t>
      </w:r>
      <w:bookmarkEnd w:id="47"/>
    </w:p>
    <w:p w14:paraId="418EA60D" w14:textId="1957534C" w:rsidR="004C5290" w:rsidRPr="004C5290" w:rsidRDefault="00F903DB" w:rsidP="008034E5">
      <w:pPr>
        <w:bidi w:val="0"/>
        <w:rPr>
          <w:rFonts w:ascii="Calibri" w:hAnsi="Calibri" w:cs="Calibri"/>
        </w:rPr>
      </w:pPr>
      <w:r>
        <w:rPr>
          <w:rFonts w:ascii="Calibri" w:hAnsi="Calibri" w:cs="Calibri"/>
        </w:rPr>
        <w:t xml:space="preserve">In contrast, Figure 5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w:t>
      </w:r>
      <w:r>
        <w:rPr>
          <w:rFonts w:ascii="Calibri" w:hAnsi="Calibri" w:cs="Calibri"/>
        </w:rPr>
        <w:t>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36D28B65" w:rsidR="00CF502E" w:rsidRDefault="00F903DB" w:rsidP="008034E5">
      <w:pPr>
        <w:keepNext/>
        <w:bidi w:val="0"/>
      </w:pPr>
      <w:r>
        <w:rPr>
          <w:noProof/>
        </w:rPr>
        <w:drawing>
          <wp:inline distT="0" distB="0" distL="0" distR="0" wp14:anchorId="3693038D" wp14:editId="40FBF643">
            <wp:extent cx="5274310" cy="2428875"/>
            <wp:effectExtent l="0" t="0" r="2540" b="9525"/>
            <wp:docPr id="19011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95584" name=""/>
                    <pic:cNvPicPr/>
                  </pic:nvPicPr>
                  <pic:blipFill>
                    <a:blip r:embed="rId19"/>
                    <a:stretch>
                      <a:fillRect/>
                    </a:stretch>
                  </pic:blipFill>
                  <pic:spPr>
                    <a:xfrm>
                      <a:off x="0" y="0"/>
                      <a:ext cx="5274310" cy="2428875"/>
                    </a:xfrm>
                    <a:prstGeom prst="rect">
                      <a:avLst/>
                    </a:prstGeom>
                  </pic:spPr>
                </pic:pic>
              </a:graphicData>
            </a:graphic>
          </wp:inline>
        </w:drawing>
      </w:r>
    </w:p>
    <w:p w14:paraId="3CFF2725" w14:textId="6122B323" w:rsidR="004F5704" w:rsidRPr="001D3714" w:rsidRDefault="00F903DB" w:rsidP="004F5704">
      <w:pPr>
        <w:pStyle w:val="Caption"/>
        <w:bidi w:val="0"/>
        <w:jc w:val="center"/>
        <w:rPr>
          <w:color w:val="0070C0"/>
        </w:rPr>
      </w:pPr>
      <w:bookmarkStart w:id="48" w:name="_Toc223013443"/>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5</w:t>
      </w:r>
      <w:r>
        <w:rPr>
          <w:noProof/>
          <w:color w:val="0070C0"/>
        </w:rPr>
        <w:fldChar w:fldCharType="end"/>
      </w:r>
      <w:r>
        <w:rPr>
          <w:color w:val="0070C0"/>
        </w:rPr>
        <w:t xml:space="preserve"> - Generation mix, hourly resolution, summer week (June 2050)</w:t>
      </w:r>
      <w:bookmarkEnd w:id="48"/>
    </w:p>
    <w:p w14:paraId="6EE63455" w14:textId="28173B67" w:rsidR="00CF502E" w:rsidRPr="004F5704" w:rsidRDefault="00F903DB" w:rsidP="004F5704">
      <w:pPr>
        <w:pStyle w:val="Caption"/>
        <w:bidi w:val="0"/>
        <w:rPr>
          <w:rFonts w:ascii="Calibri" w:hAnsi="Calibri" w:cs="Calibri"/>
          <w:rtl/>
        </w:rPr>
      </w:pPr>
      <w:r>
        <w:rPr>
          <w:rFonts w:ascii="Calibri" w:hAnsi="Calibri" w:cs="Calibri"/>
          <w:i w:val="0"/>
          <w:iCs w:val="0"/>
          <w:color w:val="auto"/>
          <w:sz w:val="24"/>
          <w:szCs w:val="24"/>
        </w:rPr>
        <w:t>Figure 6 presents the hourly generation mix for a representative year (2050), illustrating system operation over approximately 8760-time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w:t>
      </w:r>
      <w:r>
        <w:rPr>
          <w:rFonts w:ascii="Calibri" w:hAnsi="Calibri" w:cs="Calibri"/>
          <w:i w:val="0"/>
          <w:iCs w:val="0"/>
          <w:color w:val="auto"/>
          <w:sz w:val="24"/>
          <w:szCs w:val="24"/>
        </w:rPr>
        <w:t xml:space="preserve">-fired generation persists as a residual dispatchable resource, contributing mainly during periods of low renewable availability and </w:t>
      </w:r>
      <w:r>
        <w:rPr>
          <w:rFonts w:ascii="Calibri" w:hAnsi="Calibri" w:cs="Calibri"/>
          <w:i w:val="0"/>
          <w:iCs w:val="0"/>
          <w:color w:val="auto"/>
          <w:sz w:val="24"/>
          <w:szCs w:val="24"/>
        </w:rPr>
        <w:lastRenderedPageBreak/>
        <w:t>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w:t>
      </w:r>
      <w:r>
        <w:rPr>
          <w:rFonts w:ascii="Calibri" w:hAnsi="Calibri" w:cs="Calibri"/>
          <w:i w:val="0"/>
          <w:iCs w:val="0"/>
          <w:color w:val="auto"/>
          <w:sz w:val="24"/>
          <w:szCs w:val="24"/>
        </w:rPr>
        <w:t>tem. Instead, variability is redistributed across technologies, with storage and curtailment becoming integral components of system balancing rather than marginal features.</w:t>
      </w:r>
      <w:r>
        <w:rPr>
          <w:rFonts w:ascii="Calibri" w:hAnsi="Calibri" w:cs="Calibri"/>
          <w:i w:val="0"/>
          <w:iCs w:val="0"/>
          <w:color w:val="auto"/>
          <w:sz w:val="24"/>
          <w:szCs w:val="24"/>
        </w:rPr>
        <w:br/>
      </w:r>
      <w:r>
        <w:rPr>
          <w:rFonts w:ascii="Calibri" w:hAnsi="Calibri" w:cs="Calibri"/>
          <w:noProof/>
        </w:rPr>
        <w:drawing>
          <wp:inline distT="0" distB="0" distL="0" distR="0" wp14:anchorId="1D235177" wp14:editId="6EF915FF">
            <wp:extent cx="5274310" cy="2509520"/>
            <wp:effectExtent l="0" t="0" r="2540" b="5080"/>
            <wp:docPr id="87146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884" name=""/>
                    <pic:cNvPicPr/>
                  </pic:nvPicPr>
                  <pic:blipFill>
                    <a:blip r:embed="rId20"/>
                    <a:stretch>
                      <a:fillRect/>
                    </a:stretch>
                  </pic:blipFill>
                  <pic:spPr>
                    <a:xfrm>
                      <a:off x="0" y="0"/>
                      <a:ext cx="5274310" cy="2509520"/>
                    </a:xfrm>
                    <a:prstGeom prst="rect">
                      <a:avLst/>
                    </a:prstGeom>
                  </pic:spPr>
                </pic:pic>
              </a:graphicData>
            </a:graphic>
          </wp:inline>
        </w:drawing>
      </w:r>
    </w:p>
    <w:p w14:paraId="10728E47" w14:textId="223D005B" w:rsidR="00CF502E" w:rsidRPr="00D72C17" w:rsidRDefault="00F903DB" w:rsidP="008034E5">
      <w:pPr>
        <w:pStyle w:val="Caption"/>
        <w:bidi w:val="0"/>
        <w:jc w:val="center"/>
        <w:rPr>
          <w:color w:val="0070C0"/>
        </w:rPr>
      </w:pPr>
      <w:bookmarkStart w:id="49" w:name="_Toc223013444"/>
      <w:r>
        <w:rPr>
          <w:color w:val="0070C0"/>
        </w:rPr>
        <w:t>Figure</w:t>
      </w:r>
      <w:r>
        <w:rPr>
          <w:color w:val="0070C0"/>
          <w:rtl/>
        </w:rPr>
        <w:t xml:space="preserve"> </w:t>
      </w:r>
      <w:r>
        <w:rPr>
          <w:color w:val="0070C0"/>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6</w:t>
      </w:r>
      <w:r>
        <w:rPr>
          <w:noProof/>
          <w:color w:val="0070C0"/>
        </w:rPr>
        <w:fldChar w:fldCharType="end"/>
      </w:r>
      <w:r>
        <w:rPr>
          <w:noProof/>
          <w:color w:val="0070C0"/>
        </w:rPr>
        <w:t xml:space="preserve"> Generation mix in hourly resolution 20</w:t>
      </w:r>
      <w:r>
        <w:rPr>
          <w:rFonts w:hint="cs"/>
          <w:noProof/>
          <w:color w:val="0070C0"/>
          <w:rtl/>
        </w:rPr>
        <w:t>5</w:t>
      </w:r>
      <w:r>
        <w:rPr>
          <w:noProof/>
          <w:color w:val="0070C0"/>
        </w:rPr>
        <w:t>0</w:t>
      </w:r>
      <w:r>
        <w:rPr>
          <w:color w:val="0070C0"/>
        </w:rPr>
        <w:t xml:space="preserve"> 80 RE%</w:t>
      </w:r>
      <w:bookmarkEnd w:id="49"/>
    </w:p>
    <w:p w14:paraId="5BBF2B6D" w14:textId="04A00188" w:rsidR="008D156E" w:rsidRDefault="00F903DB" w:rsidP="008034E5">
      <w:pPr>
        <w:bidi w:val="0"/>
      </w:pPr>
      <w:r>
        <w:rPr>
          <w:rFonts w:ascii="Calibri" w:hAnsi="Calibri" w:cs="Calibri"/>
        </w:rPr>
        <w:t xml:space="preserve">Taken together, the hourly results demonstrate that high renewable penetration fundamentally reshapes system operation rather than smoothing it. Temporal </w:t>
      </w:r>
      <w:r>
        <w:rPr>
          <w:rFonts w:ascii="Calibri" w:hAnsi="Calibri" w:cs="Calibri"/>
        </w:rPr>
        <w:t>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50" w:name="_Toc223013397"/>
      <w:r>
        <w:t>3.2 System feasibility space: land, cost and renewable penetration</w:t>
      </w:r>
      <w:bookmarkEnd w:id="50"/>
    </w:p>
    <w:p w14:paraId="32BB199A" w14:textId="77777777" w:rsidR="009B0BCA" w:rsidRPr="009B0BCA" w:rsidRDefault="009B0BCA" w:rsidP="008034E5">
      <w:pPr>
        <w:bidi w:val="0"/>
        <w:rPr>
          <w:rFonts w:ascii="Calibri" w:hAnsi="Calibri" w:cs="Calibri"/>
          <w:rtl/>
        </w:rPr>
      </w:pPr>
    </w:p>
    <w:p w14:paraId="4ED1F8D1" w14:textId="34190F30" w:rsidR="009B0BCA" w:rsidRDefault="00F903DB" w:rsidP="008034E5">
      <w:pPr>
        <w:bidi w:val="0"/>
        <w:rPr>
          <w:rFonts w:ascii="Calibri" w:hAnsi="Calibri" w:cs="Calibri"/>
          <w:rtl/>
        </w:rPr>
      </w:pPr>
      <w:r>
        <w:rPr>
          <w:rFonts w:ascii="Calibri" w:hAnsi="Calibri" w:cs="Calibri"/>
        </w:rPr>
        <w:t>This section examines the relationship between renewable penetration in 2050 and the two system-level constraints that define the feasible solution space: total system cost and available solar land. Figure 7 presents a three-dimensional mesh illustrating the renewable share in 2050 as a function of the maximum allowable system cost and the upper bound on solar land deployment. A numerical table of Figure 7 is found in the appendices.</w:t>
      </w:r>
    </w:p>
    <w:p w14:paraId="5A432DF7" w14:textId="6F0B8D98" w:rsidR="00091CCB" w:rsidRPr="009B0BCA" w:rsidRDefault="00091CCB" w:rsidP="00091CCB">
      <w:pPr>
        <w:bidi w:val="0"/>
        <w:rPr>
          <w:rFonts w:ascii="Calibri" w:hAnsi="Calibri" w:cs="Calibri"/>
          <w:rtl/>
        </w:rPr>
      </w:pPr>
      <w:r>
        <w:rPr>
          <w:noProof/>
        </w:rPr>
        <w:lastRenderedPageBreak/>
        <w:drawing>
          <wp:inline distT="0" distB="0" distL="0" distR="0" wp14:anchorId="29440511" wp14:editId="3163168C">
            <wp:extent cx="5274310" cy="2491105"/>
            <wp:effectExtent l="0" t="0" r="2540" b="4445"/>
            <wp:docPr id="66051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1897" name=""/>
                    <pic:cNvPicPr/>
                  </pic:nvPicPr>
                  <pic:blipFill>
                    <a:blip r:embed="rId21"/>
                    <a:stretch>
                      <a:fillRect/>
                    </a:stretch>
                  </pic:blipFill>
                  <pic:spPr>
                    <a:xfrm>
                      <a:off x="0" y="0"/>
                      <a:ext cx="5274310" cy="2491105"/>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75B459E" w:rsidR="00CD43E8" w:rsidRDefault="00B7546A" w:rsidP="008034E5">
      <w:pPr>
        <w:keepNext/>
        <w:bidi w:val="0"/>
      </w:pPr>
      <w:r>
        <w:rPr>
          <w:noProof/>
        </w:rPr>
        <w:drawing>
          <wp:inline distT="0" distB="0" distL="0" distR="0" wp14:anchorId="438A8030" wp14:editId="0190F7CC">
            <wp:extent cx="5274310" cy="2467610"/>
            <wp:effectExtent l="0" t="0" r="2540" b="8890"/>
            <wp:docPr id="158116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6078" name=""/>
                    <pic:cNvPicPr/>
                  </pic:nvPicPr>
                  <pic:blipFill>
                    <a:blip r:embed="rId22"/>
                    <a:stretch>
                      <a:fillRect/>
                    </a:stretch>
                  </pic:blipFill>
                  <pic:spPr>
                    <a:xfrm>
                      <a:off x="0" y="0"/>
                      <a:ext cx="5274310" cy="2467610"/>
                    </a:xfrm>
                    <a:prstGeom prst="rect">
                      <a:avLst/>
                    </a:prstGeom>
                  </pic:spPr>
                </pic:pic>
              </a:graphicData>
            </a:graphic>
          </wp:inline>
        </w:drawing>
      </w:r>
      <w:r>
        <w:rPr>
          <w:noProof/>
        </w:rPr>
        <w:t xml:space="preserve"> </w:t>
      </w:r>
    </w:p>
    <w:p w14:paraId="71C0DEAF" w14:textId="77777777" w:rsidR="002F48F7" w:rsidRDefault="00F903DB" w:rsidP="0079107A">
      <w:pPr>
        <w:bidi w:val="0"/>
        <w:jc w:val="center"/>
        <w:rPr>
          <w:i/>
          <w:iCs/>
          <w:color w:val="0070C0"/>
          <w:sz w:val="18"/>
          <w:szCs w:val="18"/>
          <w:rtl/>
        </w:rPr>
      </w:pPr>
      <w:r>
        <w:rPr>
          <w:i/>
          <w:iCs/>
          <w:color w:val="0070C0"/>
          <w:sz w:val="18"/>
          <w:szCs w:val="18"/>
        </w:rPr>
        <w:t xml:space="preserve">Figure 7a - Feasible renewable penetration in 2050 as a function of system cost and solar land availability (3D </w:t>
      </w:r>
    </w:p>
    <w:p w14:paraId="27D49AC0" w14:textId="0B607D2A" w:rsidR="0079107A" w:rsidRDefault="002F48F7" w:rsidP="002F48F7">
      <w:pPr>
        <w:bidi w:val="0"/>
        <w:jc w:val="center"/>
        <w:rPr>
          <w:i/>
          <w:iCs/>
          <w:color w:val="0070C0"/>
          <w:sz w:val="18"/>
          <w:szCs w:val="18"/>
        </w:rPr>
      </w:pPr>
      <w:r>
        <w:rPr>
          <w:rFonts w:hint="cs"/>
          <w:i/>
          <w:iCs/>
          <w:color w:val="0070C0"/>
          <w:sz w:val="18"/>
          <w:szCs w:val="18"/>
          <w:rtl/>
        </w:rPr>
        <w:t>ז</w:t>
      </w:r>
      <w:r>
        <w:rPr>
          <w:i/>
          <w:iCs/>
          <w:color w:val="0070C0"/>
          <w:sz w:val="18"/>
          <w:szCs w:val="18"/>
        </w:rPr>
        <w:t>mesh)</w:t>
      </w:r>
    </w:p>
    <w:p w14:paraId="7B291E3B" w14:textId="08044B97" w:rsidR="009B0BCA" w:rsidRPr="00562253" w:rsidRDefault="00F903DB" w:rsidP="0079107A">
      <w:pPr>
        <w:bidi w:val="0"/>
        <w:rPr>
          <w:rFonts w:ascii="Calibri" w:hAnsi="Calibri" w:cs="Calibri"/>
          <w:color w:val="EE0000"/>
        </w:rPr>
      </w:pPr>
      <w:r>
        <w:rPr>
          <w:rFonts w:ascii="Calibri" w:hAnsi="Calibri" w:cs="Calibri"/>
          <w:color w:val="EE0000"/>
        </w:rPr>
        <w:t>The surface reveals a clear joint dependency between cost and land availability. Renewable penetration increases as either constraint is relaxed, but only within a bounded region. Moderate renewable shares can be achieved under relatively conservative assumptions on both cost and land. However, as penetration approaches higher levels, the surface flattens and then steepens sharply, indicating diminishing returns from relaxing constraint in isolation.</w:t>
      </w:r>
    </w:p>
    <w:p w14:paraId="7379A68E" w14:textId="77777777" w:rsidR="009B0BCA" w:rsidRPr="00562253" w:rsidRDefault="009B0BCA" w:rsidP="008034E5">
      <w:pPr>
        <w:bidi w:val="0"/>
        <w:rPr>
          <w:rFonts w:ascii="Calibri" w:hAnsi="Calibri" w:cs="Calibri"/>
          <w:color w:val="EE0000"/>
          <w:rtl/>
        </w:rPr>
      </w:pPr>
    </w:p>
    <w:p w14:paraId="1CF78FCC" w14:textId="77777777" w:rsidR="009B0BCA" w:rsidRPr="00562253" w:rsidRDefault="00F903DB" w:rsidP="008034E5">
      <w:pPr>
        <w:bidi w:val="0"/>
        <w:rPr>
          <w:rFonts w:ascii="Calibri" w:hAnsi="Calibri" w:cs="Calibri"/>
          <w:color w:val="EE0000"/>
        </w:rPr>
      </w:pPr>
      <w:r>
        <w:rPr>
          <w:rFonts w:ascii="Calibri" w:hAnsi="Calibri" w:cs="Calibri"/>
          <w:color w:val="EE0000"/>
        </w:rPr>
        <w:t>Importantly, the figure shows that increasing the system cost alone does not yield substantial gains in renewable penetration once land availability becomes restrictive. Similarly, expanding solar land without sufficient budgetary flexibility produces only limited improvements. High renewable shares are attainable only when both constraints are simultaneously relaxed, highlighting the coupled nature of economic and spatial feasibility.</w:t>
      </w:r>
    </w:p>
    <w:p w14:paraId="60544279" w14:textId="77777777" w:rsidR="009B0BCA" w:rsidRPr="00562253" w:rsidRDefault="009B0BCA" w:rsidP="008034E5">
      <w:pPr>
        <w:bidi w:val="0"/>
        <w:rPr>
          <w:rFonts w:ascii="Calibri" w:hAnsi="Calibri" w:cs="Calibri"/>
          <w:color w:val="EE0000"/>
          <w:rtl/>
        </w:rPr>
      </w:pPr>
    </w:p>
    <w:p w14:paraId="1B871318" w14:textId="77777777" w:rsidR="009B0BCA" w:rsidRPr="00562253" w:rsidRDefault="00F903DB" w:rsidP="008034E5">
      <w:pPr>
        <w:bidi w:val="0"/>
        <w:rPr>
          <w:rFonts w:ascii="Calibri" w:hAnsi="Calibri" w:cs="Calibri"/>
          <w:color w:val="EE0000"/>
        </w:rPr>
      </w:pPr>
      <w:r>
        <w:rPr>
          <w:rFonts w:ascii="Calibri" w:hAnsi="Calibri" w:cs="Calibri"/>
          <w:color w:val="EE0000"/>
        </w:rPr>
        <w:t xml:space="preserve">The geometry of the surface further suggests the existence of a saturation region. Beyond a certain threshold, additional increases in cost or land translate into marginal changes in renewable penetration. This behavior reflects structural limits imposed by the temporal alignment of generation and demand, as well as by the </w:t>
      </w:r>
      <w:r>
        <w:rPr>
          <w:rFonts w:ascii="Calibri" w:hAnsi="Calibri" w:cs="Calibri"/>
          <w:color w:val="EE0000"/>
        </w:rPr>
        <w:lastRenderedPageBreak/>
        <w:t>balancing capabilities of the system. As a result, the feasible solution space is not continuous but exhibits regions of rapid transition separated by broad plateaus.</w:t>
      </w:r>
    </w:p>
    <w:p w14:paraId="7652E615" w14:textId="77777777" w:rsidR="002A0CEC" w:rsidRPr="00562253" w:rsidRDefault="002A0CEC" w:rsidP="008034E5">
      <w:pPr>
        <w:bidi w:val="0"/>
        <w:rPr>
          <w:rFonts w:ascii="Calibri" w:hAnsi="Calibri" w:cs="Calibri"/>
          <w:color w:val="EE0000"/>
        </w:rPr>
      </w:pPr>
    </w:p>
    <w:p w14:paraId="0AF99DB8" w14:textId="4361710D" w:rsidR="002A0CEC" w:rsidRDefault="00F903DB" w:rsidP="008034E5">
      <w:pPr>
        <w:bidi w:val="0"/>
        <w:rPr>
          <w:rFonts w:ascii="Calibri" w:hAnsi="Calibri" w:cs="Calibri"/>
          <w:color w:val="EE0000"/>
        </w:rPr>
      </w:pPr>
      <w:r>
        <w:rPr>
          <w:rFonts w:ascii="Calibri" w:hAnsi="Calibri" w:cs="Calibri"/>
          <w:color w:val="EE0000"/>
        </w:rPr>
        <w:t>To complement the feasibility perspective defined above, Figure 8 presents the total cumulative emissions over the full modeling horizon for all scenarios, disaggregated by generation source. While Figure 7 characterizes which renewable shares are technically and economically attainable, this emissions view highlights the environmental implications across the feasible solution space. The results show a pronounced decline in cumulative emissions as renewable penetration increases, driven primarily by reduced</w:t>
      </w:r>
      <w:r>
        <w:rPr>
          <w:rFonts w:ascii="Calibri" w:hAnsi="Calibri" w:cs="Calibri"/>
          <w:color w:val="EE0000"/>
        </w:rPr>
        <w:t xml:space="preserve"> reliance on gas-fired generation. However, the transition is not uniform: large portions of the feasible space are associated with relatively similar emissions levels, followed by sharper reductions only at higher renewable shares. This pattern mirrors the plateau structure observed in the feasibility surface and underscores that not all feasible configurations deliver comparable emissions outcomes.</w:t>
      </w:r>
    </w:p>
    <w:p w14:paraId="7723996D" w14:textId="77777777" w:rsidR="00562253" w:rsidRPr="00562253" w:rsidRDefault="00F903DB" w:rsidP="00562253">
      <w:pPr>
        <w:bidi w:val="0"/>
        <w:rPr>
          <w:rFonts w:ascii="Calibri" w:hAnsi="Calibri" w:cs="Calibri"/>
          <w:color w:val="0070C0"/>
          <w:lang w:val=""/>
        </w:rPr>
      </w:pPr>
      <w:r>
        <w:rPr>
          <w:rFonts w:ascii="Calibri" w:hAnsi="Calibri" w:cs="Calibri"/>
          <w:color w:val="0070C0"/>
          <w:lang w:val=""/>
        </w:rPr>
        <w:t>The surface in Figure 7a reveals a clear joint dependency between system cost and land availability. Renewable penetration increases as either constraint is relaxed, but only within a bounded region. Moderate renewable shares can be achieved under relatively conservative assumptions on both cost and land. However, as penetration approaches higher levels, the surface gradually flattens into a plateau, indicating diminishing marginal returns.</w:t>
      </w:r>
    </w:p>
    <w:p w14:paraId="2BC1D034" w14:textId="77777777" w:rsidR="00562253" w:rsidRDefault="00F903DB" w:rsidP="00562253">
      <w:pPr>
        <w:bidi w:val="0"/>
        <w:rPr>
          <w:rFonts w:ascii="Calibri" w:hAnsi="Calibri" w:cs="Calibri"/>
          <w:color w:val="0070C0"/>
          <w:rtl/>
          <w:lang w:val=""/>
        </w:rPr>
      </w:pPr>
      <w:r>
        <w:rPr>
          <w:rFonts w:ascii="Calibri" w:hAnsi="Calibri" w:cs="Calibri"/>
          <w:color w:val="0070C0"/>
          <w:lang w:val=""/>
        </w:rPr>
        <w:t>Importantly, the figure highlights the coupled nature of economic and spatial constraints. For land availability constraints below approximately 750 km², the surface becomes nearly horizontal along the cost axis. This indicates that without sufficient land for solar expansion, allocating additional budget to the system yields virtually no increase in the renewable energy share achieved by 2050. Conversely, when land is no longer the primary bottleneck, even modest capital investments drive a steep ascent in</w:t>
      </w:r>
      <w:r>
        <w:rPr>
          <w:rFonts w:ascii="Calibri" w:hAnsi="Calibri" w:cs="Calibri"/>
          <w:color w:val="0070C0"/>
          <w:lang w:val=""/>
        </w:rPr>
        <w:t xml:space="preserve"> renewable penetration. High renewable shares are therefore </w:t>
      </w:r>
      <w:r>
        <w:rPr>
          <w:rFonts w:ascii="Calibri" w:hAnsi="Calibri" w:cs="Calibri"/>
          <w:color w:val="0070C0"/>
          <w:lang w:val=""/>
        </w:rPr>
        <w:t>attainable only when both economic and spatial constraints are simultaneously resolved.</w:t>
      </w:r>
    </w:p>
    <w:p w14:paraId="27BE6DB9" w14:textId="2D8AE5FB" w:rsidR="00027096" w:rsidRDefault="00027096" w:rsidP="00027096">
      <w:pPr>
        <w:bidi w:val="0"/>
        <w:rPr>
          <w:rFonts w:ascii="Calibri" w:hAnsi="Calibri" w:cs="Calibri"/>
          <w:color w:val="0070C0"/>
          <w:lang w:val=""/>
        </w:rPr>
      </w:pPr>
      <w:r>
        <w:rPr>
          <w:noProof/>
        </w:rPr>
        <w:drawing>
          <wp:inline distT="0" distB="0" distL="0" distR="0" wp14:anchorId="44A58E06" wp14:editId="054EEAB4">
            <wp:extent cx="5274310" cy="2476500"/>
            <wp:effectExtent l="0" t="0" r="2540" b="0"/>
            <wp:docPr id="295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4303" name=""/>
                    <pic:cNvPicPr/>
                  </pic:nvPicPr>
                  <pic:blipFill>
                    <a:blip r:embed="rId23"/>
                    <a:stretch>
                      <a:fillRect/>
                    </a:stretch>
                  </pic:blipFill>
                  <pic:spPr>
                    <a:xfrm>
                      <a:off x="0" y="0"/>
                      <a:ext cx="5274310" cy="2476500"/>
                    </a:xfrm>
                    <a:prstGeom prst="rect">
                      <a:avLst/>
                    </a:prstGeom>
                  </pic:spPr>
                </pic:pic>
              </a:graphicData>
            </a:graphic>
          </wp:inline>
        </w:drawing>
      </w:r>
    </w:p>
    <w:p w14:paraId="6F7316D5" w14:textId="10742640" w:rsidR="00C41244" w:rsidRPr="00562253" w:rsidRDefault="00B7546A" w:rsidP="00C41244">
      <w:pPr>
        <w:bidi w:val="0"/>
        <w:rPr>
          <w:rFonts w:ascii="Calibri" w:hAnsi="Calibri" w:cs="Calibri"/>
          <w:color w:val="0070C0"/>
          <w:lang w:val=""/>
        </w:rPr>
      </w:pPr>
      <w:r>
        <w:rPr>
          <w:noProof/>
        </w:rPr>
        <w:lastRenderedPageBreak/>
        <w:drawing>
          <wp:inline distT="0" distB="0" distL="0" distR="0" wp14:anchorId="52EC0D30" wp14:editId="373E9E55">
            <wp:extent cx="5274310" cy="2397125"/>
            <wp:effectExtent l="0" t="0" r="2540" b="3175"/>
            <wp:docPr id="10107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7584" name=""/>
                    <pic:cNvPicPr/>
                  </pic:nvPicPr>
                  <pic:blipFill>
                    <a:blip r:embed="rId24"/>
                    <a:stretch>
                      <a:fillRect/>
                    </a:stretch>
                  </pic:blipFill>
                  <pic:spPr>
                    <a:xfrm>
                      <a:off x="0" y="0"/>
                      <a:ext cx="5274310" cy="2397125"/>
                    </a:xfrm>
                    <a:prstGeom prst="rect">
                      <a:avLst/>
                    </a:prstGeom>
                  </pic:spPr>
                </pic:pic>
              </a:graphicData>
            </a:graphic>
          </wp:inline>
        </w:drawing>
      </w:r>
    </w:p>
    <w:p w14:paraId="39833AC6" w14:textId="06777890" w:rsidR="003F4D54" w:rsidRDefault="00F903DB" w:rsidP="003F4D54">
      <w:pPr>
        <w:bidi w:val="0"/>
        <w:jc w:val="center"/>
        <w:rPr>
          <w:i/>
          <w:iCs/>
          <w:color w:val="0070C0"/>
          <w:sz w:val="18"/>
          <w:szCs w:val="18"/>
        </w:rPr>
      </w:pPr>
      <w:r>
        <w:rPr>
          <w:i/>
          <w:iCs/>
          <w:color w:val="0070C0"/>
          <w:sz w:val="18"/>
          <w:szCs w:val="18"/>
        </w:rPr>
        <w:t>Figure 7b - Total cumulative emissions (all years) as a function of maximum system cost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3BB283CA" w:rsidR="00F420E0" w:rsidRPr="00D636D4" w:rsidRDefault="00E032CF" w:rsidP="00F420E0">
      <w:pPr>
        <w:bidi w:val="0"/>
        <w:jc w:val="right"/>
        <w:rPr>
          <w:rFonts w:ascii="Calibri" w:hAnsi="Calibri" w:cs="Calibri"/>
          <w:color w:val="E97132" w:themeColor="accent2"/>
          <w:rtl/>
          <w:lang w:val=""/>
        </w:rPr>
      </w:pPr>
      <w:r>
        <w:rPr>
          <w:rFonts w:ascii="Calibri" w:hAnsi="Calibri" w:cs="Calibri" w:hint="cs"/>
          <w:color w:val="E97132" w:themeColor="accent2"/>
          <w:rtl/>
          <w:lang w:val=""/>
        </w:rPr>
        <w:t xml:space="preserve">כיצד להציג את ההשקעה המוקדמת במתחדשות ואת ההשפעות שלה </w:t>
      </w:r>
      <w:r>
        <w:rPr>
          <w:rFonts w:ascii="Calibri" w:hAnsi="Calibri" w:cs="Calibri"/>
          <w:color w:val="E97132" w:themeColor="accent2"/>
          <w:rtl/>
          <w:lang w:val=""/>
        </w:rPr>
        <w:br/>
      </w:r>
      <w:r>
        <w:rPr>
          <w:rFonts w:ascii="Calibri" w:hAnsi="Calibri" w:cs="Calibri" w:hint="cs"/>
          <w:color w:val="E97132" w:themeColor="accent2"/>
          <w:rtl/>
          <w:lang w:val=""/>
        </w:rPr>
        <w:t xml:space="preserve">אופציה- לקחת תרחישים מייצגים ולראות את השפעת השקעה סכום כסף נוסף על הפליטות הפחמניות </w:t>
      </w:r>
      <w:r>
        <w:rPr>
          <w:rFonts w:ascii="Calibri" w:hAnsi="Calibri" w:cs="Calibri"/>
          <w:noProof/>
          <w:color w:val="E97132" w:themeColor="accent2"/>
          <w:lang w:val=""/>
        </w:rPr>
        <w:drawing>
          <wp:inline distT="0" distB="0" distL="0" distR="0" wp14:anchorId="4A76A1FE" wp14:editId="6211F35B">
            <wp:extent cx="4999429" cy="2895167"/>
            <wp:effectExtent l="0" t="0" r="0" b="635"/>
            <wp:docPr id="203733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8750" name=""/>
                    <pic:cNvPicPr/>
                  </pic:nvPicPr>
                  <pic:blipFill>
                    <a:blip r:embed="rId25"/>
                    <a:stretch>
                      <a:fillRect/>
                    </a:stretch>
                  </pic:blipFill>
                  <pic:spPr>
                    <a:xfrm>
                      <a:off x="0" y="0"/>
                      <a:ext cx="5002575" cy="2896989"/>
                    </a:xfrm>
                    <a:prstGeom prst="rect">
                      <a:avLst/>
                    </a:prstGeom>
                  </pic:spPr>
                </pic:pic>
              </a:graphicData>
            </a:graphic>
          </wp:inline>
        </w:drawing>
      </w:r>
    </w:p>
    <w:p w14:paraId="02A90FAE" w14:textId="69E1F39F" w:rsidR="003F4D54" w:rsidRPr="003F4D54" w:rsidRDefault="00F903DB" w:rsidP="00F420E0">
      <w:pPr>
        <w:bidi w:val="0"/>
        <w:rPr>
          <w:rFonts w:ascii="Calibri" w:hAnsi="Calibri" w:cs="Calibri"/>
          <w:color w:val="0070C0"/>
          <w:lang w:val=""/>
        </w:rPr>
      </w:pPr>
      <w:r>
        <w:rPr>
          <w:rFonts w:ascii="Calibri" w:hAnsi="Calibri" w:cs="Calibri"/>
          <w:color w:val="0070C0"/>
          <w:lang w:val=""/>
        </w:rPr>
        <w:t>While Figure 7a focuses on the renewable share in the target year of 2050, Figure 7b illustrates the corresponding impact on total cumulative emissions across the entire modeling horizon (2023–2050). The contrast between the two surfaces provides a critical operational insight regarding the timing of infrastructure investments. Although increasing the budget under constrained land scenarios fails to improve the 2050 renewable share, it profoundly reduces total cumulative emissions. This occurs because incre</w:t>
      </w:r>
      <w:r>
        <w:rPr>
          <w:rFonts w:ascii="Calibri" w:hAnsi="Calibri" w:cs="Calibri"/>
          <w:color w:val="0070C0"/>
          <w:lang w:val=""/>
        </w:rPr>
        <w:t>ased capital availability allows the optimization solver to accelerate the construction of renewable and storage infrastructure—subject to ramping limits—earlier in the planning horizon. This expedited transition displaces fossil-fired generation in the intermediate decades, thereby averting millions of tons of carbon dioxide equivalent over the system's lifetime, even if the end-state configuration remains constrained by land.</w:t>
      </w:r>
    </w:p>
    <w:p w14:paraId="2ACB2622" w14:textId="77777777" w:rsidR="003F4D54" w:rsidRPr="003F4D54" w:rsidRDefault="00F903DB" w:rsidP="003F4D54">
      <w:pPr>
        <w:bidi w:val="0"/>
        <w:rPr>
          <w:rFonts w:ascii="Calibri" w:hAnsi="Calibri" w:cs="Calibri"/>
          <w:color w:val="0070C0"/>
          <w:lang w:val=""/>
        </w:rPr>
      </w:pPr>
      <w:r>
        <w:rPr>
          <w:rFonts w:ascii="Calibri" w:hAnsi="Calibri" w:cs="Calibri"/>
          <w:color w:val="0070C0"/>
          <w:lang w:val=""/>
        </w:rPr>
        <w:lastRenderedPageBreak/>
        <w:t>Furthermore, Figure 7b reveals a distinct economic saturation threshold. As the maximum system cost constraint is relaxed, total emissions drop precipitously (forming a steep cliff), but this reduction abruptly halts as the budget approaches approximately 4.2–4.3 × 10¹¹ NIS. Beyond this investment threshold, the surface transitions into a wide, flat plateau. At this point, the system is fully saturated; it either exhausts the maximum allotted land or hits absolute physical build-rate constraints. Consequent</w:t>
      </w:r>
      <w:r>
        <w:rPr>
          <w:rFonts w:ascii="Calibri" w:hAnsi="Calibri" w:cs="Calibri"/>
          <w:color w:val="0070C0"/>
          <w:lang w:val=""/>
        </w:rPr>
        <w:t>ly, any further capital injected into the system provides zero marginal benefit in terms of emissions mitigation. This underscores a fundamental policy constraint: beyond a specific investment threshold, financial resources cannot substitute for the alleviation of physical and spatial bottlenecks.</w:t>
      </w: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1CE38890" w14:textId="170B2F36" w:rsidR="00CD1856" w:rsidRDefault="00F903DB" w:rsidP="008034E5">
      <w:pPr>
        <w:bidi w:val="0"/>
        <w:rPr>
          <w:rFonts w:ascii="Calibri" w:hAnsi="Calibri" w:cs="Calibri"/>
        </w:rPr>
      </w:pPr>
      <w:r>
        <w:rPr>
          <w:rFonts w:ascii="Calibri" w:hAnsi="Calibri" w:cs="Calibri"/>
        </w:rPr>
        <w:t>Overall, Figure 7 defines the outer envelope within which all modeled scenarios operate. It provides a system-level perspective on feasibility, framing renewable penetration not as a linear function of investment or land expansion, but as an outcome emerging from their interaction. The following sections examine how this feasibility space manifests in correlations between system indicators and in the internal composition of generation, storage, and costs.</w:t>
      </w:r>
    </w:p>
    <w:p w14:paraId="3EA74962" w14:textId="77777777" w:rsidR="00CD1856" w:rsidRDefault="00CD1856" w:rsidP="008034E5">
      <w:pPr>
        <w:bidi w:val="0"/>
        <w:rPr>
          <w:rFonts w:ascii="Calibri" w:hAnsi="Calibri" w:cs="Calibri"/>
        </w:rPr>
      </w:pPr>
    </w:p>
    <w:p w14:paraId="1C3C9D9B" w14:textId="77777777" w:rsidR="009A2E69" w:rsidRPr="009A2E69" w:rsidRDefault="00F903DB" w:rsidP="008034E5">
      <w:pPr>
        <w:pStyle w:val="Heading2"/>
        <w:bidi w:val="0"/>
      </w:pPr>
      <w:bookmarkStart w:id="51" w:name="_Toc223013398"/>
      <w:r>
        <w:t>3.3 Statistical relationships between key system indicators</w:t>
      </w:r>
      <w:bookmarkEnd w:id="51"/>
    </w:p>
    <w:p w14:paraId="5C76F7E8" w14:textId="77777777" w:rsidR="009A2E69" w:rsidRPr="009A2E69" w:rsidRDefault="009A2E69" w:rsidP="008034E5">
      <w:pPr>
        <w:bidi w:val="0"/>
        <w:rPr>
          <w:rFonts w:ascii="Calibri" w:hAnsi="Calibri" w:cs="Calibri"/>
          <w:rtl/>
        </w:rPr>
      </w:pPr>
    </w:p>
    <w:p w14:paraId="5B116CC0" w14:textId="4E879246" w:rsidR="009A2E69" w:rsidRPr="009A2E69" w:rsidRDefault="00F903DB" w:rsidP="008034E5">
      <w:pPr>
        <w:bidi w:val="0"/>
        <w:rPr>
          <w:rFonts w:ascii="Calibri" w:hAnsi="Calibri" w:cs="Calibri"/>
        </w:rPr>
      </w:pPr>
      <w:r>
        <w:rPr>
          <w:rFonts w:ascii="Calibri" w:hAnsi="Calibri" w:cs="Calibri"/>
        </w:rPr>
        <w:t>This section examines the statistical relationships between key system indicators across the full set of modeled scenarios, to characterize the internal structure of the solution space explored by the optimization model. Figure 9 presents a Pearson correlation matrix capturing linear associations between renewable penetration, system cost, solar land use, installed capacities, curtailment, and emissions-related indicators for all 102 scenarios.</w:t>
      </w:r>
      <w:r>
        <w:rPr>
          <w:noProof/>
        </w:rPr>
        <w:t xml:space="preserve"> </w:t>
      </w:r>
    </w:p>
    <w:p w14:paraId="4B018008" w14:textId="77777777" w:rsidR="00DC338B" w:rsidRDefault="00DC338B" w:rsidP="008034E5">
      <w:pPr>
        <w:bidi w:val="0"/>
        <w:rPr>
          <w:rFonts w:ascii="Calibri" w:hAnsi="Calibri" w:cs="Calibri"/>
        </w:rPr>
      </w:pPr>
    </w:p>
    <w:p w14:paraId="0A541B07" w14:textId="77777777" w:rsidR="006930D1" w:rsidRPr="006930D1" w:rsidRDefault="00F903DB" w:rsidP="008034E5">
      <w:pPr>
        <w:pStyle w:val="Heading2"/>
        <w:bidi w:val="0"/>
      </w:pPr>
      <w:bookmarkStart w:id="52" w:name="_Toc223013399"/>
      <w:r>
        <w:t>3.4 Energy balance and demand coverage in 2050</w:t>
      </w:r>
      <w:bookmarkEnd w:id="52"/>
    </w:p>
    <w:p w14:paraId="55110721" w14:textId="4702E852" w:rsidR="006930D1" w:rsidRDefault="00F903DB" w:rsidP="008034E5">
      <w:pPr>
        <w:bidi w:val="0"/>
        <w:rPr>
          <w:rFonts w:ascii="Calibri" w:hAnsi="Calibri" w:cs="Calibri"/>
        </w:rPr>
      </w:pPr>
      <w:r>
        <w:rPr>
          <w:rFonts w:ascii="Calibri" w:hAnsi="Calibri" w:cs="Calibri"/>
        </w:rPr>
        <w:t>This section examines how electricity demand in 2050 is met across the full set of modeled scenarios, focusing on the composition of annual energy supply and the role of different technologies in covering demand. Figure 10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 xml:space="preserve">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w:t>
      </w:r>
      <w:r>
        <w:rPr>
          <w:rFonts w:ascii="Calibri" w:hAnsi="Calibri" w:cs="Calibri"/>
        </w:rPr>
        <w:lastRenderedPageBreak/>
        <w:t>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65B100E1" w:rsidR="00104F73" w:rsidRDefault="004504D4" w:rsidP="008034E5">
      <w:pPr>
        <w:keepNext/>
        <w:bidi w:val="0"/>
      </w:pPr>
      <w:r>
        <w:rPr>
          <w:noProof/>
        </w:rPr>
        <w:drawing>
          <wp:inline distT="0" distB="0" distL="0" distR="0" wp14:anchorId="527BA0C9" wp14:editId="0E334CE8">
            <wp:extent cx="5274310" cy="2449830"/>
            <wp:effectExtent l="0" t="0" r="2540" b="7620"/>
            <wp:docPr id="136045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53705" name=""/>
                    <pic:cNvPicPr/>
                  </pic:nvPicPr>
                  <pic:blipFill>
                    <a:blip r:embed="rId26"/>
                    <a:stretch>
                      <a:fillRect/>
                    </a:stretch>
                  </pic:blipFill>
                  <pic:spPr>
                    <a:xfrm>
                      <a:off x="0" y="0"/>
                      <a:ext cx="5274310" cy="2449830"/>
                    </a:xfrm>
                    <a:prstGeom prst="rect">
                      <a:avLst/>
                    </a:prstGeom>
                  </pic:spPr>
                </pic:pic>
              </a:graphicData>
            </a:graphic>
          </wp:inline>
        </w:drawing>
      </w:r>
      <w:r>
        <w:rPr>
          <w:noProof/>
        </w:rPr>
        <w:t xml:space="preserve"> </w:t>
      </w:r>
    </w:p>
    <w:p w14:paraId="3A57654E" w14:textId="66ACD2C5" w:rsidR="00104F73" w:rsidRPr="00703A95" w:rsidRDefault="00F903DB" w:rsidP="008034E5">
      <w:pPr>
        <w:pStyle w:val="Caption"/>
        <w:bidi w:val="0"/>
        <w:jc w:val="center"/>
        <w:rPr>
          <w:rFonts w:ascii="Calibri" w:hAnsi="Calibri" w:cs="Calibri"/>
          <w:color w:val="0070C0"/>
          <w:rtl/>
        </w:rPr>
      </w:pPr>
      <w:bookmarkStart w:id="53" w:name="_Toc223013448"/>
      <w:commentRangeStart w:id="54"/>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10</w:t>
      </w:r>
      <w:r>
        <w:rPr>
          <w:noProof/>
          <w:color w:val="0070C0"/>
        </w:rPr>
        <w:fldChar w:fldCharType="end"/>
      </w:r>
      <w:commentRangeEnd w:id="54"/>
      <w:r>
        <w:rPr>
          <w:rStyle w:val="CommentReference"/>
          <w:noProof/>
          <w:color w:val="0070C0"/>
          <w:sz w:val="18"/>
          <w:szCs w:val="18"/>
        </w:rPr>
        <w:commentReference w:id="54"/>
      </w:r>
      <w:r>
        <w:rPr>
          <w:noProof/>
          <w:color w:val="0070C0"/>
        </w:rPr>
        <w:t xml:space="preserve"> - Annual electricity demand coverage and generation mix in 2050 across all scenarios</w:t>
      </w:r>
      <w:bookmarkEnd w:id="53"/>
    </w:p>
    <w:p w14:paraId="79A0DA91" w14:textId="77777777" w:rsidR="00823B97" w:rsidRPr="00DF7DB7" w:rsidRDefault="00F903DB" w:rsidP="008034E5">
      <w:pPr>
        <w:bidi w:val="0"/>
        <w:rPr>
          <w:rFonts w:ascii="Calibri" w:hAnsi="Calibri" w:cs="Calibri"/>
          <w:color w:val="3A7C22" w:themeColor="accent6" w:themeShade="BF"/>
        </w:rPr>
      </w:pPr>
      <w:r>
        <w:rPr>
          <w:rFonts w:ascii="Calibri" w:hAnsi="Calibri" w:cs="Calibri"/>
          <w:color w:val="3A7C22" w:themeColor="accent6" w:themeShade="BF"/>
        </w:rPr>
        <w:t>A notable exception is the nuclear scenario, in which a constant baseload contribution replaces a substantial share of gas-fired generation. In this configuration, nuclear power provides a stable, low-emission supply that reduces reliance on both gas dispatch and storage cycling, while maintaining full demand coverage. This illustrates that firm low-carbon generation can partially substitute for flexibility resources, albeit under markedly different infrastructural and policy assumptions.</w:t>
      </w:r>
    </w:p>
    <w:p w14:paraId="01412C8C" w14:textId="77777777" w:rsidR="00823B97" w:rsidRDefault="00823B97" w:rsidP="008034E5">
      <w:pPr>
        <w:bidi w:val="0"/>
        <w:rPr>
          <w:rFonts w:ascii="Calibri" w:hAnsi="Calibri" w:cs="Calibri"/>
        </w:rPr>
      </w:pPr>
    </w:p>
    <w:p w14:paraId="1A4A7AA2" w14:textId="2AEDD640" w:rsidR="00DC338B" w:rsidRPr="006930D1" w:rsidRDefault="00F903DB" w:rsidP="008034E5">
      <w:pPr>
        <w:bidi w:val="0"/>
        <w:rPr>
          <w:rFonts w:ascii="Calibri" w:hAnsi="Calibri" w:cs="Calibri"/>
          <w:rtl/>
        </w:rPr>
      </w:pPr>
      <w:r>
        <w:rPr>
          <w:rFonts w:ascii="Calibri" w:hAnsi="Calibri" w:cs="Calibri"/>
        </w:rPr>
        <w:t>Overall, Figure 10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w:t>
      </w:r>
      <w:r>
        <w:rPr>
          <w:rFonts w:ascii="Calibri" w:hAnsi="Calibri" w:cs="Calibri"/>
        </w:rPr>
        <w:t>ing section.</w:t>
      </w:r>
    </w:p>
    <w:p w14:paraId="5CABFB4E" w14:textId="77777777" w:rsidR="00DC338B" w:rsidRDefault="00DC338B" w:rsidP="008034E5">
      <w:pPr>
        <w:bidi w:val="0"/>
        <w:rPr>
          <w:rFonts w:ascii="Calibri" w:hAnsi="Calibri" w:cs="Calibri"/>
        </w:rPr>
      </w:pPr>
    </w:p>
    <w:p w14:paraId="7BF498EA" w14:textId="0CA81E5A" w:rsidR="00A146C2" w:rsidRPr="00A146C2" w:rsidRDefault="00F903DB" w:rsidP="008034E5">
      <w:pPr>
        <w:pStyle w:val="Heading2"/>
        <w:bidi w:val="0"/>
      </w:pPr>
      <w:bookmarkStart w:id="55" w:name="_Toc223013400"/>
      <w:r>
        <w:t>3.5 Cost efficiency and system cost structure in 2050 – selected scenarios</w:t>
      </w:r>
      <w:bookmarkEnd w:id="55"/>
    </w:p>
    <w:p w14:paraId="719B4255" w14:textId="77777777" w:rsidR="00A146C2" w:rsidRPr="00A146C2" w:rsidRDefault="00A146C2" w:rsidP="008034E5">
      <w:pPr>
        <w:bidi w:val="0"/>
        <w:rPr>
          <w:rFonts w:ascii="Calibri" w:hAnsi="Calibri" w:cs="Calibri"/>
          <w:rtl/>
        </w:rPr>
      </w:pPr>
    </w:p>
    <w:p w14:paraId="6C4CB249" w14:textId="08AAF227" w:rsidR="00A146C2" w:rsidRPr="00A146C2" w:rsidRDefault="00F903DB" w:rsidP="008034E5">
      <w:pPr>
        <w:bidi w:val="0"/>
        <w:rPr>
          <w:rFonts w:ascii="Calibri" w:hAnsi="Calibri" w:cs="Calibri"/>
        </w:rPr>
      </w:pPr>
      <w:r>
        <w:rPr>
          <w:rFonts w:ascii="Calibri" w:hAnsi="Calibri" w:cs="Calibri"/>
        </w:rPr>
        <w:t xml:space="preserve">Following the characterization of the full feasible solution space, the analysis now narrows its focus to a subset of scenarios selected based on economic efficiency. </w:t>
      </w:r>
      <w:r>
        <w:rPr>
          <w:rFonts w:ascii="Calibri" w:hAnsi="Calibri" w:cs="Calibri"/>
        </w:rPr>
        <w:lastRenderedPageBreak/>
        <w:t>This subsection introduces the cost-based filtering criterion and examines the system cost structure of the selected scenarios in 2050.</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4F9FB604" w:rsidR="00160C52" w:rsidRPr="005E0993" w:rsidRDefault="007A7C5E" w:rsidP="00160C52">
      <w:pPr>
        <w:bidi w:val="0"/>
        <w:rPr>
          <w:noProof/>
          <w:color w:val="3A7C22" w:themeColor="accent6" w:themeShade="BF"/>
        </w:rPr>
      </w:pPr>
      <w:r>
        <w:rPr>
          <w:noProof/>
        </w:rPr>
        <w:drawing>
          <wp:inline distT="0" distB="0" distL="0" distR="0" wp14:anchorId="3D16A812" wp14:editId="42B345EE">
            <wp:extent cx="5274310" cy="2528570"/>
            <wp:effectExtent l="0" t="0" r="2540" b="5080"/>
            <wp:docPr id="1411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903" name=""/>
                    <pic:cNvPicPr/>
                  </pic:nvPicPr>
                  <pic:blipFill>
                    <a:blip r:embed="rId27"/>
                    <a:stretch>
                      <a:fillRect/>
                    </a:stretch>
                  </pic:blipFill>
                  <pic:spPr>
                    <a:xfrm>
                      <a:off x="0" y="0"/>
                      <a:ext cx="5274310" cy="2528570"/>
                    </a:xfrm>
                    <a:prstGeom prst="rect">
                      <a:avLst/>
                    </a:prstGeom>
                  </pic:spPr>
                </pic:pic>
              </a:graphicData>
            </a:graphic>
          </wp:inline>
        </w:drawing>
      </w:r>
    </w:p>
    <w:p w14:paraId="2A0B3FBA" w14:textId="0CAA5E34" w:rsidR="00A75047" w:rsidRPr="00DC0EEB" w:rsidRDefault="00F903DB" w:rsidP="00DC0EEB">
      <w:pPr>
        <w:bidi w:val="0"/>
        <w:jc w:val="center"/>
        <w:rPr>
          <w:noProof/>
          <w:color w:val="0070C0"/>
        </w:rPr>
      </w:pPr>
      <w:commentRangeStart w:id="56"/>
      <w:r>
        <w:rPr>
          <w:i/>
          <w:iCs/>
          <w:color w:val="0070C0"/>
          <w:sz w:val="18"/>
          <w:szCs w:val="18"/>
        </w:rPr>
        <w:t>Figure 11 - Social LCOE vs Direct LCOE in 2050</w:t>
      </w:r>
      <w:commentRangeEnd w:id="56"/>
      <w:r w:rsidRPr="00DC0EEB">
        <w:rPr>
          <w:rStyle w:val="CommentReference"/>
          <w:noProof/>
          <w:color w:val="0070C0"/>
          <w:sz w:val="24"/>
          <w:szCs w:val="24"/>
        </w:rPr>
        <w:commentReference w:id="56"/>
      </w:r>
    </w:p>
    <w:p w14:paraId="56631584" w14:textId="79C204BA" w:rsidR="00A146C2" w:rsidRPr="00744CE6" w:rsidRDefault="00F903DB" w:rsidP="008034E5">
      <w:pPr>
        <w:bidi w:val="0"/>
        <w:rPr>
          <w:rFonts w:ascii="Calibri" w:hAnsi="Calibri" w:cs="Calibri"/>
          <w:color w:val="E97132" w:themeColor="accent2"/>
        </w:rPr>
      </w:pPr>
      <w:r>
        <w:rPr>
          <w:rFonts w:ascii="Calibri" w:hAnsi="Calibri" w:cs="Calibri"/>
          <w:color w:val="3A7C22" w:themeColor="accent6" w:themeShade="BF"/>
        </w:rPr>
        <w:t>.</w:t>
      </w:r>
    </w:p>
    <w:p w14:paraId="01CD95F6" w14:textId="1B583121" w:rsidR="00390E3A" w:rsidRPr="00744CE6" w:rsidRDefault="00744CE6" w:rsidP="00744CE6">
      <w:pPr>
        <w:bidi w:val="0"/>
        <w:jc w:val="right"/>
        <w:rPr>
          <w:rFonts w:ascii="Calibri" w:hAnsi="Calibri" w:cs="Calibri"/>
          <w:color w:val="E97132" w:themeColor="accent2"/>
          <w:rtl/>
        </w:rPr>
      </w:pPr>
      <w:r>
        <w:rPr>
          <w:rFonts w:ascii="Calibri" w:hAnsi="Calibri" w:cs="Calibri" w:hint="cs"/>
          <w:color w:val="E97132" w:themeColor="accent2"/>
          <w:rtl/>
        </w:rPr>
        <w:t>לבדוק היוון</w:t>
      </w:r>
      <w:r>
        <w:rPr>
          <w:rFonts w:ascii="Calibri" w:hAnsi="Calibri" w:cs="Calibri"/>
          <w:color w:val="E97132" w:themeColor="accent2"/>
          <w:rtl/>
        </w:rPr>
        <w:br/>
      </w:r>
      <w:r>
        <w:rPr>
          <w:rFonts w:ascii="Calibri" w:hAnsi="Calibri" w:cs="Calibri" w:hint="cs"/>
          <w:color w:val="E97132" w:themeColor="accent2"/>
          <w:rtl/>
        </w:rPr>
        <w:t>לבדוק ביחס להיום(10% מתחדשות)</w:t>
      </w:r>
      <w:r>
        <w:rPr>
          <w:rFonts w:ascii="Calibri" w:hAnsi="Calibri" w:cs="Calibri"/>
          <w:color w:val="E97132" w:themeColor="accent2"/>
        </w:rPr>
        <w:t xml:space="preserve"> </w:t>
      </w:r>
    </w:p>
    <w:p w14:paraId="2E88400A" w14:textId="77777777" w:rsidR="00FB1BB3" w:rsidRPr="00FB1BB3" w:rsidRDefault="00F903DB" w:rsidP="00FB1BB3">
      <w:pPr>
        <w:bidi w:val="0"/>
        <w:rPr>
          <w:rFonts w:ascii="Calibri" w:hAnsi="Calibri" w:cs="Calibri"/>
          <w:color w:val="0070C0"/>
          <w:lang w:val=""/>
        </w:rPr>
      </w:pPr>
      <w:commentRangeStart w:id="57"/>
      <w:r>
        <w:rPr>
          <w:rFonts w:ascii="Calibri" w:hAnsi="Calibri" w:cs="Calibri"/>
          <w:color w:val="0070C0"/>
          <w:lang w:val=""/>
        </w:rPr>
        <w:t>Figure 11a presents the average direct system cost (LCOE) in 2050 for the selected cost-efficient scenarios. Expanding the analysis across a broader spectrum of renewable penetration reveals a distinct U-shaped cost curve, challenging the assumption that decarbonization inherently increases electricity prices. As the renewable share increases from approximately 48% to 83%, the average direct cost per kWh steadily declines. In this range, the integration of zero-marginal-cost solar and battery storage effect</w:t>
      </w:r>
      <w:r>
        <w:rPr>
          <w:rFonts w:ascii="Calibri" w:hAnsi="Calibri" w:cs="Calibri"/>
          <w:color w:val="0070C0"/>
          <w:lang w:val=""/>
        </w:rPr>
        <w:t xml:space="preserve">ively displaces expensive fossil fuel operational expenditures (OPEX) without incurring severe curtailment penalties. The direct LCOE reaches a minimum economic 'sweet spot' around 83% renewable penetration. However, pushing the system beyond this threshold toward deeper decarbonization (approaching 92%) reverses this trend. Achieving these very high renewable shares requires disproportionate capital investments in redundant solar capacity and large-scale seasonal storage to bridge prolonged periods of low </w:t>
      </w:r>
      <w:r>
        <w:rPr>
          <w:rFonts w:ascii="Calibri" w:hAnsi="Calibri" w:cs="Calibri"/>
          <w:color w:val="0070C0"/>
          <w:lang w:val=""/>
        </w:rPr>
        <w:t>generation, thereby driving the direct engineering costs back up.</w:t>
      </w:r>
    </w:p>
    <w:p w14:paraId="3C0D86BE" w14:textId="77777777" w:rsidR="00FB1BB3" w:rsidRPr="00FB1BB3" w:rsidRDefault="00F903DB" w:rsidP="00FB1BB3">
      <w:pPr>
        <w:bidi w:val="0"/>
        <w:rPr>
          <w:rFonts w:ascii="Calibri" w:hAnsi="Calibri" w:cs="Calibri"/>
          <w:color w:val="0070C0"/>
          <w:lang w:val=""/>
        </w:rPr>
      </w:pPr>
      <w:r>
        <w:rPr>
          <w:rFonts w:ascii="Calibri" w:hAnsi="Calibri" w:cs="Calibri"/>
          <w:color w:val="0070C0"/>
          <w:lang w:val=""/>
        </w:rPr>
        <w:t>To provide a comprehensive macroeconomic perspective, Figure 11b compares this Direct LCOE with the Social LCOE, which explicitly internalizes the external costs of greenhouse gas emissions, air pollution, and end-of-life infrastructure provisions. This comparison fundamentally alters the economic narrative. In fossil-dominated scenarios (e.g., ~48% renewable penetration), the gap between direct and social costs is vast; the true cost to the national economy is overwhelmingly dominated by unpriced externali</w:t>
      </w:r>
      <w:r>
        <w:rPr>
          <w:rFonts w:ascii="Calibri" w:hAnsi="Calibri" w:cs="Calibri"/>
          <w:color w:val="0070C0"/>
          <w:lang w:val=""/>
        </w:rPr>
        <w:t xml:space="preserve">ties. As renewable deployment scales, this externalities gap shrinks dramatically. Consequently, the Social LCOE exhibits a steep and monotonic decline across the entire spectrum. This demonstrates that while very high renewable configurations (above 85%) may impose a structural cost premium on the direct power system budget due to storage redundancy, they conclusively remain </w:t>
      </w:r>
      <w:r>
        <w:rPr>
          <w:rFonts w:ascii="Calibri" w:hAnsi="Calibri" w:cs="Calibri"/>
          <w:color w:val="0070C0"/>
          <w:lang w:val=""/>
        </w:rPr>
        <w:lastRenderedPageBreak/>
        <w:t>the most economically efficient choice for the national economy when environmental damages are accurately accounted for.</w:t>
      </w:r>
      <w:commentRangeEnd w:id="57"/>
      <w:r w:rsidRPr="00FB1BB3">
        <w:rPr>
          <w:rStyle w:val="CommentReference"/>
          <w:rFonts w:ascii="Calibri" w:hAnsi="Calibri" w:cs="Calibri"/>
          <w:color w:val="0070C0"/>
          <w:sz w:val="24"/>
          <w:szCs w:val="24"/>
          <w:lang w:val=""/>
        </w:rPr>
        <w:commentReference w:id="57"/>
      </w:r>
    </w:p>
    <w:p w14:paraId="4D1FC9EF" w14:textId="77777777" w:rsidR="00FB1BB3" w:rsidRPr="004A20D0" w:rsidRDefault="00FB1BB3" w:rsidP="008034E5">
      <w:pPr>
        <w:bidi w:val="0"/>
        <w:rPr>
          <w:rFonts w:ascii="Calibri" w:hAnsi="Calibri" w:cs="Calibri"/>
          <w:rtl/>
        </w:rPr>
      </w:pPr>
    </w:p>
    <w:p w14:paraId="323D4963" w14:textId="42805776" w:rsidR="00A146C2" w:rsidRDefault="00F903DB" w:rsidP="00FB1BB3">
      <w:pPr>
        <w:bidi w:val="0"/>
        <w:rPr>
          <w:rFonts w:ascii="Calibri" w:hAnsi="Calibri" w:cs="Calibri"/>
          <w:color w:val="EE0000"/>
          <w:rtl/>
        </w:rPr>
      </w:pPr>
      <w:r>
        <w:rPr>
          <w:rFonts w:ascii="Calibri" w:hAnsi="Calibri" w:cs="Calibri"/>
          <w:color w:val="000000" w:themeColor="text1"/>
        </w:rPr>
        <w:t>To better understand the drivers underlying these cost outcomes, Figure 12 presents the annual system cost in 2050 decomposed into capital expenditures (CAPEX), operational expenditures (OPEX), and external costs by technology for the selected scenarios. While CAPEX and OPEX are incorporated within the optimization through the cumulative budget constraint, the objective function itself minimizes emissions rather than total cost</w:t>
      </w:r>
      <w:r>
        <w:rPr>
          <w:rFonts w:ascii="Calibri" w:hAnsi="Calibri" w:cs="Calibri"/>
          <w:color w:val="EE0000"/>
        </w:rPr>
        <w:t xml:space="preserve">. </w:t>
      </w:r>
      <w:r>
        <w:rPr>
          <w:rFonts w:ascii="Calibri" w:hAnsi="Calibri" w:cs="Calibri"/>
          <w:color w:val="000000" w:themeColor="text1"/>
        </w:rPr>
        <w:t>The external cost component shown here is evaluated ex-post based on the optimized capacities and dispatch outcomes</w:t>
      </w:r>
      <w:r>
        <w:rPr>
          <w:rFonts w:ascii="Calibri" w:hAnsi="Calibri" w:cs="Calibri" w:hint="cs"/>
          <w:color w:val="000000" w:themeColor="text1"/>
          <w:rtl/>
        </w:rPr>
        <w:t>,</w:t>
      </w:r>
      <w:r>
        <w:rPr>
          <w:rFonts w:ascii="Calibri" w:hAnsi="Calibri" w:cs="Calibri"/>
          <w:color w:val="000000" w:themeColor="text1"/>
          <w:rtl/>
        </w:rPr>
        <w:br/>
      </w:r>
      <w:r>
        <w:rPr>
          <w:rFonts w:ascii="Calibri" w:hAnsi="Calibri" w:cs="Calibri"/>
          <w:color w:val="EE0000"/>
        </w:rPr>
        <w:t>These monetized externalities therefore provide an additional comparative lens rather than influencing the optimization results. The figures show that total system cost increases systematically with renewable penetration, and that this increase is primarily driven by capital investments rather than operating costs. Solar and battery technologies account for most system expenditures across all selected scenarios, with CAPEX constituting the dominant component as renewable penetration rises.</w:t>
      </w:r>
    </w:p>
    <w:p w14:paraId="4D27A23B" w14:textId="07A337D9" w:rsidR="00430602" w:rsidRPr="00430602" w:rsidRDefault="00F903DB" w:rsidP="00430602">
      <w:pPr>
        <w:bidi w:val="0"/>
        <w:rPr>
          <w:rFonts w:ascii="Calibri" w:hAnsi="Calibri" w:cs="Calibri"/>
          <w:color w:val="0070C0"/>
          <w:lang w:val=""/>
        </w:rPr>
      </w:pPr>
      <w:r>
        <w:rPr>
          <w:rFonts w:ascii="Calibri" w:hAnsi="Calibri" w:cs="Calibri"/>
          <w:color w:val="0070C0"/>
          <w:lang w:val=""/>
        </w:rPr>
        <w:t>providing an additional comparative lens.</w:t>
      </w:r>
    </w:p>
    <w:p w14:paraId="048794B8" w14:textId="77777777" w:rsidR="00430602" w:rsidRPr="00430602" w:rsidRDefault="00F903DB" w:rsidP="00430602">
      <w:pPr>
        <w:bidi w:val="0"/>
        <w:rPr>
          <w:rFonts w:ascii="Calibri" w:hAnsi="Calibri" w:cs="Calibri"/>
          <w:color w:val="0070C0"/>
          <w:lang w:val=""/>
        </w:rPr>
      </w:pPr>
      <w:r>
        <w:rPr>
          <w:rFonts w:ascii="Calibri" w:hAnsi="Calibri" w:cs="Calibri"/>
          <w:color w:val="0070C0"/>
          <w:lang w:val=""/>
        </w:rPr>
        <w:t xml:space="preserve">Crucially, the expanded spectrum of scenarios contradicts the assumption that higher renewable penetration inherently inflates the total socioeconomic burden. When accounting for externalities, the total annual system cost </w:t>
      </w:r>
      <w:r>
        <w:rPr>
          <w:rFonts w:ascii="Calibri" w:hAnsi="Calibri" w:cs="Calibri"/>
          <w:i/>
          <w:iCs/>
          <w:color w:val="0070C0"/>
          <w:lang w:val=""/>
        </w:rPr>
        <w:t>decreases</w:t>
      </w:r>
      <w:r>
        <w:rPr>
          <w:rFonts w:ascii="Calibri" w:hAnsi="Calibri" w:cs="Calibri"/>
          <w:color w:val="0070C0"/>
          <w:lang w:val=""/>
        </w:rPr>
        <w:t xml:space="preserve"> systematically as renewable penetration rises, driven by a massive reduction in climate and air pollution damages (the dark grey component). Focusing strictly on direct system costs (the colored components), the figure illustrates a fundamental structural shift in the power sector's economy rather than a simple cost escalation. At lower renewable shares (e.g., ~48%), the system is OPEX-dominated, relying heavily on continuous operational expenditures for fossil fuel combustion. As renewable penetration inc</w:t>
      </w:r>
      <w:r>
        <w:rPr>
          <w:rFonts w:ascii="Calibri" w:hAnsi="Calibri" w:cs="Calibri"/>
          <w:color w:val="0070C0"/>
          <w:lang w:val=""/>
        </w:rPr>
        <w:t>reases, these operational costs are progressively replaced by upfront capital investments. In the highest renewable scenarios, solar and battery CAPEX constitute the dominant direct system expenditures. This confirms that deep decarbonization transforms the electricity grid from a high-OPEX, high-externality model into a CAPEX-intensive, low-externality infrastructure, keeping direct annual costs relatively stable while drastically reducing the overall cost to society.</w:t>
      </w:r>
    </w:p>
    <w:p w14:paraId="3EDCC8A4" w14:textId="77777777" w:rsidR="00430602" w:rsidRPr="00430602" w:rsidRDefault="00430602" w:rsidP="00430602">
      <w:pPr>
        <w:bidi w:val="0"/>
        <w:rPr>
          <w:rFonts w:ascii="Calibri" w:hAnsi="Calibri" w:cs="Calibri"/>
          <w:color w:val="EE0000"/>
          <w:lang w:val=""/>
        </w:rPr>
      </w:pPr>
    </w:p>
    <w:p w14:paraId="4748D733" w14:textId="6C57078E" w:rsidR="00DD098E" w:rsidRDefault="00000F0A" w:rsidP="008034E5">
      <w:pPr>
        <w:keepNext/>
        <w:bidi w:val="0"/>
      </w:pPr>
      <w:r>
        <w:rPr>
          <w:noProof/>
        </w:rPr>
        <w:drawing>
          <wp:inline distT="0" distB="0" distL="0" distR="0" wp14:anchorId="61C9D64F" wp14:editId="5136478F">
            <wp:extent cx="5274310" cy="2534285"/>
            <wp:effectExtent l="0" t="0" r="2540" b="0"/>
            <wp:docPr id="2432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3604" name=""/>
                    <pic:cNvPicPr/>
                  </pic:nvPicPr>
                  <pic:blipFill>
                    <a:blip r:embed="rId28"/>
                    <a:stretch>
                      <a:fillRect/>
                    </a:stretch>
                  </pic:blipFill>
                  <pic:spPr>
                    <a:xfrm>
                      <a:off x="0" y="0"/>
                      <a:ext cx="5274310" cy="2534285"/>
                    </a:xfrm>
                    <a:prstGeom prst="rect">
                      <a:avLst/>
                    </a:prstGeom>
                  </pic:spPr>
                </pic:pic>
              </a:graphicData>
            </a:graphic>
          </wp:inline>
        </w:drawing>
      </w:r>
      <w:r>
        <w:rPr>
          <w:noProof/>
        </w:rPr>
        <w:t xml:space="preserve"> </w:t>
      </w:r>
    </w:p>
    <w:p w14:paraId="74352C09" w14:textId="043AD82E" w:rsidR="00A146C2" w:rsidRPr="00B4367A" w:rsidRDefault="00F903DB" w:rsidP="008034E5">
      <w:pPr>
        <w:pStyle w:val="Caption"/>
        <w:bidi w:val="0"/>
        <w:jc w:val="center"/>
        <w:rPr>
          <w:rFonts w:ascii="Calibri" w:hAnsi="Calibri" w:cs="Calibri"/>
          <w:color w:val="0070C0"/>
          <w:rtl/>
        </w:rPr>
      </w:pPr>
      <w:bookmarkStart w:id="58" w:name="_Toc223013450"/>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12</w:t>
      </w:r>
      <w:r>
        <w:rPr>
          <w:noProof/>
          <w:color w:val="0070C0"/>
        </w:rPr>
        <w:fldChar w:fldCharType="end"/>
      </w:r>
      <w:r>
        <w:rPr>
          <w:color w:val="0070C0"/>
        </w:rPr>
        <w:t xml:space="preserve"> - Annual system cost in 2050 decomposed by source (OPEX + CAPEX +</w:t>
      </w:r>
      <w:r>
        <w:rPr>
          <w:rFonts w:ascii="Arial" w:hAnsi="Arial" w:cs="Arial"/>
          <w:i w:val="0"/>
          <w:iCs w:val="0"/>
          <w:color w:val="0070C0"/>
          <w:sz w:val="21"/>
          <w:szCs w:val="21"/>
          <w:shd w:val="clear" w:color="auto" w:fill="FFFFFF"/>
        </w:rPr>
        <w:t xml:space="preserve"> </w:t>
      </w:r>
      <w:r>
        <w:rPr>
          <w:color w:val="0070C0"/>
        </w:rPr>
        <w:t>externalities) for the selected</w:t>
      </w:r>
      <w:bookmarkEnd w:id="58"/>
    </w:p>
    <w:p w14:paraId="36E743A4" w14:textId="757E0AB4" w:rsidR="00A146C2" w:rsidRDefault="00F903DB" w:rsidP="001A5580">
      <w:pPr>
        <w:bidi w:val="0"/>
        <w:rPr>
          <w:rFonts w:ascii="Calibri" w:hAnsi="Calibri" w:cs="Calibri"/>
        </w:rPr>
      </w:pPr>
      <w:r>
        <w:rPr>
          <w:rFonts w:ascii="Calibri" w:hAnsi="Calibri" w:cs="Calibri"/>
        </w:rPr>
        <w:lastRenderedPageBreak/>
        <w:t xml:space="preserve">In contrast, the fossil-dominated configuration </w:t>
      </w:r>
      <w:r>
        <w:rPr>
          <w:rFonts w:ascii="Calibri" w:hAnsi="Calibri" w:cs="Calibri"/>
          <w:color w:val="0070C0"/>
        </w:rPr>
        <w:t xml:space="preserve">(e.g., the 48.79% scenario) </w:t>
      </w:r>
      <w:r>
        <w:rPr>
          <w:rFonts w:ascii="Calibri" w:hAnsi="Calibri" w:cs="Calibri"/>
        </w:rPr>
        <w:t xml:space="preserve">exhibits a markedly different cost structure. While its direct system costs are relatively low due </w:t>
      </w:r>
      <w:r>
        <w:rPr>
          <w:rFonts w:ascii="Calibri" w:hAnsi="Calibri" w:cs="Calibri"/>
        </w:rPr>
        <w:t xml:space="preserve">to limited capital investment, a substantial additional cost arises from externalities associated with air pollution and greenhouse gas emissions. These external costs constitute a significant fraction of the total </w:t>
      </w:r>
      <w:r>
        <w:rPr>
          <w:rFonts w:ascii="Calibri" w:hAnsi="Calibri" w:cs="Calibri"/>
          <w:color w:val="EE0000"/>
        </w:rPr>
        <w:t>system</w:t>
      </w:r>
      <w:r>
        <w:rPr>
          <w:rFonts w:ascii="Calibri" w:hAnsi="Calibri" w:cs="Calibri"/>
        </w:rPr>
        <w:t xml:space="preserve"> </w:t>
      </w:r>
      <w:r>
        <w:rPr>
          <w:rFonts w:ascii="Calibri" w:hAnsi="Calibri" w:cs="Calibri"/>
          <w:color w:val="0070C0"/>
        </w:rPr>
        <w:t xml:space="preserve">socioeconomic </w:t>
      </w:r>
      <w:r>
        <w:rPr>
          <w:rFonts w:ascii="Calibri" w:hAnsi="Calibri" w:cs="Calibri"/>
        </w:rPr>
        <w:t xml:space="preserve">cost in the fossil-based scenario, indicating that its apparent economic advantage relies on the exclusion of environmental damage. As renewable penetration increases, external costs decline sharply and become negligible in high-renewable scenarios, </w:t>
      </w:r>
      <w:r>
        <w:rPr>
          <w:rFonts w:ascii="Calibri" w:hAnsi="Calibri" w:cs="Calibri"/>
          <w:color w:val="EE0000"/>
        </w:rPr>
        <w:t xml:space="preserve">while total system cost becomes increasingly dominated by upfront infrastructure investments </w:t>
      </w:r>
      <w:r>
        <w:rPr>
          <w:rFonts w:ascii="Calibri" w:hAnsi="Calibri" w:cs="Calibri"/>
          <w:color w:val="0070C0"/>
        </w:rPr>
        <w:t>Concurrently, the internal composition of the direct system cost shifts, becoming increasingly dominated by upfront infrastructure investments.</w:t>
      </w:r>
      <w:r>
        <w:t xml:space="preserve"> </w:t>
      </w:r>
    </w:p>
    <w:p w14:paraId="0EA0BCD8" w14:textId="77777777" w:rsidR="0046077A" w:rsidRDefault="0046077A" w:rsidP="008034E5">
      <w:pPr>
        <w:bidi w:val="0"/>
        <w:rPr>
          <w:rFonts w:ascii="Calibri" w:hAnsi="Calibri" w:cs="Calibri"/>
        </w:rPr>
      </w:pPr>
    </w:p>
    <w:p w14:paraId="611AB37B" w14:textId="3803370C" w:rsidR="00A146C2" w:rsidRPr="00CA37E8" w:rsidRDefault="00F903DB" w:rsidP="008034E5">
      <w:pPr>
        <w:bidi w:val="0"/>
        <w:rPr>
          <w:rFonts w:ascii="Calibri" w:hAnsi="Calibri" w:cs="Calibri"/>
          <w:color w:val="00B050"/>
          <w:rtl/>
        </w:rPr>
      </w:pPr>
      <w:r>
        <w:rPr>
          <w:rFonts w:ascii="Calibri" w:hAnsi="Calibri" w:cs="Calibri"/>
          <w:color w:val="00B050"/>
        </w:rPr>
        <w:t>The nuclear scenario, included as a counterfactual case, is intentionally excluded from the average system cost-based selection shown in Figures 11a/b and 12. Its cost structure reflects a fundamentally different system logic, characterized by high upfront capital investment and firm low-carbon baseload generation, rather than by modular expansion of variable renewables and storage. As such, it does not compete directly within the economically efficient solar-based solution space examined here. Instead, the</w:t>
      </w:r>
      <w:r>
        <w:rPr>
          <w:rFonts w:ascii="Calibri" w:hAnsi="Calibri" w:cs="Calibri"/>
          <w:color w:val="00B050"/>
        </w:rPr>
        <w:t xml:space="preserve"> nuclear case serves to illustrate how the availability of firm low-emissions capacity can alter the balance between capital investment, external costs, and flexibility requirements, a point that is further discussed in the policy interpretation section.</w:t>
      </w:r>
    </w:p>
    <w:p w14:paraId="2A67DF96" w14:textId="46BEF306" w:rsidR="00735D85" w:rsidRDefault="00F903DB" w:rsidP="008034E5">
      <w:pPr>
        <w:bidi w:val="0"/>
        <w:rPr>
          <w:rFonts w:ascii="Calibri" w:hAnsi="Calibri" w:cs="Calibri"/>
        </w:rPr>
      </w:pPr>
      <w:r>
        <w:rPr>
          <w:rFonts w:ascii="Calibri" w:hAnsi="Calibri" w:cs="Calibri"/>
        </w:rPr>
        <w:t>Taken together, Figures 11</w:t>
      </w:r>
      <w:r>
        <w:rPr>
          <w:rFonts w:ascii="Calibri" w:hAnsi="Calibri" w:cs="Calibri"/>
          <w:color w:val="0070C0"/>
        </w:rPr>
        <w:t xml:space="preserve"> a/b</w:t>
      </w:r>
      <w:r>
        <w:rPr>
          <w:rFonts w:ascii="Calibri" w:hAnsi="Calibri" w:cs="Calibri"/>
        </w:rPr>
        <w:t xml:space="preserve"> and 12 establish a clear economic rationale for focusing the remainder of the analysis on the selected scenarios. These configurations represent a compromise between achieving high renewable penetration and maintaining cost efficiency, and they form the basis for the detailed examination of infrastructure scale, land use, and emissions presented in the following sections.</w:t>
      </w:r>
    </w:p>
    <w:p w14:paraId="349CC470" w14:textId="46F086C0" w:rsidR="00E24A88" w:rsidRDefault="00F903DB" w:rsidP="008034E5">
      <w:pPr>
        <w:pStyle w:val="Heading2"/>
        <w:bidi w:val="0"/>
      </w:pPr>
      <w:bookmarkStart w:id="59" w:name="_Toc223013401"/>
      <w:r>
        <w:t>3.6 Emissions in 2050 by source - selected scenarios</w:t>
      </w:r>
      <w:bookmarkEnd w:id="59"/>
    </w:p>
    <w:p w14:paraId="7D28BB06" w14:textId="77777777"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selected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6BD7FD96" w:rsidR="00E24A88" w:rsidRPr="00A9004F" w:rsidRDefault="00F903DB" w:rsidP="008034E5">
      <w:pPr>
        <w:bidi w:val="0"/>
        <w:rPr>
          <w:rFonts w:ascii="Calibri" w:hAnsi="Calibri" w:cs="Calibri"/>
        </w:rPr>
      </w:pPr>
      <w:r>
        <w:rPr>
          <w:rFonts w:ascii="Calibri" w:hAnsi="Calibri" w:cs="Calibri"/>
        </w:rPr>
        <w:t>Figure 13 presents greenhouse gas emissions in 2050 disaggregated by source for the selected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658B27CF" w:rsidR="00E24A88" w:rsidRDefault="007E5A3D" w:rsidP="008034E5">
      <w:pPr>
        <w:keepNext/>
        <w:bidi w:val="0"/>
      </w:pPr>
      <w:r>
        <w:rPr>
          <w:noProof/>
        </w:rPr>
        <w:lastRenderedPageBreak/>
        <w:drawing>
          <wp:inline distT="0" distB="0" distL="0" distR="0" wp14:anchorId="26831E6C" wp14:editId="275F15F2">
            <wp:extent cx="5274310" cy="2440940"/>
            <wp:effectExtent l="0" t="0" r="2540" b="0"/>
            <wp:docPr id="195862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3924" name=""/>
                    <pic:cNvPicPr/>
                  </pic:nvPicPr>
                  <pic:blipFill>
                    <a:blip r:embed="rId29"/>
                    <a:stretch>
                      <a:fillRect/>
                    </a:stretch>
                  </pic:blipFill>
                  <pic:spPr>
                    <a:xfrm>
                      <a:off x="0" y="0"/>
                      <a:ext cx="5274310" cy="2440940"/>
                    </a:xfrm>
                    <a:prstGeom prst="rect">
                      <a:avLst/>
                    </a:prstGeom>
                  </pic:spPr>
                </pic:pic>
              </a:graphicData>
            </a:graphic>
          </wp:inline>
        </w:drawing>
      </w:r>
      <w:r>
        <w:rPr>
          <w:noProof/>
        </w:rPr>
        <w:t xml:space="preserve"> </w:t>
      </w:r>
    </w:p>
    <w:p w14:paraId="670D6D61" w14:textId="0362D09B" w:rsidR="00E24A88" w:rsidRDefault="00F903DB" w:rsidP="008034E5">
      <w:pPr>
        <w:pStyle w:val="Caption"/>
        <w:bidi w:val="0"/>
        <w:jc w:val="center"/>
        <w:rPr>
          <w:rFonts w:ascii="Calibri" w:hAnsi="Calibri" w:cs="Calibri"/>
        </w:rPr>
      </w:pPr>
      <w:bookmarkStart w:id="60" w:name="_Toc223013451"/>
      <w:r>
        <w:t xml:space="preserve">Figure </w:t>
      </w:r>
      <w:r>
        <w:fldChar w:fldCharType="begin"/>
      </w:r>
      <w:r>
        <w:instrText xml:space="preserve"> SEQ Figure \* ARABIC </w:instrText>
      </w:r>
      <w:r>
        <w:fldChar w:fldCharType="separate"/>
      </w:r>
      <w:r>
        <w:rPr>
          <w:noProof/>
        </w:rPr>
        <w:t>13</w:t>
      </w:r>
      <w:r>
        <w:rPr>
          <w:noProof/>
        </w:rPr>
        <w:fldChar w:fldCharType="end"/>
      </w:r>
      <w:r>
        <w:t>- Emissions in 2050 by generation source for the selected scenarios</w:t>
      </w:r>
      <w:bookmarkEnd w:id="60"/>
    </w:p>
    <w:p w14:paraId="092A1987" w14:textId="77777777" w:rsidR="00E24A88" w:rsidRPr="00A9004F" w:rsidRDefault="00F903DB" w:rsidP="008034E5">
      <w:pPr>
        <w:bidi w:val="0"/>
        <w:rPr>
          <w:rFonts w:ascii="Calibri" w:hAnsi="Calibri" w:cs="Calibri"/>
        </w:rPr>
      </w:pPr>
      <w:r>
        <w:rPr>
          <w:rFonts w:ascii="Calibri" w:hAnsi="Calibri" w:cs="Calibri"/>
        </w:rPr>
        <w:t>At moderate renewable shares, residual emissions remain substantial, reflecting the continued role of gas as a balancing resource. As renewable penetration exceeds approximately 90%, emissions in 2050 fall sharply, approaching low levels in the highest-renewable configurations. Emissions from solar and battery technologies remain negligible across all scenarios, underscoring that operational emissions are almost exclusively associated with fossil generation.</w:t>
      </w:r>
    </w:p>
    <w:p w14:paraId="2F220A1D" w14:textId="77777777" w:rsidR="00E24A88" w:rsidRPr="00A9004F" w:rsidRDefault="00E24A88" w:rsidP="008034E5">
      <w:pPr>
        <w:bidi w:val="0"/>
        <w:rPr>
          <w:rFonts w:ascii="Calibri" w:hAnsi="Calibri" w:cs="Calibri"/>
          <w:rtl/>
        </w:rPr>
      </w:pPr>
    </w:p>
    <w:p w14:paraId="47EACB9B" w14:textId="6D86E0B8" w:rsidR="00E24A88" w:rsidRDefault="00F903DB" w:rsidP="008034E5">
      <w:pPr>
        <w:bidi w:val="0"/>
      </w:pPr>
      <w:r>
        <w:rPr>
          <w:rFonts w:ascii="Calibri" w:hAnsi="Calibri" w:cs="Calibri"/>
        </w:rPr>
        <w:t>Importantly, the figure highlights that scenarios which appear relatively similar in terms of cumulative feasibility can differ markedly in their 2050 emissions profile. This distinction reinforces the importance of examining end-of-year outcomes in addition to long-term averages or cumulative indicators. The results indicate that while intermediate renewable targets deliver meaningful emissions reductions, achieving near-zero emissions in the electricity sector requires pushing renewable penetration into t</w:t>
      </w:r>
      <w:r>
        <w:rPr>
          <w:rFonts w:ascii="Calibri" w:hAnsi="Calibri" w:cs="Calibri"/>
        </w:rPr>
        <w:t>he upper end of the feasible solution space</w:t>
      </w:r>
      <w:r>
        <w: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2E55A114" w:rsidR="00D205C4" w:rsidRPr="00D205C4" w:rsidRDefault="00F903DB" w:rsidP="008034E5">
      <w:pPr>
        <w:pStyle w:val="Heading2"/>
        <w:bidi w:val="0"/>
      </w:pPr>
      <w:bookmarkStart w:id="61" w:name="_Toc223013402"/>
      <w:r>
        <w:t>3.7 Installed capacities and infrastructure scale in 2050 – selected scenarios</w:t>
      </w:r>
      <w:bookmarkEnd w:id="61"/>
    </w:p>
    <w:p w14:paraId="1B54BFD3" w14:textId="77777777" w:rsidR="00D205C4" w:rsidRPr="00D205C4" w:rsidRDefault="00D205C4" w:rsidP="008034E5">
      <w:pPr>
        <w:bidi w:val="0"/>
        <w:rPr>
          <w:rFonts w:ascii="Calibri" w:hAnsi="Calibri" w:cs="Calibri"/>
          <w:rtl/>
        </w:rPr>
      </w:pPr>
    </w:p>
    <w:p w14:paraId="27B0E4BC" w14:textId="6A794B62" w:rsidR="00D205C4" w:rsidRPr="004969B9" w:rsidRDefault="00F903DB" w:rsidP="008034E5">
      <w:pPr>
        <w:bidi w:val="0"/>
        <w:rPr>
          <w:rFonts w:ascii="Calibri" w:hAnsi="Calibri" w:cs="Calibri"/>
          <w:rtl/>
        </w:rPr>
      </w:pPr>
      <w:r>
        <w:rPr>
          <w:rFonts w:ascii="Calibri" w:hAnsi="Calibri" w:cs="Calibri"/>
        </w:rPr>
        <w:t>This section examines the generation and storage capacities required in 2050 under the subset of scenarios selected as economically efficient according to their average system cost. By focusing on these selected scenarios, the analysis highlights the characteristic infrastructure scale that emerges when high renewable penetration is pursued under cost-efficiency constraints and clarifies how capacity expansion translates into operational system behavior.</w:t>
      </w:r>
    </w:p>
    <w:p w14:paraId="402A9D14" w14:textId="00CEE985" w:rsidR="00AC5214" w:rsidRDefault="00D45EF2" w:rsidP="008034E5">
      <w:pPr>
        <w:keepNext/>
        <w:bidi w:val="0"/>
      </w:pPr>
      <w:r>
        <w:rPr>
          <w:noProof/>
        </w:rPr>
        <w:lastRenderedPageBreak/>
        <w:drawing>
          <wp:inline distT="0" distB="0" distL="0" distR="0" wp14:anchorId="1CE137BC" wp14:editId="156BCB7A">
            <wp:extent cx="5274310" cy="2440940"/>
            <wp:effectExtent l="0" t="0" r="2540" b="0"/>
            <wp:docPr id="210636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2019" name=""/>
                    <pic:cNvPicPr/>
                  </pic:nvPicPr>
                  <pic:blipFill>
                    <a:blip r:embed="rId30"/>
                    <a:stretch>
                      <a:fillRect/>
                    </a:stretch>
                  </pic:blipFill>
                  <pic:spPr>
                    <a:xfrm>
                      <a:off x="0" y="0"/>
                      <a:ext cx="5274310" cy="2440940"/>
                    </a:xfrm>
                    <a:prstGeom prst="rect">
                      <a:avLst/>
                    </a:prstGeom>
                  </pic:spPr>
                </pic:pic>
              </a:graphicData>
            </a:graphic>
          </wp:inline>
        </w:drawing>
      </w:r>
      <w:r>
        <w:rPr>
          <w:noProof/>
        </w:rPr>
        <w:t xml:space="preserve"> </w:t>
      </w:r>
    </w:p>
    <w:p w14:paraId="6D288CFD" w14:textId="7919BD3E" w:rsidR="00D205C4" w:rsidRDefault="00F903DB" w:rsidP="008034E5">
      <w:pPr>
        <w:pStyle w:val="Caption"/>
        <w:bidi w:val="0"/>
        <w:jc w:val="center"/>
        <w:rPr>
          <w:rFonts w:ascii="Calibri" w:hAnsi="Calibri" w:cs="Calibri"/>
        </w:rPr>
      </w:pPr>
      <w:bookmarkStart w:id="62" w:name="_Toc223013453"/>
      <w:r>
        <w:t xml:space="preserve">Figure </w:t>
      </w:r>
      <w:r>
        <w:fldChar w:fldCharType="begin"/>
      </w:r>
      <w:r>
        <w:instrText xml:space="preserve"> SEQ Figure \* ARABIC </w:instrText>
      </w:r>
      <w:r>
        <w:fldChar w:fldCharType="separate"/>
      </w:r>
      <w:r>
        <w:rPr>
          <w:noProof/>
        </w:rPr>
        <w:t>15</w:t>
      </w:r>
      <w:r>
        <w:rPr>
          <w:noProof/>
        </w:rPr>
        <w:fldChar w:fldCharType="end"/>
      </w:r>
      <w:r>
        <w:rPr>
          <w:noProof/>
        </w:rPr>
        <w:t xml:space="preserve">  – Installed generation and storage capacities in 2050 across selected scenarios</w:t>
      </w:r>
      <w:bookmarkEnd w:id="62"/>
    </w:p>
    <w:p w14:paraId="466C14EA" w14:textId="77777777" w:rsidR="00D205C4" w:rsidRDefault="00D205C4" w:rsidP="008034E5">
      <w:pPr>
        <w:bidi w:val="0"/>
        <w:rPr>
          <w:rFonts w:ascii="Calibri" w:hAnsi="Calibri" w:cs="Calibri"/>
          <w:rtl/>
        </w:rPr>
      </w:pPr>
    </w:p>
    <w:p w14:paraId="1E619782" w14:textId="617E4C21" w:rsidR="009B5295" w:rsidRPr="009B5295" w:rsidRDefault="00F903DB" w:rsidP="008034E5">
      <w:pPr>
        <w:bidi w:val="0"/>
        <w:rPr>
          <w:rFonts w:ascii="Calibri" w:hAnsi="Calibri" w:cs="Calibri"/>
        </w:rPr>
      </w:pPr>
      <w:r>
        <w:rPr>
          <w:rFonts w:ascii="Calibri" w:hAnsi="Calibri" w:cs="Calibri"/>
        </w:rPr>
        <w:t>Figure 15 presents the installed capacities of the main system components in 2050 for the selected scenarios, including solar generation, battery storage, gas-fired capacity, and other dispatchable sources. Compared to the full scenario space discussed earlier, the selected scenarios exhibit a significantly narrower range of installed capacities, indicating a convergence toward infrastructure configurations that balance system performance with economic feasibility.</w:t>
      </w:r>
    </w:p>
    <w:p w14:paraId="7BE14F0B" w14:textId="24B728AF" w:rsidR="009B5295" w:rsidRPr="009B5295" w:rsidRDefault="00F903DB" w:rsidP="008034E5">
      <w:pPr>
        <w:bidi w:val="0"/>
        <w:rPr>
          <w:rFonts w:ascii="Calibri" w:hAnsi="Calibri" w:cs="Calibri"/>
        </w:rPr>
      </w:pPr>
      <w:r>
        <w:rPr>
          <w:rFonts w:ascii="Calibri" w:hAnsi="Calibri" w:cs="Calibri"/>
        </w:rPr>
        <w:t xml:space="preserve">Across all selected scenarios, solar generation constitutes the largest share of installed capacity, reflecting its central role in meeting electricity demand under high renewable penetration. As the renewable share increases, installed solar capacity grows steadily, but without the extreme expansions observed in some high-renewable configurations that were excluded by the average system cost-based selection. This pattern indicates that economically efficient systems rely on substantial but moderated solar </w:t>
      </w:r>
      <w:r>
        <w:rPr>
          <w:rFonts w:ascii="Calibri" w:hAnsi="Calibri" w:cs="Calibri"/>
        </w:rPr>
        <w:t>deployment, rather than unbounded capacity expansion.</w:t>
      </w:r>
    </w:p>
    <w:p w14:paraId="251633CA" w14:textId="77777777" w:rsidR="00C67E32" w:rsidRPr="00C67E32" w:rsidRDefault="00F903DB" w:rsidP="008034E5">
      <w:pPr>
        <w:bidi w:val="0"/>
        <w:rPr>
          <w:rFonts w:ascii="Calibri" w:hAnsi="Calibri" w:cs="Calibri"/>
        </w:rPr>
      </w:pPr>
      <w:r>
        <w:rPr>
          <w:rFonts w:ascii="Calibri" w:hAnsi="Calibri" w:cs="Calibri"/>
        </w:rPr>
        <w:t>Battery storage capacity also plays a structural role across the selected scenarios. Installed battery capacity increases systematically with renewable penetration, underscoring the importance of temporal balancing in systems dominated by variable solar generation. However, the growth in storage capacity remains bounded within the economically efficient subset, suggesting that excessive storage expansion is disfavored on cost grounds. This highlights the role of batteries as an enabling and complementary te</w:t>
      </w:r>
      <w:r>
        <w:rPr>
          <w:rFonts w:ascii="Calibri" w:hAnsi="Calibri" w:cs="Calibri"/>
        </w:rPr>
        <w:t>chnology, facilitating renewable integration rather than substituting for generation capacity.</w:t>
      </w:r>
    </w:p>
    <w:p w14:paraId="2903CD62" w14:textId="77777777" w:rsidR="009A54E0" w:rsidRPr="007E326E" w:rsidRDefault="009A54E0" w:rsidP="008034E5">
      <w:pPr>
        <w:bidi w:val="0"/>
        <w:rPr>
          <w:rFonts w:ascii="Calibri" w:hAnsi="Calibri" w:cs="Calibri"/>
        </w:rPr>
      </w:pPr>
    </w:p>
    <w:p w14:paraId="7F396476" w14:textId="1E0F735E" w:rsidR="009A54E0" w:rsidRDefault="00F903DB" w:rsidP="008034E5">
      <w:pPr>
        <w:bidi w:val="0"/>
        <w:rPr>
          <w:rFonts w:ascii="Calibri" w:hAnsi="Calibri" w:cs="Calibri"/>
        </w:rPr>
      </w:pPr>
      <w:r>
        <w:rPr>
          <w:rFonts w:ascii="Calibri" w:hAnsi="Calibri" w:cs="Calibri"/>
          <w:color w:val="EE0000"/>
        </w:rPr>
        <w:t>To further examine the implications of storage deployment, Figure 16 presents the total battery energy capacity in 2050 for the selected scenarios under the 4-hour storage model. The figure reveals a clear non-linear relationship between renewable penetration and required battery energy capacity. While moderate renewable shares can be supported with relatively limited storage, scenarios exceedingly approximately 90% renewable penetration require sharply higher battery energy capacities. This acceleration re</w:t>
      </w:r>
      <w:r>
        <w:rPr>
          <w:rFonts w:ascii="Calibri" w:hAnsi="Calibri" w:cs="Calibri"/>
          <w:color w:val="EE0000"/>
        </w:rPr>
        <w:t>flects the increasing difficulty of balancing residual variability and prolonged low-generation periods as the system approaches very high renewable shares.</w:t>
      </w:r>
    </w:p>
    <w:p w14:paraId="1C990979" w14:textId="77777777" w:rsidR="00051D7F" w:rsidRDefault="00051D7F" w:rsidP="008034E5">
      <w:pPr>
        <w:bidi w:val="0"/>
        <w:rPr>
          <w:rFonts w:ascii="Calibri" w:hAnsi="Calibri" w:cs="Calibri"/>
        </w:rPr>
      </w:pPr>
    </w:p>
    <w:p w14:paraId="06763AF7" w14:textId="424F29AE" w:rsidR="0054332D" w:rsidRDefault="00D45EF2" w:rsidP="008034E5">
      <w:pPr>
        <w:keepNext/>
        <w:bidi w:val="0"/>
      </w:pPr>
      <w:r>
        <w:rPr>
          <w:noProof/>
        </w:rPr>
        <w:drawing>
          <wp:inline distT="0" distB="0" distL="0" distR="0" wp14:anchorId="71FEC71C" wp14:editId="427BFD60">
            <wp:extent cx="5274310" cy="2531110"/>
            <wp:effectExtent l="0" t="0" r="2540" b="2540"/>
            <wp:docPr id="64000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6714" name=""/>
                    <pic:cNvPicPr/>
                  </pic:nvPicPr>
                  <pic:blipFill>
                    <a:blip r:embed="rId31"/>
                    <a:stretch>
                      <a:fillRect/>
                    </a:stretch>
                  </pic:blipFill>
                  <pic:spPr>
                    <a:xfrm>
                      <a:off x="0" y="0"/>
                      <a:ext cx="5274310" cy="2531110"/>
                    </a:xfrm>
                    <a:prstGeom prst="rect">
                      <a:avLst/>
                    </a:prstGeom>
                  </pic:spPr>
                </pic:pic>
              </a:graphicData>
            </a:graphic>
          </wp:inline>
        </w:drawing>
      </w:r>
    </w:p>
    <w:p w14:paraId="04D02E0F" w14:textId="31B33A41" w:rsidR="00051D7F" w:rsidRPr="002960FA" w:rsidRDefault="00F903DB" w:rsidP="008034E5">
      <w:pPr>
        <w:pStyle w:val="Caption"/>
        <w:bidi w:val="0"/>
        <w:jc w:val="center"/>
        <w:rPr>
          <w:rFonts w:ascii="Calibri" w:hAnsi="Calibri" w:cs="Calibri"/>
          <w:color w:val="EE0000"/>
        </w:rPr>
      </w:pPr>
      <w:bookmarkStart w:id="63" w:name="_Toc223013454"/>
      <w:r>
        <w:rPr>
          <w:color w:val="EE0000"/>
        </w:rPr>
        <w:t xml:space="preserve">Figure </w:t>
      </w:r>
      <w:r>
        <w:rPr>
          <w:color w:val="EE0000"/>
        </w:rPr>
        <w:fldChar w:fldCharType="begin"/>
      </w:r>
      <w:r>
        <w:rPr>
          <w:color w:val="EE0000"/>
        </w:rPr>
        <w:instrText xml:space="preserve"> SEQ Figure \* ARABIC </w:instrText>
      </w:r>
      <w:r>
        <w:rPr>
          <w:color w:val="EE0000"/>
        </w:rPr>
        <w:fldChar w:fldCharType="separate"/>
      </w:r>
      <w:r>
        <w:rPr>
          <w:noProof/>
          <w:color w:val="EE0000"/>
        </w:rPr>
        <w:t>16</w:t>
      </w:r>
      <w:r>
        <w:rPr>
          <w:noProof/>
          <w:color w:val="EE0000"/>
        </w:rPr>
        <w:fldChar w:fldCharType="end"/>
      </w:r>
      <w:r>
        <w:rPr>
          <w:noProof/>
          <w:color w:val="EE0000"/>
        </w:rPr>
        <w:t xml:space="preserve"> - Battary Capacity 2050 4H model</w:t>
      </w:r>
      <w:bookmarkEnd w:id="63"/>
    </w:p>
    <w:p w14:paraId="301501FD" w14:textId="77777777" w:rsidR="00051D7F" w:rsidRDefault="00051D7F" w:rsidP="008034E5">
      <w:pPr>
        <w:bidi w:val="0"/>
        <w:rPr>
          <w:rFonts w:ascii="Calibri" w:hAnsi="Calibri" w:cs="Calibri"/>
        </w:rPr>
      </w:pPr>
    </w:p>
    <w:p w14:paraId="57CFF761" w14:textId="0A71859F" w:rsidR="009A54E0" w:rsidRPr="009A54E0" w:rsidRDefault="00F903DB" w:rsidP="008034E5">
      <w:pPr>
        <w:bidi w:val="0"/>
        <w:rPr>
          <w:rFonts w:ascii="Calibri" w:hAnsi="Calibri" w:cs="Calibri"/>
        </w:rPr>
      </w:pPr>
      <w:r>
        <w:rPr>
          <w:rFonts w:ascii="Calibri" w:hAnsi="Calibri" w:cs="Calibri"/>
        </w:rPr>
        <w:t>Beyond installed capacity levels, the operational behavior of battery storage provides additional insight into system dynamics. Figures 17 and 18 illustrate the battery state-of-charge trajectories for a representative high-renewable scenario</w:t>
      </w:r>
      <w:r>
        <w:rPr>
          <w:rFonts w:ascii="Calibri" w:hAnsi="Calibri" w:cs="Calibri"/>
        </w:rPr>
        <w:br/>
      </w:r>
      <w:r>
        <w:rPr>
          <w:rFonts w:ascii="Calibri" w:hAnsi="Calibri" w:cs="Calibri"/>
        </w:rPr>
        <w:t>(RE ≈ 91%) during the summer and winter period in 2050, respectively.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F903DB" w:rsidP="008034E5">
      <w:pPr>
        <w:bidi w:val="0"/>
        <w:rPr>
          <w:rFonts w:ascii="Calibri" w:hAnsi="Calibri" w:cs="Calibri"/>
        </w:rPr>
      </w:pPr>
      <w:r>
        <w:rPr>
          <w:rFonts w:ascii="Calibri" w:hAnsi="Calibri" w:cs="Calibri"/>
        </w:rPr>
        <w:t>In winter, battery operation exhibits greater variability and longer discharge events. Extended periods of low solar availability led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w:t>
      </w:r>
      <w:r>
        <w:rPr>
          <w:rFonts w:ascii="Calibri" w:hAnsi="Calibri" w:cs="Calibri"/>
        </w:rPr>
        <w:t>e continued need for dispatchable backup capacity.</w:t>
      </w:r>
    </w:p>
    <w:p w14:paraId="528638AD" w14:textId="216773A0" w:rsidR="0054332D" w:rsidRDefault="00F903DB" w:rsidP="008034E5">
      <w:pPr>
        <w:keepNext/>
        <w:bidi w:val="0"/>
      </w:pPr>
      <w:r>
        <w:rPr>
          <w:noProof/>
        </w:rPr>
        <w:drawing>
          <wp:inline distT="0" distB="0" distL="0" distR="0" wp14:anchorId="4ABE2161" wp14:editId="7B13561C">
            <wp:extent cx="5274310" cy="2507615"/>
            <wp:effectExtent l="0" t="0" r="2540" b="6985"/>
            <wp:docPr id="43665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2187" name=""/>
                    <pic:cNvPicPr/>
                  </pic:nvPicPr>
                  <pic:blipFill>
                    <a:blip r:embed="rId32"/>
                    <a:stretch>
                      <a:fillRect/>
                    </a:stretch>
                  </pic:blipFill>
                  <pic:spPr>
                    <a:xfrm>
                      <a:off x="0" y="0"/>
                      <a:ext cx="5274310" cy="2507615"/>
                    </a:xfrm>
                    <a:prstGeom prst="rect">
                      <a:avLst/>
                    </a:prstGeom>
                  </pic:spPr>
                </pic:pic>
              </a:graphicData>
            </a:graphic>
          </wp:inline>
        </w:drawing>
      </w:r>
    </w:p>
    <w:p w14:paraId="3B8241CC" w14:textId="2528FB77" w:rsidR="000B2950" w:rsidRPr="00973DE8" w:rsidRDefault="00F903DB" w:rsidP="008034E5">
      <w:pPr>
        <w:pStyle w:val="Caption"/>
        <w:bidi w:val="0"/>
        <w:jc w:val="center"/>
        <w:rPr>
          <w:rFonts w:ascii="Calibri" w:hAnsi="Calibri" w:cs="Calibri"/>
          <w:color w:val="0070C0"/>
        </w:rPr>
      </w:pPr>
      <w:bookmarkStart w:id="64" w:name="_Toc223013455"/>
      <w:r>
        <w:rPr>
          <w:color w:val="0070C0"/>
        </w:rPr>
        <w:t xml:space="preserve">Figure </w:t>
      </w:r>
      <w:r>
        <w:rPr>
          <w:rFonts w:ascii="Calibri" w:hAnsi="Calibri" w:cs="Calibri"/>
          <w:color w:val="0070C0"/>
        </w:rPr>
        <w:fldChar w:fldCharType="begin"/>
      </w:r>
      <w:r>
        <w:rPr>
          <w:rFonts w:ascii="Calibri" w:hAnsi="Calibri" w:cs="Calibri"/>
          <w:color w:val="0070C0"/>
        </w:rPr>
        <w:instrText xml:space="preserve"> SEQ Figure \* ARABIC </w:instrText>
      </w:r>
      <w:r>
        <w:rPr>
          <w:rFonts w:ascii="Calibri" w:hAnsi="Calibri" w:cs="Calibri"/>
          <w:color w:val="0070C0"/>
        </w:rPr>
        <w:fldChar w:fldCharType="separate"/>
      </w:r>
      <w:r>
        <w:rPr>
          <w:rFonts w:ascii="Calibri" w:hAnsi="Calibri" w:cs="Calibri"/>
          <w:noProof/>
          <w:color w:val="0070C0"/>
        </w:rPr>
        <w:t>17</w:t>
      </w:r>
      <w:r>
        <w:rPr>
          <w:rFonts w:ascii="Calibri" w:hAnsi="Calibri" w:cs="Calibri"/>
          <w:color w:val="0070C0"/>
        </w:rPr>
        <w:fldChar w:fldCharType="end"/>
      </w:r>
      <w:r>
        <w:rPr>
          <w:color w:val="0070C0"/>
        </w:rPr>
        <w:t xml:space="preserve">  - Battery energy level in winter 2050</w:t>
      </w:r>
      <w:bookmarkEnd w:id="64"/>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7CD85947" w:rsidR="0054332D" w:rsidRDefault="00F903DB" w:rsidP="008034E5">
      <w:pPr>
        <w:keepNext/>
        <w:bidi w:val="0"/>
      </w:pPr>
      <w:r>
        <w:rPr>
          <w:noProof/>
        </w:rPr>
        <w:drawing>
          <wp:inline distT="0" distB="0" distL="0" distR="0" wp14:anchorId="2FDB7924" wp14:editId="11C3356B">
            <wp:extent cx="5274310" cy="2526665"/>
            <wp:effectExtent l="0" t="0" r="2540" b="6985"/>
            <wp:docPr id="21200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67436" name=""/>
                    <pic:cNvPicPr/>
                  </pic:nvPicPr>
                  <pic:blipFill>
                    <a:blip r:embed="rId33"/>
                    <a:stretch>
                      <a:fillRect/>
                    </a:stretch>
                  </pic:blipFill>
                  <pic:spPr>
                    <a:xfrm>
                      <a:off x="0" y="0"/>
                      <a:ext cx="5274310" cy="2526665"/>
                    </a:xfrm>
                    <a:prstGeom prst="rect">
                      <a:avLst/>
                    </a:prstGeom>
                  </pic:spPr>
                </pic:pic>
              </a:graphicData>
            </a:graphic>
          </wp:inline>
        </w:drawing>
      </w:r>
    </w:p>
    <w:p w14:paraId="036EFD15" w14:textId="2F84CD89" w:rsidR="0054332D" w:rsidRPr="00357055" w:rsidRDefault="00F903DB" w:rsidP="008034E5">
      <w:pPr>
        <w:pStyle w:val="Caption"/>
        <w:bidi w:val="0"/>
        <w:jc w:val="center"/>
        <w:rPr>
          <w:color w:val="0070C0"/>
        </w:rPr>
      </w:pPr>
      <w:bookmarkStart w:id="65" w:name="_Toc223013456"/>
      <w:r>
        <w:rPr>
          <w:color w:val="0070C0"/>
        </w:rPr>
        <w:t>Figure</w:t>
      </w:r>
      <w:r>
        <w:rPr>
          <w:color w:val="0070C0"/>
          <w:rtl/>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18</w:t>
      </w:r>
      <w:r>
        <w:rPr>
          <w:noProof/>
          <w:color w:val="0070C0"/>
        </w:rPr>
        <w:fldChar w:fldCharType="end"/>
      </w:r>
      <w:r>
        <w:rPr>
          <w:noProof/>
          <w:color w:val="0070C0"/>
        </w:rPr>
        <w:t xml:space="preserve"> -   Battety energy level in summer 2050</w:t>
      </w:r>
      <w:bookmarkEnd w:id="65"/>
    </w:p>
    <w:p w14:paraId="4BF398EF" w14:textId="216F658F" w:rsidR="009A54E0" w:rsidRPr="009A54E0" w:rsidRDefault="00F903DB" w:rsidP="008034E5">
      <w:pPr>
        <w:bidi w:val="0"/>
        <w:rPr>
          <w:rFonts w:ascii="Calibri" w:hAnsi="Calibri" w:cs="Calibri"/>
        </w:rPr>
      </w:pPr>
      <w:r>
        <w:rPr>
          <w:rFonts w:ascii="Calibri" w:hAnsi="Calibri" w:cs="Calibri"/>
        </w:rPr>
        <w:t>These operational insights are quantified in Table 1, which summarizes full-to-empty battery discharge events in 2050 across the selected scenarios. The table shows that as renewable penetration increases, the number of full discharge events does not necessarily rise, but their duration and severity increase. High-renewable scenarios are characterized by fewer but longer discharge events, indicating a concentration of system stress during specific periods rather than frequent cycling. This pattern further u</w:t>
      </w:r>
      <w:r>
        <w:rPr>
          <w:rFonts w:ascii="Calibri" w:hAnsi="Calibri" w:cs="Calibri"/>
        </w:rPr>
        <w:t>nderscores the structural role of storage in high-renewable systems and highlights the growing operational demands placed on batteries as renewable shares approach their upper limits.</w:t>
      </w:r>
    </w:p>
    <w:p w14:paraId="1D00D560" w14:textId="77777777" w:rsidR="009A54E0" w:rsidRDefault="009A54E0" w:rsidP="008034E5">
      <w:pPr>
        <w:bidi w:val="0"/>
        <w:rPr>
          <w:rFonts w:ascii="Calibri" w:hAnsi="Calibri" w:cs="Calibri"/>
        </w:rPr>
      </w:pPr>
    </w:p>
    <w:p w14:paraId="32CEA32A" w14:textId="214C2713" w:rsidR="00E07F5A" w:rsidRDefault="00F903DB" w:rsidP="008034E5">
      <w:pPr>
        <w:keepNext/>
        <w:bidi w:val="0"/>
      </w:pPr>
      <w:r>
        <w:rPr>
          <w:rFonts w:ascii="Calibri" w:hAnsi="Calibri" w:cs="Calibri"/>
        </w:rPr>
        <w:t>Gas-fired capacity persists across all selected scenarios, albeit at declining levels as renewable penetration increases.</w:t>
      </w:r>
      <w:r>
        <w:rPr>
          <w:rFonts w:ascii="Calibri" w:hAnsi="Calibri" w:cs="Calibri"/>
        </w:rPr>
        <w:br/>
        <w:t>While the previous figures focus on end-year infrastructure levels, it is also informative to examine how this infrastructure develops over time.</w:t>
      </w:r>
      <w:r>
        <w:rPr>
          <w:rFonts w:ascii="Calibri" w:hAnsi="Calibri" w:cs="Calibri"/>
        </w:rPr>
        <w:br/>
      </w:r>
      <w:r>
        <w:rPr>
          <w:rFonts w:ascii="Calibri" w:hAnsi="Calibri" w:cs="Calibri"/>
        </w:rPr>
        <w:t xml:space="preserve">Figure 19 illustrates the temporal evolution of installed capacity for a representative high-renewable scenario. Capacity expansion follows a gradual and cumulative trajectory over the planning horizon, with no abrupt end-of-horizon build-out. Solar and battery deployment increase progressively in alignment with ramping limits and budget constraints. This pattern supports the interpretation that high renewable penetration emerges through incremental structural development rather than </w:t>
      </w:r>
      <w:r>
        <w:rPr>
          <w:rFonts w:ascii="Calibri" w:hAnsi="Calibri" w:cs="Calibri"/>
        </w:rPr>
        <w:lastRenderedPageBreak/>
        <w:t>discrete late-stage expansion.</w:t>
      </w:r>
      <w:r>
        <w:rPr>
          <w:rFonts w:ascii="Calibri" w:hAnsi="Calibri" w:cs="Calibri"/>
        </w:rPr>
        <w:br/>
      </w:r>
      <w:r>
        <w:rPr>
          <w:noProof/>
        </w:rPr>
        <w:drawing>
          <wp:inline distT="0" distB="0" distL="0" distR="0" wp14:anchorId="08E50D76" wp14:editId="56421533">
            <wp:extent cx="5274310" cy="2581275"/>
            <wp:effectExtent l="0" t="0" r="2540" b="9525"/>
            <wp:docPr id="13574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2731" name=""/>
                    <pic:cNvPicPr/>
                  </pic:nvPicPr>
                  <pic:blipFill>
                    <a:blip r:embed="rId34"/>
                    <a:stretch>
                      <a:fillRect/>
                    </a:stretch>
                  </pic:blipFill>
                  <pic:spPr>
                    <a:xfrm>
                      <a:off x="0" y="0"/>
                      <a:ext cx="5274310" cy="2581275"/>
                    </a:xfrm>
                    <a:prstGeom prst="rect">
                      <a:avLst/>
                    </a:prstGeom>
                  </pic:spPr>
                </pic:pic>
              </a:graphicData>
            </a:graphic>
          </wp:inline>
        </w:drawing>
      </w:r>
    </w:p>
    <w:p w14:paraId="3C56501C" w14:textId="5CA7F384" w:rsidR="00E07F5A" w:rsidRPr="00807223" w:rsidRDefault="00F903DB" w:rsidP="008034E5">
      <w:pPr>
        <w:pStyle w:val="Caption"/>
        <w:bidi w:val="0"/>
        <w:jc w:val="center"/>
        <w:rPr>
          <w:color w:val="0070C0"/>
          <w:rtl/>
        </w:rPr>
      </w:pPr>
      <w:bookmarkStart w:id="66" w:name="_Toc223013457"/>
      <w:r>
        <w:rPr>
          <w:color w:val="0070C0"/>
        </w:rPr>
        <w:t>Figure</w:t>
      </w:r>
      <w:r>
        <w:rPr>
          <w:color w:val="0070C0"/>
          <w:rtl/>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19</w:t>
      </w:r>
      <w:r>
        <w:rPr>
          <w:noProof/>
          <w:color w:val="0070C0"/>
        </w:rPr>
        <w:fldChar w:fldCharType="end"/>
      </w:r>
      <w:r>
        <w:rPr>
          <w:color w:val="0070C0"/>
        </w:rPr>
        <w:t xml:space="preserve"> </w:t>
      </w:r>
      <w:commentRangeStart w:id="67"/>
      <w:r>
        <w:rPr>
          <w:color w:val="0070C0"/>
        </w:rPr>
        <w:t xml:space="preserve">- Installed capacity evolution </w:t>
      </w:r>
      <w:commentRangeEnd w:id="67"/>
      <w:r>
        <w:rPr>
          <w:rStyle w:val="CommentReference"/>
          <w:color w:val="0070C0"/>
          <w:sz w:val="18"/>
          <w:szCs w:val="18"/>
        </w:rPr>
        <w:commentReference w:id="67"/>
      </w:r>
      <w:r>
        <w:rPr>
          <w:color w:val="0070C0"/>
        </w:rPr>
        <w:t>across the planning horizon for a representative 90 RE% scenario</w:t>
      </w:r>
      <w:bookmarkEnd w:id="66"/>
    </w:p>
    <w:p w14:paraId="5B3EE536" w14:textId="60DA53D3" w:rsidR="009A54E0" w:rsidRDefault="00F903DB" w:rsidP="008034E5">
      <w:pPr>
        <w:bidi w:val="0"/>
        <w:rPr>
          <w:rFonts w:ascii="Calibri" w:hAnsi="Calibri" w:cs="Calibri"/>
        </w:rPr>
      </w:pPr>
      <w:r>
        <w:rPr>
          <w:rFonts w:ascii="Calibri" w:hAnsi="Calibri" w:cs="Calibri"/>
        </w:rPr>
        <w:br/>
      </w:r>
      <w:r>
        <w:rPr>
          <w:rFonts w:ascii="Calibri" w:hAnsi="Calibri" w:cs="Calibri"/>
        </w:rP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tbl>
      <w:tblPr>
        <w:tblStyle w:val="TableGrid"/>
        <w:tblW w:w="0" w:type="auto"/>
        <w:tblInd w:w="-1026" w:type="dxa"/>
        <w:tblLayout w:type="fixed"/>
        <w:tblLook w:val="04A0" w:firstRow="1" w:lastRow="0" w:firstColumn="1" w:lastColumn="0" w:noHBand="0" w:noVBand="1"/>
      </w:tblPr>
      <w:tblGrid>
        <w:gridCol w:w="742"/>
        <w:gridCol w:w="1621"/>
        <w:gridCol w:w="1955"/>
        <w:gridCol w:w="927"/>
        <w:gridCol w:w="992"/>
        <w:gridCol w:w="709"/>
        <w:gridCol w:w="709"/>
        <w:gridCol w:w="567"/>
        <w:gridCol w:w="709"/>
        <w:gridCol w:w="617"/>
      </w:tblGrid>
      <w:tr w:rsidR="00471639" w14:paraId="4CD39AF0" w14:textId="77777777" w:rsidTr="00E71638">
        <w:trPr>
          <w:trHeight w:val="300"/>
        </w:trPr>
        <w:tc>
          <w:tcPr>
            <w:tcW w:w="742" w:type="dxa"/>
            <w:noWrap/>
            <w:hideMark/>
          </w:tcPr>
          <w:p w14:paraId="7068CC62" w14:textId="31EF4D31"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RE 2050</w:t>
            </w:r>
          </w:p>
        </w:tc>
        <w:tc>
          <w:tcPr>
            <w:tcW w:w="1621" w:type="dxa"/>
            <w:noWrap/>
            <w:hideMark/>
          </w:tcPr>
          <w:p w14:paraId="7F75BC5D" w14:textId="7B5844FE"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CapBatt 2050 MW</w:t>
            </w:r>
          </w:p>
        </w:tc>
        <w:tc>
          <w:tcPr>
            <w:tcW w:w="1955" w:type="dxa"/>
            <w:noWrap/>
            <w:hideMark/>
          </w:tcPr>
          <w:p w14:paraId="62C84A39" w14:textId="4399B8ED"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BattEnergy  2050 GWh</w:t>
            </w:r>
          </w:p>
        </w:tc>
        <w:tc>
          <w:tcPr>
            <w:tcW w:w="927" w:type="dxa"/>
            <w:noWrap/>
            <w:hideMark/>
          </w:tcPr>
          <w:p w14:paraId="38D45216" w14:textId="44DB218C" w:rsidR="00E03602" w:rsidRPr="00807223" w:rsidRDefault="00F903DB" w:rsidP="008034E5">
            <w:pPr>
              <w:bidi w:val="0"/>
              <w:rPr>
                <w:rFonts w:ascii="Calibri" w:hAnsi="Calibri" w:cs="Calibri"/>
                <w:color w:val="EE0000"/>
                <w:sz w:val="22"/>
                <w:szCs w:val="22"/>
                <w:lang w:eastAsia="en-US"/>
              </w:rPr>
            </w:pPr>
            <w:commentRangeStart w:id="68"/>
            <w:commentRangeStart w:id="69"/>
            <w:r>
              <w:rPr>
                <w:rFonts w:ascii="Calibri" w:hAnsi="Calibri" w:cs="Calibri"/>
                <w:color w:val="EE0000"/>
                <w:sz w:val="22"/>
                <w:szCs w:val="22"/>
                <w:lang w:eastAsia="en-US"/>
              </w:rPr>
              <w:t>Num Events</w:t>
            </w:r>
            <w:r>
              <w:rPr>
                <w:rFonts w:ascii="Calibri" w:hAnsi="Calibri" w:cs="Calibri"/>
                <w:color w:val="EE0000"/>
                <w:sz w:val="22"/>
                <w:szCs w:val="22"/>
                <w:lang w:eastAsia="en-US"/>
              </w:rPr>
              <w:br/>
              <w:t>2050</w:t>
            </w:r>
            <w:commentRangeEnd w:id="68"/>
            <w:r w:rsidRPr="00807223">
              <w:rPr>
                <w:rStyle w:val="CommentReference"/>
                <w:rFonts w:ascii="Calibri" w:hAnsi="Calibri" w:cs="Calibri"/>
                <w:color w:val="EE0000"/>
                <w:sz w:val="22"/>
                <w:szCs w:val="22"/>
                <w:lang w:eastAsia="en-US"/>
              </w:rPr>
              <w:commentReference w:id="68"/>
            </w:r>
            <w:commentRangeEnd w:id="69"/>
            <w:r w:rsidRPr="00807223">
              <w:rPr>
                <w:rStyle w:val="CommentReference"/>
                <w:rFonts w:ascii="Calibri" w:hAnsi="Calibri" w:cs="Calibri"/>
                <w:color w:val="EE0000"/>
                <w:sz w:val="22"/>
                <w:szCs w:val="22"/>
                <w:lang w:eastAsia="en-US"/>
              </w:rPr>
              <w:commentReference w:id="69"/>
            </w:r>
          </w:p>
        </w:tc>
        <w:tc>
          <w:tcPr>
            <w:tcW w:w="992" w:type="dxa"/>
            <w:noWrap/>
            <w:hideMark/>
          </w:tcPr>
          <w:p w14:paraId="445DE69D"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Avg hour</w:t>
            </w:r>
          </w:p>
        </w:tc>
        <w:tc>
          <w:tcPr>
            <w:tcW w:w="709" w:type="dxa"/>
            <w:noWrap/>
            <w:hideMark/>
          </w:tcPr>
          <w:p w14:paraId="6164FFF5"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Avg day</w:t>
            </w:r>
          </w:p>
        </w:tc>
        <w:tc>
          <w:tcPr>
            <w:tcW w:w="709" w:type="dxa"/>
            <w:noWrap/>
            <w:hideMark/>
          </w:tcPr>
          <w:p w14:paraId="7ABC3B8F"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Med hour</w:t>
            </w:r>
          </w:p>
        </w:tc>
        <w:tc>
          <w:tcPr>
            <w:tcW w:w="567" w:type="dxa"/>
            <w:noWrap/>
            <w:hideMark/>
          </w:tcPr>
          <w:p w14:paraId="2245C9D2"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Med day</w:t>
            </w:r>
          </w:p>
        </w:tc>
        <w:tc>
          <w:tcPr>
            <w:tcW w:w="709" w:type="dxa"/>
            <w:noWrap/>
            <w:hideMark/>
          </w:tcPr>
          <w:p w14:paraId="6A5C5447"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Max h</w:t>
            </w:r>
          </w:p>
        </w:tc>
        <w:tc>
          <w:tcPr>
            <w:tcW w:w="617" w:type="dxa"/>
            <w:noWrap/>
            <w:hideMark/>
          </w:tcPr>
          <w:p w14:paraId="731A2392"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Max day</w:t>
            </w:r>
          </w:p>
        </w:tc>
      </w:tr>
      <w:tr w:rsidR="00471639" w14:paraId="0133A2A7" w14:textId="77777777" w:rsidTr="00E71638">
        <w:trPr>
          <w:trHeight w:val="300"/>
        </w:trPr>
        <w:tc>
          <w:tcPr>
            <w:tcW w:w="742" w:type="dxa"/>
            <w:noWrap/>
            <w:hideMark/>
          </w:tcPr>
          <w:p w14:paraId="6CEBCF9D" w14:textId="54F9E7ED" w:rsidR="00E03602"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11.20</w:t>
            </w:r>
          </w:p>
        </w:tc>
        <w:tc>
          <w:tcPr>
            <w:tcW w:w="1621" w:type="dxa"/>
            <w:noWrap/>
            <w:hideMark/>
          </w:tcPr>
          <w:p w14:paraId="2D889F7D" w14:textId="77777777" w:rsidR="00E03602"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369</w:t>
            </w:r>
          </w:p>
        </w:tc>
        <w:tc>
          <w:tcPr>
            <w:tcW w:w="1955" w:type="dxa"/>
            <w:noWrap/>
            <w:hideMark/>
          </w:tcPr>
          <w:p w14:paraId="6D5B5626" w14:textId="77777777" w:rsidR="00E03602"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1.476</w:t>
            </w:r>
          </w:p>
        </w:tc>
        <w:tc>
          <w:tcPr>
            <w:tcW w:w="927" w:type="dxa"/>
            <w:noWrap/>
            <w:hideMark/>
          </w:tcPr>
          <w:p w14:paraId="6404E48B" w14:textId="77777777" w:rsidR="00E03602"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0</w:t>
            </w:r>
          </w:p>
        </w:tc>
        <w:tc>
          <w:tcPr>
            <w:tcW w:w="992" w:type="dxa"/>
            <w:noWrap/>
            <w:hideMark/>
          </w:tcPr>
          <w:p w14:paraId="2AC08256"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c>
          <w:tcPr>
            <w:tcW w:w="709" w:type="dxa"/>
            <w:noWrap/>
            <w:hideMark/>
          </w:tcPr>
          <w:p w14:paraId="3654EEEA"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c>
          <w:tcPr>
            <w:tcW w:w="709" w:type="dxa"/>
            <w:noWrap/>
            <w:hideMark/>
          </w:tcPr>
          <w:p w14:paraId="735E6065"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c>
          <w:tcPr>
            <w:tcW w:w="567" w:type="dxa"/>
            <w:noWrap/>
            <w:hideMark/>
          </w:tcPr>
          <w:p w14:paraId="06A4F749" w14:textId="6BA13F54"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w:t>
            </w:r>
          </w:p>
        </w:tc>
        <w:tc>
          <w:tcPr>
            <w:tcW w:w="709" w:type="dxa"/>
            <w:noWrap/>
            <w:hideMark/>
          </w:tcPr>
          <w:p w14:paraId="01AF50EA"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c>
          <w:tcPr>
            <w:tcW w:w="617" w:type="dxa"/>
            <w:noWrap/>
            <w:hideMark/>
          </w:tcPr>
          <w:p w14:paraId="3DBFC69F"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r>
      <w:tr w:rsidR="00471639" w14:paraId="3C1184AB" w14:textId="77777777" w:rsidTr="00E71638">
        <w:trPr>
          <w:trHeight w:val="300"/>
        </w:trPr>
        <w:tc>
          <w:tcPr>
            <w:tcW w:w="742" w:type="dxa"/>
            <w:noWrap/>
            <w:hideMark/>
          </w:tcPr>
          <w:p w14:paraId="34F37F77" w14:textId="12434C16"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71.83</w:t>
            </w:r>
          </w:p>
        </w:tc>
        <w:tc>
          <w:tcPr>
            <w:tcW w:w="1621" w:type="dxa"/>
            <w:noWrap/>
            <w:hideMark/>
          </w:tcPr>
          <w:p w14:paraId="7C6DC4C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50193.172</w:t>
            </w:r>
          </w:p>
        </w:tc>
        <w:tc>
          <w:tcPr>
            <w:tcW w:w="1955" w:type="dxa"/>
            <w:noWrap/>
            <w:hideMark/>
          </w:tcPr>
          <w:p w14:paraId="1A24109B"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200.773</w:t>
            </w:r>
          </w:p>
        </w:tc>
        <w:tc>
          <w:tcPr>
            <w:tcW w:w="927" w:type="dxa"/>
            <w:noWrap/>
            <w:hideMark/>
          </w:tcPr>
          <w:p w14:paraId="749DCC9E" w14:textId="7B12BB3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22</w:t>
            </w:r>
          </w:p>
        </w:tc>
        <w:tc>
          <w:tcPr>
            <w:tcW w:w="992" w:type="dxa"/>
            <w:noWrap/>
            <w:hideMark/>
          </w:tcPr>
          <w:p w14:paraId="64BFC015" w14:textId="23A6703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343.0</w:t>
            </w:r>
          </w:p>
        </w:tc>
        <w:tc>
          <w:tcPr>
            <w:tcW w:w="709" w:type="dxa"/>
            <w:noWrap/>
            <w:hideMark/>
          </w:tcPr>
          <w:p w14:paraId="2B38DB0B" w14:textId="10366CD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14.3</w:t>
            </w:r>
          </w:p>
        </w:tc>
        <w:tc>
          <w:tcPr>
            <w:tcW w:w="709" w:type="dxa"/>
            <w:noWrap/>
            <w:hideMark/>
          </w:tcPr>
          <w:p w14:paraId="3F3800AD" w14:textId="07DD0CD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157</w:t>
            </w:r>
          </w:p>
        </w:tc>
        <w:tc>
          <w:tcPr>
            <w:tcW w:w="567" w:type="dxa"/>
            <w:noWrap/>
            <w:hideMark/>
          </w:tcPr>
          <w:p w14:paraId="627EB1DB" w14:textId="7DA9ECC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6.6</w:t>
            </w:r>
          </w:p>
        </w:tc>
        <w:tc>
          <w:tcPr>
            <w:tcW w:w="709" w:type="dxa"/>
            <w:noWrap/>
            <w:hideMark/>
          </w:tcPr>
          <w:p w14:paraId="317A0390" w14:textId="6075ACA1"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2103</w:t>
            </w:r>
          </w:p>
        </w:tc>
        <w:tc>
          <w:tcPr>
            <w:tcW w:w="617" w:type="dxa"/>
            <w:noWrap/>
            <w:hideMark/>
          </w:tcPr>
          <w:p w14:paraId="30E77F75" w14:textId="6668B626"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88</w:t>
            </w:r>
          </w:p>
        </w:tc>
      </w:tr>
      <w:tr w:rsidR="00471639" w14:paraId="65F90536" w14:textId="77777777" w:rsidTr="00E71638">
        <w:trPr>
          <w:trHeight w:val="300"/>
        </w:trPr>
        <w:tc>
          <w:tcPr>
            <w:tcW w:w="742" w:type="dxa"/>
            <w:noWrap/>
            <w:hideMark/>
          </w:tcPr>
          <w:p w14:paraId="071B73CF" w14:textId="3ACAAB6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73.36</w:t>
            </w:r>
          </w:p>
        </w:tc>
        <w:tc>
          <w:tcPr>
            <w:tcW w:w="1621" w:type="dxa"/>
            <w:noWrap/>
            <w:hideMark/>
          </w:tcPr>
          <w:p w14:paraId="43367DF4"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50193.172</w:t>
            </w:r>
          </w:p>
        </w:tc>
        <w:tc>
          <w:tcPr>
            <w:tcW w:w="1955" w:type="dxa"/>
            <w:noWrap/>
            <w:hideMark/>
          </w:tcPr>
          <w:p w14:paraId="1C8AC47F"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200.773</w:t>
            </w:r>
          </w:p>
        </w:tc>
        <w:tc>
          <w:tcPr>
            <w:tcW w:w="927" w:type="dxa"/>
            <w:noWrap/>
            <w:hideMark/>
          </w:tcPr>
          <w:p w14:paraId="12A10139" w14:textId="070B456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46</w:t>
            </w:r>
          </w:p>
        </w:tc>
        <w:tc>
          <w:tcPr>
            <w:tcW w:w="992" w:type="dxa"/>
            <w:noWrap/>
            <w:hideMark/>
          </w:tcPr>
          <w:p w14:paraId="45B8AD51" w14:textId="733D42B8"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74.4</w:t>
            </w:r>
          </w:p>
        </w:tc>
        <w:tc>
          <w:tcPr>
            <w:tcW w:w="709" w:type="dxa"/>
            <w:noWrap/>
            <w:hideMark/>
          </w:tcPr>
          <w:p w14:paraId="58DDCC73" w14:textId="71C7133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3.1</w:t>
            </w:r>
          </w:p>
        </w:tc>
        <w:tc>
          <w:tcPr>
            <w:tcW w:w="709" w:type="dxa"/>
            <w:noWrap/>
            <w:hideMark/>
          </w:tcPr>
          <w:p w14:paraId="4FF93151" w14:textId="1F862CC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38.0</w:t>
            </w:r>
          </w:p>
        </w:tc>
        <w:tc>
          <w:tcPr>
            <w:tcW w:w="567" w:type="dxa"/>
            <w:noWrap/>
            <w:hideMark/>
          </w:tcPr>
          <w:p w14:paraId="25E5CC97" w14:textId="1F4BE78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1.6</w:t>
            </w:r>
          </w:p>
        </w:tc>
        <w:tc>
          <w:tcPr>
            <w:tcW w:w="709" w:type="dxa"/>
            <w:noWrap/>
            <w:hideMark/>
          </w:tcPr>
          <w:p w14:paraId="7BE6805D" w14:textId="35F00462"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637</w:t>
            </w:r>
          </w:p>
        </w:tc>
        <w:tc>
          <w:tcPr>
            <w:tcW w:w="617" w:type="dxa"/>
            <w:noWrap/>
            <w:hideMark/>
          </w:tcPr>
          <w:p w14:paraId="54D762E0" w14:textId="144B992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27</w:t>
            </w:r>
          </w:p>
        </w:tc>
      </w:tr>
      <w:tr w:rsidR="00471639" w14:paraId="3771E06A" w14:textId="77777777" w:rsidTr="00E71638">
        <w:trPr>
          <w:trHeight w:val="300"/>
        </w:trPr>
        <w:tc>
          <w:tcPr>
            <w:tcW w:w="742" w:type="dxa"/>
            <w:noWrap/>
            <w:hideMark/>
          </w:tcPr>
          <w:p w14:paraId="1D49E0A8" w14:textId="0C1F60B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77.71</w:t>
            </w:r>
          </w:p>
        </w:tc>
        <w:tc>
          <w:tcPr>
            <w:tcW w:w="1621" w:type="dxa"/>
            <w:noWrap/>
            <w:hideMark/>
          </w:tcPr>
          <w:p w14:paraId="363C400F"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58065.461</w:t>
            </w:r>
          </w:p>
        </w:tc>
        <w:tc>
          <w:tcPr>
            <w:tcW w:w="1955" w:type="dxa"/>
            <w:noWrap/>
            <w:hideMark/>
          </w:tcPr>
          <w:p w14:paraId="40724DAD"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232.262</w:t>
            </w:r>
          </w:p>
        </w:tc>
        <w:tc>
          <w:tcPr>
            <w:tcW w:w="927" w:type="dxa"/>
            <w:noWrap/>
            <w:hideMark/>
          </w:tcPr>
          <w:p w14:paraId="7C1AB199" w14:textId="452F9A7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28</w:t>
            </w:r>
          </w:p>
        </w:tc>
        <w:tc>
          <w:tcPr>
            <w:tcW w:w="992" w:type="dxa"/>
            <w:noWrap/>
            <w:hideMark/>
          </w:tcPr>
          <w:p w14:paraId="271C2CED" w14:textId="2584573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210.1</w:t>
            </w:r>
          </w:p>
        </w:tc>
        <w:tc>
          <w:tcPr>
            <w:tcW w:w="709" w:type="dxa"/>
            <w:noWrap/>
            <w:hideMark/>
          </w:tcPr>
          <w:p w14:paraId="7EF43AC3" w14:textId="44608F06"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8.8</w:t>
            </w:r>
          </w:p>
        </w:tc>
        <w:tc>
          <w:tcPr>
            <w:tcW w:w="709" w:type="dxa"/>
            <w:noWrap/>
            <w:hideMark/>
          </w:tcPr>
          <w:p w14:paraId="7A7F53A8" w14:textId="2115795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62.0</w:t>
            </w:r>
          </w:p>
        </w:tc>
        <w:tc>
          <w:tcPr>
            <w:tcW w:w="567" w:type="dxa"/>
            <w:noWrap/>
            <w:hideMark/>
          </w:tcPr>
          <w:p w14:paraId="01B947F3" w14:textId="623B0F32"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2.6</w:t>
            </w:r>
          </w:p>
        </w:tc>
        <w:tc>
          <w:tcPr>
            <w:tcW w:w="709" w:type="dxa"/>
            <w:noWrap/>
            <w:hideMark/>
          </w:tcPr>
          <w:p w14:paraId="3C09E8C1" w14:textId="35F190C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1502</w:t>
            </w:r>
          </w:p>
        </w:tc>
        <w:tc>
          <w:tcPr>
            <w:tcW w:w="617" w:type="dxa"/>
            <w:noWrap/>
            <w:hideMark/>
          </w:tcPr>
          <w:p w14:paraId="633305C9" w14:textId="596906A4"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63</w:t>
            </w:r>
          </w:p>
        </w:tc>
      </w:tr>
      <w:tr w:rsidR="00471639" w14:paraId="3A03C8B8" w14:textId="77777777" w:rsidTr="00E71638">
        <w:trPr>
          <w:trHeight w:val="300"/>
        </w:trPr>
        <w:tc>
          <w:tcPr>
            <w:tcW w:w="742" w:type="dxa"/>
            <w:noWrap/>
            <w:hideMark/>
          </w:tcPr>
          <w:p w14:paraId="26BB07AB" w14:textId="2ACE50C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78.13</w:t>
            </w:r>
          </w:p>
        </w:tc>
        <w:tc>
          <w:tcPr>
            <w:tcW w:w="1621" w:type="dxa"/>
            <w:noWrap/>
            <w:hideMark/>
          </w:tcPr>
          <w:p w14:paraId="7021F7B2"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55289.716</w:t>
            </w:r>
          </w:p>
        </w:tc>
        <w:tc>
          <w:tcPr>
            <w:tcW w:w="1955" w:type="dxa"/>
            <w:noWrap/>
            <w:hideMark/>
          </w:tcPr>
          <w:p w14:paraId="622859E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221.159</w:t>
            </w:r>
          </w:p>
        </w:tc>
        <w:tc>
          <w:tcPr>
            <w:tcW w:w="927" w:type="dxa"/>
            <w:noWrap/>
            <w:hideMark/>
          </w:tcPr>
          <w:p w14:paraId="410ED973" w14:textId="76E39D9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50</w:t>
            </w:r>
          </w:p>
        </w:tc>
        <w:tc>
          <w:tcPr>
            <w:tcW w:w="992" w:type="dxa"/>
            <w:noWrap/>
            <w:hideMark/>
          </w:tcPr>
          <w:p w14:paraId="71B8F062" w14:textId="7611D55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102.1</w:t>
            </w:r>
          </w:p>
        </w:tc>
        <w:tc>
          <w:tcPr>
            <w:tcW w:w="709" w:type="dxa"/>
            <w:noWrap/>
            <w:hideMark/>
          </w:tcPr>
          <w:p w14:paraId="5EEAD71C" w14:textId="3678939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4.3</w:t>
            </w:r>
          </w:p>
        </w:tc>
        <w:tc>
          <w:tcPr>
            <w:tcW w:w="709" w:type="dxa"/>
            <w:noWrap/>
            <w:hideMark/>
          </w:tcPr>
          <w:p w14:paraId="724B4295" w14:textId="0882B1B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38.0</w:t>
            </w:r>
          </w:p>
        </w:tc>
        <w:tc>
          <w:tcPr>
            <w:tcW w:w="567" w:type="dxa"/>
            <w:noWrap/>
            <w:hideMark/>
          </w:tcPr>
          <w:p w14:paraId="4C46402B" w14:textId="0ED5429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1.6</w:t>
            </w:r>
          </w:p>
        </w:tc>
        <w:tc>
          <w:tcPr>
            <w:tcW w:w="709" w:type="dxa"/>
            <w:noWrap/>
            <w:hideMark/>
          </w:tcPr>
          <w:p w14:paraId="3E189D25" w14:textId="3F454CD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999</w:t>
            </w:r>
          </w:p>
        </w:tc>
        <w:tc>
          <w:tcPr>
            <w:tcW w:w="617" w:type="dxa"/>
            <w:noWrap/>
            <w:hideMark/>
          </w:tcPr>
          <w:p w14:paraId="51516104" w14:textId="2AEA69B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42</w:t>
            </w:r>
          </w:p>
        </w:tc>
      </w:tr>
      <w:tr w:rsidR="00471639" w14:paraId="1A4326CA" w14:textId="77777777" w:rsidTr="00E71638">
        <w:trPr>
          <w:trHeight w:val="300"/>
        </w:trPr>
        <w:tc>
          <w:tcPr>
            <w:tcW w:w="742" w:type="dxa"/>
            <w:noWrap/>
            <w:hideMark/>
          </w:tcPr>
          <w:p w14:paraId="3E3814C2" w14:textId="47FEC022"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82.46</w:t>
            </w:r>
          </w:p>
        </w:tc>
        <w:tc>
          <w:tcPr>
            <w:tcW w:w="1621" w:type="dxa"/>
            <w:noWrap/>
            <w:hideMark/>
          </w:tcPr>
          <w:p w14:paraId="08812F1F"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60555.183</w:t>
            </w:r>
          </w:p>
        </w:tc>
        <w:tc>
          <w:tcPr>
            <w:tcW w:w="1955" w:type="dxa"/>
            <w:noWrap/>
            <w:hideMark/>
          </w:tcPr>
          <w:p w14:paraId="5EF9672A"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242.221</w:t>
            </w:r>
          </w:p>
        </w:tc>
        <w:tc>
          <w:tcPr>
            <w:tcW w:w="927" w:type="dxa"/>
            <w:noWrap/>
            <w:hideMark/>
          </w:tcPr>
          <w:p w14:paraId="20F7AB39" w14:textId="755FF5B8"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58</w:t>
            </w:r>
          </w:p>
        </w:tc>
        <w:tc>
          <w:tcPr>
            <w:tcW w:w="992" w:type="dxa"/>
            <w:noWrap/>
            <w:hideMark/>
          </w:tcPr>
          <w:p w14:paraId="587071F0" w14:textId="0DBE3B8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76.7</w:t>
            </w:r>
          </w:p>
        </w:tc>
        <w:tc>
          <w:tcPr>
            <w:tcW w:w="709" w:type="dxa"/>
            <w:noWrap/>
            <w:hideMark/>
          </w:tcPr>
          <w:p w14:paraId="6CCFE1EC" w14:textId="183D012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3.2</w:t>
            </w:r>
          </w:p>
        </w:tc>
        <w:tc>
          <w:tcPr>
            <w:tcW w:w="709" w:type="dxa"/>
            <w:noWrap/>
            <w:hideMark/>
          </w:tcPr>
          <w:p w14:paraId="7E1AFD7D" w14:textId="25156148"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38.0</w:t>
            </w:r>
          </w:p>
        </w:tc>
        <w:tc>
          <w:tcPr>
            <w:tcW w:w="567" w:type="dxa"/>
            <w:noWrap/>
            <w:hideMark/>
          </w:tcPr>
          <w:p w14:paraId="6C7B8DD5" w14:textId="393C358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1.6</w:t>
            </w:r>
          </w:p>
        </w:tc>
        <w:tc>
          <w:tcPr>
            <w:tcW w:w="709" w:type="dxa"/>
            <w:noWrap/>
            <w:hideMark/>
          </w:tcPr>
          <w:p w14:paraId="5AFD1418" w14:textId="7BE6704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446</w:t>
            </w:r>
          </w:p>
        </w:tc>
        <w:tc>
          <w:tcPr>
            <w:tcW w:w="617" w:type="dxa"/>
            <w:noWrap/>
            <w:hideMark/>
          </w:tcPr>
          <w:p w14:paraId="39F8D654" w14:textId="7EFAE72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19</w:t>
            </w:r>
          </w:p>
        </w:tc>
      </w:tr>
      <w:tr w:rsidR="00471639" w14:paraId="4481C4F5" w14:textId="77777777" w:rsidTr="00E71638">
        <w:trPr>
          <w:trHeight w:val="300"/>
        </w:trPr>
        <w:tc>
          <w:tcPr>
            <w:tcW w:w="742" w:type="dxa"/>
            <w:noWrap/>
            <w:hideMark/>
          </w:tcPr>
          <w:p w14:paraId="1D33D7CB" w14:textId="131DB544"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83.92</w:t>
            </w:r>
          </w:p>
        </w:tc>
        <w:tc>
          <w:tcPr>
            <w:tcW w:w="1621" w:type="dxa"/>
            <w:noWrap/>
            <w:hideMark/>
          </w:tcPr>
          <w:p w14:paraId="68EA5A5D"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66232.705</w:t>
            </w:r>
          </w:p>
        </w:tc>
        <w:tc>
          <w:tcPr>
            <w:tcW w:w="1955" w:type="dxa"/>
            <w:noWrap/>
            <w:hideMark/>
          </w:tcPr>
          <w:p w14:paraId="019996E7"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264.931</w:t>
            </w:r>
          </w:p>
        </w:tc>
        <w:tc>
          <w:tcPr>
            <w:tcW w:w="927" w:type="dxa"/>
            <w:noWrap/>
            <w:hideMark/>
          </w:tcPr>
          <w:p w14:paraId="7C3ECBB8" w14:textId="53C81A8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15</w:t>
            </w:r>
          </w:p>
        </w:tc>
        <w:tc>
          <w:tcPr>
            <w:tcW w:w="992" w:type="dxa"/>
            <w:noWrap/>
            <w:hideMark/>
          </w:tcPr>
          <w:p w14:paraId="101A4DB4" w14:textId="62076D2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526.1</w:t>
            </w:r>
          </w:p>
        </w:tc>
        <w:tc>
          <w:tcPr>
            <w:tcW w:w="709" w:type="dxa"/>
            <w:noWrap/>
            <w:hideMark/>
          </w:tcPr>
          <w:p w14:paraId="5C23BB25" w14:textId="138220B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21.9</w:t>
            </w:r>
          </w:p>
        </w:tc>
        <w:tc>
          <w:tcPr>
            <w:tcW w:w="709" w:type="dxa"/>
            <w:noWrap/>
            <w:hideMark/>
          </w:tcPr>
          <w:p w14:paraId="61CF6297" w14:textId="4C96536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253</w:t>
            </w:r>
          </w:p>
        </w:tc>
        <w:tc>
          <w:tcPr>
            <w:tcW w:w="567" w:type="dxa"/>
            <w:noWrap/>
            <w:hideMark/>
          </w:tcPr>
          <w:p w14:paraId="6C062720" w14:textId="010D05B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10</w:t>
            </w:r>
          </w:p>
        </w:tc>
        <w:tc>
          <w:tcPr>
            <w:tcW w:w="709" w:type="dxa"/>
            <w:noWrap/>
            <w:hideMark/>
          </w:tcPr>
          <w:p w14:paraId="4317E286" w14:textId="32DC7B81"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2630</w:t>
            </w:r>
          </w:p>
        </w:tc>
        <w:tc>
          <w:tcPr>
            <w:tcW w:w="617" w:type="dxa"/>
            <w:noWrap/>
            <w:hideMark/>
          </w:tcPr>
          <w:p w14:paraId="0659F7BD" w14:textId="370E1A4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110</w:t>
            </w:r>
          </w:p>
        </w:tc>
      </w:tr>
      <w:tr w:rsidR="00471639" w14:paraId="27F91997" w14:textId="77777777" w:rsidTr="00E71638">
        <w:trPr>
          <w:trHeight w:val="300"/>
        </w:trPr>
        <w:tc>
          <w:tcPr>
            <w:tcW w:w="742" w:type="dxa"/>
            <w:noWrap/>
            <w:hideMark/>
          </w:tcPr>
          <w:p w14:paraId="416DC6CB" w14:textId="75BFAE2B"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86.27</w:t>
            </w:r>
          </w:p>
        </w:tc>
        <w:tc>
          <w:tcPr>
            <w:tcW w:w="1621" w:type="dxa"/>
            <w:noWrap/>
            <w:hideMark/>
          </w:tcPr>
          <w:p w14:paraId="2B7020C8"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66231.449</w:t>
            </w:r>
          </w:p>
        </w:tc>
        <w:tc>
          <w:tcPr>
            <w:tcW w:w="1955" w:type="dxa"/>
            <w:noWrap/>
            <w:hideMark/>
          </w:tcPr>
          <w:p w14:paraId="07A653A1"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264.926</w:t>
            </w:r>
          </w:p>
        </w:tc>
        <w:tc>
          <w:tcPr>
            <w:tcW w:w="927" w:type="dxa"/>
            <w:noWrap/>
            <w:hideMark/>
          </w:tcPr>
          <w:p w14:paraId="12E2F918" w14:textId="3DFC535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50</w:t>
            </w:r>
          </w:p>
        </w:tc>
        <w:tc>
          <w:tcPr>
            <w:tcW w:w="992" w:type="dxa"/>
            <w:noWrap/>
            <w:hideMark/>
          </w:tcPr>
          <w:p w14:paraId="287ACAA3" w14:textId="0A973D0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100.1</w:t>
            </w:r>
          </w:p>
        </w:tc>
        <w:tc>
          <w:tcPr>
            <w:tcW w:w="709" w:type="dxa"/>
            <w:noWrap/>
            <w:hideMark/>
          </w:tcPr>
          <w:p w14:paraId="09BC9C8B" w14:textId="75C17192"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4.2</w:t>
            </w:r>
          </w:p>
        </w:tc>
        <w:tc>
          <w:tcPr>
            <w:tcW w:w="709" w:type="dxa"/>
            <w:noWrap/>
            <w:hideMark/>
          </w:tcPr>
          <w:p w14:paraId="23CE455B" w14:textId="37EC987B"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49.5</w:t>
            </w:r>
          </w:p>
        </w:tc>
        <w:tc>
          <w:tcPr>
            <w:tcW w:w="567" w:type="dxa"/>
            <w:noWrap/>
            <w:hideMark/>
          </w:tcPr>
          <w:p w14:paraId="3B478B20" w14:textId="1349B2F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2.1</w:t>
            </w:r>
          </w:p>
        </w:tc>
        <w:tc>
          <w:tcPr>
            <w:tcW w:w="709" w:type="dxa"/>
            <w:noWrap/>
            <w:hideMark/>
          </w:tcPr>
          <w:p w14:paraId="42B12703" w14:textId="6DD52661"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1256</w:t>
            </w:r>
          </w:p>
        </w:tc>
        <w:tc>
          <w:tcPr>
            <w:tcW w:w="617" w:type="dxa"/>
            <w:noWrap/>
            <w:hideMark/>
          </w:tcPr>
          <w:p w14:paraId="21327682" w14:textId="7E16D93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52</w:t>
            </w:r>
          </w:p>
        </w:tc>
      </w:tr>
      <w:tr w:rsidR="00471639" w14:paraId="23A567F0" w14:textId="77777777" w:rsidTr="00E71638">
        <w:trPr>
          <w:trHeight w:val="300"/>
        </w:trPr>
        <w:tc>
          <w:tcPr>
            <w:tcW w:w="742" w:type="dxa"/>
            <w:noWrap/>
            <w:hideMark/>
          </w:tcPr>
          <w:p w14:paraId="1A5790D2" w14:textId="558997D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89.19</w:t>
            </w:r>
          </w:p>
        </w:tc>
        <w:tc>
          <w:tcPr>
            <w:tcW w:w="1621" w:type="dxa"/>
            <w:noWrap/>
            <w:hideMark/>
          </w:tcPr>
          <w:p w14:paraId="2C5B8F66"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73345.126</w:t>
            </w:r>
          </w:p>
        </w:tc>
        <w:tc>
          <w:tcPr>
            <w:tcW w:w="1955" w:type="dxa"/>
            <w:noWrap/>
            <w:hideMark/>
          </w:tcPr>
          <w:p w14:paraId="4F98FDF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293.381</w:t>
            </w:r>
          </w:p>
        </w:tc>
        <w:tc>
          <w:tcPr>
            <w:tcW w:w="927" w:type="dxa"/>
            <w:noWrap/>
            <w:hideMark/>
          </w:tcPr>
          <w:p w14:paraId="3B54CD1E" w14:textId="27B2A85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29</w:t>
            </w:r>
          </w:p>
        </w:tc>
        <w:tc>
          <w:tcPr>
            <w:tcW w:w="992" w:type="dxa"/>
            <w:noWrap/>
            <w:hideMark/>
          </w:tcPr>
          <w:p w14:paraId="3F4DDB8E" w14:textId="6FCE07E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137.9</w:t>
            </w:r>
          </w:p>
        </w:tc>
        <w:tc>
          <w:tcPr>
            <w:tcW w:w="709" w:type="dxa"/>
            <w:noWrap/>
            <w:hideMark/>
          </w:tcPr>
          <w:p w14:paraId="28ECA064" w14:textId="48D4F60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5.7</w:t>
            </w:r>
          </w:p>
        </w:tc>
        <w:tc>
          <w:tcPr>
            <w:tcW w:w="709" w:type="dxa"/>
            <w:noWrap/>
            <w:hideMark/>
          </w:tcPr>
          <w:p w14:paraId="18D1F2F3" w14:textId="3C5748D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110</w:t>
            </w:r>
          </w:p>
        </w:tc>
        <w:tc>
          <w:tcPr>
            <w:tcW w:w="567" w:type="dxa"/>
            <w:noWrap/>
            <w:hideMark/>
          </w:tcPr>
          <w:p w14:paraId="496206DB" w14:textId="24C50F1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4.6</w:t>
            </w:r>
          </w:p>
        </w:tc>
        <w:tc>
          <w:tcPr>
            <w:tcW w:w="709" w:type="dxa"/>
            <w:noWrap/>
            <w:hideMark/>
          </w:tcPr>
          <w:p w14:paraId="50ADCA56" w14:textId="52C4E6E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872</w:t>
            </w:r>
          </w:p>
        </w:tc>
        <w:tc>
          <w:tcPr>
            <w:tcW w:w="617" w:type="dxa"/>
            <w:noWrap/>
            <w:hideMark/>
          </w:tcPr>
          <w:p w14:paraId="363829B9" w14:textId="7C72C9E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w:t>
            </w:r>
          </w:p>
        </w:tc>
      </w:tr>
      <w:tr w:rsidR="00471639" w14:paraId="591045DF" w14:textId="77777777" w:rsidTr="00E71638">
        <w:trPr>
          <w:trHeight w:val="300"/>
        </w:trPr>
        <w:tc>
          <w:tcPr>
            <w:tcW w:w="742" w:type="dxa"/>
            <w:noWrap/>
            <w:hideMark/>
          </w:tcPr>
          <w:p w14:paraId="1B9131D7" w14:textId="1A93D706"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91.11</w:t>
            </w:r>
          </w:p>
        </w:tc>
        <w:tc>
          <w:tcPr>
            <w:tcW w:w="1621" w:type="dxa"/>
            <w:noWrap/>
            <w:hideMark/>
          </w:tcPr>
          <w:p w14:paraId="2C31BBC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83696.970</w:t>
            </w:r>
          </w:p>
        </w:tc>
        <w:tc>
          <w:tcPr>
            <w:tcW w:w="1955" w:type="dxa"/>
            <w:noWrap/>
            <w:hideMark/>
          </w:tcPr>
          <w:p w14:paraId="0AFE983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334.788</w:t>
            </w:r>
          </w:p>
        </w:tc>
        <w:tc>
          <w:tcPr>
            <w:tcW w:w="927" w:type="dxa"/>
            <w:noWrap/>
            <w:hideMark/>
          </w:tcPr>
          <w:p w14:paraId="64234429" w14:textId="734D7D9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24</w:t>
            </w:r>
          </w:p>
        </w:tc>
        <w:tc>
          <w:tcPr>
            <w:tcW w:w="992" w:type="dxa"/>
            <w:noWrap/>
            <w:hideMark/>
          </w:tcPr>
          <w:p w14:paraId="37FAB73B" w14:textId="69B765D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128.2</w:t>
            </w:r>
          </w:p>
        </w:tc>
        <w:tc>
          <w:tcPr>
            <w:tcW w:w="709" w:type="dxa"/>
            <w:noWrap/>
            <w:hideMark/>
          </w:tcPr>
          <w:p w14:paraId="28542036" w14:textId="62EF1F7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5.3</w:t>
            </w:r>
          </w:p>
        </w:tc>
        <w:tc>
          <w:tcPr>
            <w:tcW w:w="709" w:type="dxa"/>
            <w:noWrap/>
            <w:hideMark/>
          </w:tcPr>
          <w:p w14:paraId="3E647FEC" w14:textId="4A0B1AE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86.5</w:t>
            </w:r>
          </w:p>
        </w:tc>
        <w:tc>
          <w:tcPr>
            <w:tcW w:w="567" w:type="dxa"/>
            <w:noWrap/>
            <w:hideMark/>
          </w:tcPr>
          <w:p w14:paraId="308C6570" w14:textId="703014F8"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w:t>
            </w:r>
          </w:p>
        </w:tc>
        <w:tc>
          <w:tcPr>
            <w:tcW w:w="709" w:type="dxa"/>
            <w:noWrap/>
            <w:hideMark/>
          </w:tcPr>
          <w:p w14:paraId="151C5853" w14:textId="6AC92A0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857</w:t>
            </w:r>
          </w:p>
        </w:tc>
        <w:tc>
          <w:tcPr>
            <w:tcW w:w="617" w:type="dxa"/>
            <w:noWrap/>
            <w:hideMark/>
          </w:tcPr>
          <w:p w14:paraId="7B752B6F" w14:textId="34F77E9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w:t>
            </w:r>
          </w:p>
        </w:tc>
      </w:tr>
      <w:tr w:rsidR="00471639" w14:paraId="3DC908F1" w14:textId="77777777" w:rsidTr="00E71638">
        <w:trPr>
          <w:trHeight w:val="300"/>
        </w:trPr>
        <w:tc>
          <w:tcPr>
            <w:tcW w:w="742" w:type="dxa"/>
            <w:noWrap/>
            <w:hideMark/>
          </w:tcPr>
          <w:p w14:paraId="6055624A" w14:textId="34ACBD9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92.51</w:t>
            </w:r>
          </w:p>
        </w:tc>
        <w:tc>
          <w:tcPr>
            <w:tcW w:w="1621" w:type="dxa"/>
            <w:noWrap/>
            <w:hideMark/>
          </w:tcPr>
          <w:p w14:paraId="46A88866"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90369.000</w:t>
            </w:r>
          </w:p>
        </w:tc>
        <w:tc>
          <w:tcPr>
            <w:tcW w:w="1955" w:type="dxa"/>
            <w:noWrap/>
            <w:hideMark/>
          </w:tcPr>
          <w:p w14:paraId="4A8590E3"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361.476</w:t>
            </w:r>
          </w:p>
        </w:tc>
        <w:tc>
          <w:tcPr>
            <w:tcW w:w="927" w:type="dxa"/>
            <w:noWrap/>
            <w:hideMark/>
          </w:tcPr>
          <w:p w14:paraId="01143A85" w14:textId="459A3C4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13</w:t>
            </w:r>
          </w:p>
        </w:tc>
        <w:tc>
          <w:tcPr>
            <w:tcW w:w="992" w:type="dxa"/>
            <w:noWrap/>
            <w:hideMark/>
          </w:tcPr>
          <w:p w14:paraId="0015C2EF" w14:textId="25408CF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171.6</w:t>
            </w:r>
          </w:p>
        </w:tc>
        <w:tc>
          <w:tcPr>
            <w:tcW w:w="709" w:type="dxa"/>
            <w:noWrap/>
            <w:hideMark/>
          </w:tcPr>
          <w:p w14:paraId="5DE3EA4B" w14:textId="59978AF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7.2</w:t>
            </w:r>
          </w:p>
        </w:tc>
        <w:tc>
          <w:tcPr>
            <w:tcW w:w="709" w:type="dxa"/>
            <w:noWrap/>
            <w:hideMark/>
          </w:tcPr>
          <w:p w14:paraId="0BA02FAD" w14:textId="39A82C0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88.0</w:t>
            </w:r>
          </w:p>
        </w:tc>
        <w:tc>
          <w:tcPr>
            <w:tcW w:w="567" w:type="dxa"/>
            <w:noWrap/>
            <w:hideMark/>
          </w:tcPr>
          <w:p w14:paraId="1B51C6CF" w14:textId="3FCD070B"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3.7</w:t>
            </w:r>
          </w:p>
        </w:tc>
        <w:tc>
          <w:tcPr>
            <w:tcW w:w="709" w:type="dxa"/>
            <w:noWrap/>
            <w:hideMark/>
          </w:tcPr>
          <w:p w14:paraId="2B44A733" w14:textId="328F1C6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833</w:t>
            </w:r>
          </w:p>
        </w:tc>
        <w:tc>
          <w:tcPr>
            <w:tcW w:w="617" w:type="dxa"/>
            <w:noWrap/>
            <w:hideMark/>
          </w:tcPr>
          <w:p w14:paraId="03CF2B9E" w14:textId="7245808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35</w:t>
            </w:r>
          </w:p>
        </w:tc>
      </w:tr>
      <w:tr w:rsidR="00471639" w14:paraId="1F676119" w14:textId="77777777" w:rsidTr="00E71638">
        <w:trPr>
          <w:trHeight w:val="300"/>
        </w:trPr>
        <w:tc>
          <w:tcPr>
            <w:tcW w:w="742" w:type="dxa"/>
            <w:noWrap/>
            <w:hideMark/>
          </w:tcPr>
          <w:p w14:paraId="6468D666" w14:textId="61F1735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94.62</w:t>
            </w:r>
          </w:p>
        </w:tc>
        <w:tc>
          <w:tcPr>
            <w:tcW w:w="1621" w:type="dxa"/>
            <w:noWrap/>
            <w:hideMark/>
          </w:tcPr>
          <w:p w14:paraId="24F5E085"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103953.902</w:t>
            </w:r>
          </w:p>
        </w:tc>
        <w:tc>
          <w:tcPr>
            <w:tcW w:w="1955" w:type="dxa"/>
            <w:noWrap/>
            <w:hideMark/>
          </w:tcPr>
          <w:p w14:paraId="07B32383"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415.816</w:t>
            </w:r>
          </w:p>
        </w:tc>
        <w:tc>
          <w:tcPr>
            <w:tcW w:w="927" w:type="dxa"/>
            <w:noWrap/>
            <w:hideMark/>
          </w:tcPr>
          <w:p w14:paraId="7E662038" w14:textId="68184E2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w:t>
            </w:r>
          </w:p>
        </w:tc>
        <w:tc>
          <w:tcPr>
            <w:tcW w:w="992" w:type="dxa"/>
            <w:noWrap/>
            <w:hideMark/>
          </w:tcPr>
          <w:p w14:paraId="2EEEF70F" w14:textId="047D859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591.3</w:t>
            </w:r>
          </w:p>
        </w:tc>
        <w:tc>
          <w:tcPr>
            <w:tcW w:w="709" w:type="dxa"/>
            <w:noWrap/>
            <w:hideMark/>
          </w:tcPr>
          <w:p w14:paraId="2088D7E3" w14:textId="2B91330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24.6</w:t>
            </w:r>
          </w:p>
        </w:tc>
        <w:tc>
          <w:tcPr>
            <w:tcW w:w="709" w:type="dxa"/>
            <w:noWrap/>
            <w:hideMark/>
          </w:tcPr>
          <w:p w14:paraId="3CCEE659" w14:textId="4125508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497</w:t>
            </w:r>
          </w:p>
        </w:tc>
        <w:tc>
          <w:tcPr>
            <w:tcW w:w="567" w:type="dxa"/>
            <w:noWrap/>
            <w:hideMark/>
          </w:tcPr>
          <w:p w14:paraId="6867B7BA" w14:textId="6FCF6EB1"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20</w:t>
            </w:r>
          </w:p>
        </w:tc>
        <w:tc>
          <w:tcPr>
            <w:tcW w:w="709" w:type="dxa"/>
            <w:noWrap/>
            <w:hideMark/>
          </w:tcPr>
          <w:p w14:paraId="6E003AC7" w14:textId="408DD17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1166</w:t>
            </w:r>
          </w:p>
        </w:tc>
        <w:tc>
          <w:tcPr>
            <w:tcW w:w="617" w:type="dxa"/>
            <w:noWrap/>
            <w:hideMark/>
          </w:tcPr>
          <w:p w14:paraId="19DBC6D4" w14:textId="40431D23" w:rsidR="00A015EE" w:rsidRPr="00807223" w:rsidRDefault="00F903DB" w:rsidP="008034E5">
            <w:pPr>
              <w:keepNext/>
              <w:bidi w:val="0"/>
              <w:jc w:val="right"/>
              <w:rPr>
                <w:rFonts w:ascii="Calibri" w:hAnsi="Calibri" w:cs="Calibri"/>
                <w:color w:val="EE0000"/>
                <w:sz w:val="22"/>
                <w:szCs w:val="22"/>
                <w:lang w:eastAsia="en-US"/>
              </w:rPr>
            </w:pPr>
            <w:r>
              <w:rPr>
                <w:rFonts w:ascii="Calibri" w:hAnsi="Calibri" w:cs="Calibri"/>
                <w:color w:val="EE0000"/>
                <w:sz w:val="22"/>
                <w:szCs w:val="22"/>
                <w:lang w:eastAsia="en-US"/>
              </w:rPr>
              <w:t>49</w:t>
            </w:r>
          </w:p>
        </w:tc>
      </w:tr>
    </w:tbl>
    <w:p w14:paraId="09DCAAC0" w14:textId="4E1D4B7B" w:rsidR="00E510D9" w:rsidRPr="00807223" w:rsidRDefault="00F903DB" w:rsidP="008034E5">
      <w:pPr>
        <w:pStyle w:val="Caption"/>
        <w:bidi w:val="0"/>
        <w:jc w:val="center"/>
        <w:rPr>
          <w:color w:val="EE0000"/>
        </w:rPr>
      </w:pPr>
      <w:bookmarkStart w:id="70" w:name="_Toc219409746"/>
      <w:r>
        <w:rPr>
          <w:color w:val="EE0000"/>
        </w:rPr>
        <w:t>Table</w:t>
      </w:r>
      <w:r>
        <w:rPr>
          <w:color w:val="EE0000"/>
          <w:rtl/>
        </w:rPr>
        <w:t xml:space="preserve"> </w:t>
      </w:r>
      <w:r>
        <w:rPr>
          <w:color w:val="EE0000"/>
        </w:rPr>
        <w:fldChar w:fldCharType="begin"/>
      </w:r>
      <w:r>
        <w:rPr>
          <w:color w:val="EE0000"/>
        </w:rPr>
        <w:instrText xml:space="preserve"> SEQ Table \* ARABIC </w:instrText>
      </w:r>
      <w:r>
        <w:rPr>
          <w:color w:val="EE0000"/>
        </w:rPr>
        <w:fldChar w:fldCharType="separate"/>
      </w:r>
      <w:r>
        <w:rPr>
          <w:noProof/>
          <w:color w:val="EE0000"/>
          <w:rtl/>
        </w:rPr>
        <w:t>1</w:t>
      </w:r>
      <w:r>
        <w:rPr>
          <w:noProof/>
          <w:color w:val="EE0000"/>
        </w:rPr>
        <w:fldChar w:fldCharType="end"/>
      </w:r>
      <w:r>
        <w:rPr>
          <w:noProof/>
          <w:color w:val="EE0000"/>
        </w:rPr>
        <w:t xml:space="preserve"> -  Battery discharge event statistics in 2050 across selected scenarios</w:t>
      </w:r>
      <w:bookmarkEnd w:id="70"/>
    </w:p>
    <w:p w14:paraId="16EC2109" w14:textId="02ABE447" w:rsidR="009A54E0" w:rsidRPr="00807223" w:rsidRDefault="00F903DB" w:rsidP="008034E5">
      <w:pPr>
        <w:bidi w:val="0"/>
        <w:rPr>
          <w:rFonts w:ascii="Calibri" w:hAnsi="Calibri" w:cs="Calibri"/>
          <w:color w:val="00B050"/>
        </w:rPr>
      </w:pPr>
      <w:r>
        <w:rPr>
          <w:rFonts w:ascii="Calibri" w:hAnsi="Calibri" w:cs="Calibri"/>
        </w:rPr>
        <w:br/>
      </w:r>
      <w:r>
        <w:rPr>
          <w:rFonts w:ascii="Calibri" w:hAnsi="Calibri" w:cs="Calibri"/>
          <w:color w:val="00B050"/>
        </w:rPr>
        <w:t xml:space="preserve">The nuclear scenario, included as a sensitivity and counterfactual case, exhibits a qualitatively different infrastructure profile. The presence of firm low-carbon baseload capacity substantially reduces the required scale of both solar deployment and battery storage, while also lowering reliance on gas-fired flexibility. This configuration illustrates how the availability of dispatchable low-emissions generation can alleviate some of the infrastructure, land, and storage pressures </w:t>
      </w:r>
      <w:r>
        <w:rPr>
          <w:rFonts w:ascii="Calibri" w:hAnsi="Calibri" w:cs="Calibri"/>
          <w:color w:val="00B050"/>
        </w:rPr>
        <w:lastRenderedPageBreak/>
        <w:t>observed in solar-dominated pathways. Importantly, the nuclear case does not represent an optimized outcome within the selected scenario set but rather serves to highlight how technology availability and policy exclusions fundamentally reshape infrastructure requirements.</w:t>
      </w:r>
    </w:p>
    <w:p w14:paraId="2DBEBE55" w14:textId="77777777" w:rsidR="009A54E0" w:rsidRPr="009A54E0" w:rsidRDefault="009A54E0" w:rsidP="008034E5">
      <w:pPr>
        <w:bidi w:val="0"/>
        <w:rPr>
          <w:rFonts w:ascii="Calibri" w:hAnsi="Calibri" w:cs="Calibri"/>
        </w:rPr>
      </w:pPr>
    </w:p>
    <w:p w14:paraId="7BBC16A1" w14:textId="1AD20526" w:rsidR="009A54E0" w:rsidRPr="009A54E0" w:rsidRDefault="00F903DB" w:rsidP="008034E5">
      <w:pPr>
        <w:bidi w:val="0"/>
        <w:rPr>
          <w:rFonts w:ascii="Calibri" w:hAnsi="Calibri" w:cs="Calibri"/>
        </w:rPr>
      </w:pPr>
      <w:r>
        <w:rPr>
          <w:rFonts w:ascii="Calibri" w:hAnsi="Calibri" w:cs="Calibri"/>
        </w:rPr>
        <w:t>Overall, this section demonstrates that cost-efficient pathways to high renewable penetration are associated with a characteristic infrastructure scale defined by large but bounded solar deployment, rapidly increasing but operationally constrained storage capacity, and a residual level of dispatchable generation. Economic filtering constrains the magnitude of infrastructure expansion without altering its fundamental composition, while operational analysis reveals the limits of storage as a sole balancing so</w:t>
      </w:r>
      <w:r>
        <w:rPr>
          <w:rFonts w:ascii="Calibri" w:hAnsi="Calibri" w:cs="Calibri"/>
        </w:rPr>
        <w:t>lution. The gradual build-out trajectory observed over the planning horizon further confirms that infrastructure expansion is progressive rather than concentrated toward the end of the model horizon. These findings provide essential context for understanding the spatial and land-use constraints examined in the following section.</w:t>
      </w:r>
    </w:p>
    <w:p w14:paraId="6DFC3757" w14:textId="77777777" w:rsidR="00735D85" w:rsidRDefault="00735D85" w:rsidP="008034E5">
      <w:pPr>
        <w:bidi w:val="0"/>
        <w:rPr>
          <w:rFonts w:ascii="Calibri" w:hAnsi="Calibri" w:cs="Calibri"/>
        </w:rPr>
      </w:pPr>
    </w:p>
    <w:p w14:paraId="44E84533" w14:textId="62E7DADD" w:rsidR="009937F2" w:rsidRPr="005A75B3" w:rsidRDefault="00F903DB" w:rsidP="008034E5">
      <w:pPr>
        <w:pStyle w:val="Heading2"/>
        <w:bidi w:val="0"/>
        <w:rPr>
          <w:color w:val="EE0000"/>
        </w:rPr>
      </w:pPr>
      <w:bookmarkStart w:id="71" w:name="_Toc223013403"/>
      <w:r>
        <w:rPr>
          <w:color w:val="EE0000"/>
        </w:rPr>
        <w:t>3.8 Refined statistical relationships in the average system cost selected solution space</w:t>
      </w:r>
      <w:bookmarkEnd w:id="71"/>
    </w:p>
    <w:p w14:paraId="1DB37CF0" w14:textId="77777777" w:rsidR="009937F2" w:rsidRPr="005A75B3" w:rsidRDefault="009937F2" w:rsidP="008034E5">
      <w:pPr>
        <w:bidi w:val="0"/>
        <w:rPr>
          <w:rFonts w:ascii="Calibri" w:hAnsi="Calibri" w:cs="Calibri"/>
          <w:color w:val="EE0000"/>
          <w:rtl/>
        </w:rPr>
      </w:pPr>
    </w:p>
    <w:p w14:paraId="0E20C294" w14:textId="1CF88576" w:rsidR="009937F2" w:rsidRPr="005A75B3" w:rsidRDefault="00F903DB" w:rsidP="008034E5">
      <w:pPr>
        <w:bidi w:val="0"/>
        <w:rPr>
          <w:rFonts w:ascii="Calibri" w:hAnsi="Calibri" w:cs="Calibri"/>
          <w:color w:val="EE0000"/>
          <w:rtl/>
        </w:rPr>
      </w:pPr>
      <w:r>
        <w:rPr>
          <w:rFonts w:ascii="Calibri" w:hAnsi="Calibri" w:cs="Calibri"/>
          <w:color w:val="EE0000"/>
        </w:rPr>
        <w:t>This subsection concludes the results chapter by examining the statistical relationships between key system indicators within the reduced solution space defined by the average system cost-based scenario selection. While earlier analyses explored correlations across the full set of feasible scenarios, the focus here is on understanding which relationships persist after imposing economic efficiency constraints.</w:t>
      </w:r>
      <w:r>
        <w:rPr>
          <w:rFonts w:ascii="Calibri" w:hAnsi="Calibri" w:cs="Calibri"/>
          <w:color w:val="EE0000"/>
        </w:rPr>
        <w:br/>
      </w:r>
    </w:p>
    <w:p w14:paraId="333C64D9" w14:textId="621FD4AD" w:rsidR="009937F2" w:rsidRPr="005A75B3" w:rsidRDefault="00F903DB" w:rsidP="008034E5">
      <w:pPr>
        <w:bidi w:val="0"/>
        <w:rPr>
          <w:rFonts w:ascii="Calibri" w:hAnsi="Calibri" w:cs="Calibri"/>
          <w:color w:val="EE0000"/>
        </w:rPr>
      </w:pPr>
      <w:r>
        <w:rPr>
          <w:rFonts w:ascii="Calibri" w:hAnsi="Calibri" w:cs="Calibri"/>
          <w:color w:val="EE0000"/>
        </w:rPr>
        <w:t xml:space="preserve">Figure 20 presents a Pearson correlation heatmap calculated solely for the 13 scenarios selected based on their average system cost performance. By construction, this reduced set represents economically efficient system configurations, allowing the analysis to assess whether the structural relationships observed in the full scenario space remain valid once cost considerations are applied.  </w:t>
      </w:r>
      <w:r>
        <w:rPr>
          <w:rFonts w:ascii="Calibri" w:hAnsi="Calibri" w:cs="Calibri"/>
          <w:color w:val="EE0000"/>
        </w:rPr>
        <w:br/>
      </w:r>
    </w:p>
    <w:p w14:paraId="0717385B" w14:textId="7FE96BED" w:rsidR="00A07502" w:rsidRPr="005A75B3" w:rsidRDefault="00F903DB" w:rsidP="008034E5">
      <w:pPr>
        <w:keepNext/>
        <w:bidi w:val="0"/>
        <w:rPr>
          <w:color w:val="EE0000"/>
        </w:rPr>
      </w:pPr>
      <w:r>
        <w:rPr>
          <w:noProof/>
          <w:color w:val="EE0000"/>
        </w:rPr>
        <w:lastRenderedPageBreak/>
        <w:drawing>
          <wp:inline distT="0" distB="0" distL="0" distR="0" wp14:anchorId="40341B3F" wp14:editId="2A0611EF">
            <wp:extent cx="5274310" cy="2737485"/>
            <wp:effectExtent l="0" t="0" r="0" b="0"/>
            <wp:docPr id="3104738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73840" name=""/>
                    <pic:cNvPicPr/>
                  </pic:nvPicPr>
                  <pic:blipFill>
                    <a:blip r:embed="rId35"/>
                    <a:stretch>
                      <a:fillRect/>
                    </a:stretch>
                  </pic:blipFill>
                  <pic:spPr>
                    <a:xfrm>
                      <a:off x="0" y="0"/>
                      <a:ext cx="5274310" cy="2737485"/>
                    </a:xfrm>
                    <a:prstGeom prst="rect">
                      <a:avLst/>
                    </a:prstGeom>
                  </pic:spPr>
                </pic:pic>
              </a:graphicData>
            </a:graphic>
          </wp:inline>
        </w:drawing>
      </w:r>
      <w:r>
        <w:rPr>
          <w:noProof/>
          <w:color w:val="EE0000"/>
        </w:rPr>
        <w:t xml:space="preserve"> </w:t>
      </w:r>
    </w:p>
    <w:p w14:paraId="51A715CD" w14:textId="74F65912" w:rsidR="009937F2" w:rsidRPr="005A75B3" w:rsidRDefault="00F903DB" w:rsidP="008034E5">
      <w:pPr>
        <w:pStyle w:val="Caption"/>
        <w:bidi w:val="0"/>
        <w:jc w:val="center"/>
        <w:rPr>
          <w:rFonts w:ascii="Calibri" w:hAnsi="Calibri" w:cs="Calibri"/>
          <w:color w:val="EE0000"/>
        </w:rPr>
      </w:pPr>
      <w:bookmarkStart w:id="72" w:name="_Toc223013458"/>
      <w:r>
        <w:rPr>
          <w:color w:val="EE0000"/>
        </w:rPr>
        <w:t xml:space="preserve">Figure </w:t>
      </w:r>
      <w:r>
        <w:rPr>
          <w:rFonts w:ascii="Calibri" w:hAnsi="Calibri" w:cs="Calibri"/>
          <w:color w:val="EE0000"/>
        </w:rPr>
        <w:fldChar w:fldCharType="begin"/>
      </w:r>
      <w:r>
        <w:rPr>
          <w:rFonts w:ascii="Calibri" w:hAnsi="Calibri" w:cs="Calibri"/>
          <w:color w:val="EE0000"/>
        </w:rPr>
        <w:instrText xml:space="preserve"> SEQ Figure \* ARABIC </w:instrText>
      </w:r>
      <w:r>
        <w:rPr>
          <w:rFonts w:ascii="Calibri" w:hAnsi="Calibri" w:cs="Calibri"/>
          <w:color w:val="EE0000"/>
        </w:rPr>
        <w:fldChar w:fldCharType="separate"/>
      </w:r>
      <w:r>
        <w:rPr>
          <w:rFonts w:ascii="Calibri" w:hAnsi="Calibri" w:cs="Calibri"/>
          <w:noProof/>
          <w:color w:val="EE0000"/>
        </w:rPr>
        <w:t>20</w:t>
      </w:r>
      <w:r>
        <w:rPr>
          <w:rFonts w:ascii="Calibri" w:hAnsi="Calibri" w:cs="Calibri"/>
          <w:color w:val="EE0000"/>
        </w:rPr>
        <w:fldChar w:fldCharType="end"/>
      </w:r>
      <w:r>
        <w:rPr>
          <w:noProof/>
          <w:color w:val="EE0000"/>
        </w:rPr>
        <w:t xml:space="preserve"> - Pearson correlation matrix across 13 selected scenarios</w:t>
      </w:r>
      <w:bookmarkEnd w:id="72"/>
    </w:p>
    <w:p w14:paraId="77806C0A" w14:textId="52458FB6" w:rsidR="009937F2" w:rsidRPr="005A75B3" w:rsidRDefault="00F903DB" w:rsidP="008034E5">
      <w:pPr>
        <w:bidi w:val="0"/>
        <w:rPr>
          <w:rFonts w:ascii="Calibri" w:hAnsi="Calibri" w:cs="Calibri"/>
          <w:color w:val="EE0000"/>
        </w:rPr>
      </w:pPr>
      <w:r>
        <w:rPr>
          <w:rFonts w:ascii="Calibri" w:hAnsi="Calibri" w:cs="Calibri"/>
          <w:color w:val="EE0000"/>
        </w:rPr>
        <w:t>The correlation structure within the selected scenarios largely preserves the dominant relationships identified previously. Renewable share in 2050 remains strongly and positively correlated with solar land use and curtailment, and strongly negatively correlated with both total emissions and emissions in 2050. These results indicate that the fundamental trade-offs between renewable penetration, land requirements, and emissions reduction are robust to economic filtering and are not artifacts of extreme or in</w:t>
      </w:r>
      <w:r>
        <w:rPr>
          <w:rFonts w:ascii="Calibri" w:hAnsi="Calibri" w:cs="Calibri"/>
          <w:color w:val="EE0000"/>
        </w:rPr>
        <w:t>efficient solutions.</w:t>
      </w:r>
    </w:p>
    <w:p w14:paraId="14BDC26F" w14:textId="77777777" w:rsidR="009937F2" w:rsidRPr="005A75B3" w:rsidRDefault="009937F2" w:rsidP="008034E5">
      <w:pPr>
        <w:bidi w:val="0"/>
        <w:rPr>
          <w:rFonts w:ascii="Calibri" w:hAnsi="Calibri" w:cs="Calibri"/>
          <w:color w:val="EE0000"/>
          <w:rtl/>
        </w:rPr>
      </w:pPr>
    </w:p>
    <w:p w14:paraId="6D5B4C25" w14:textId="144532CB" w:rsidR="009937F2" w:rsidRPr="005A75B3" w:rsidRDefault="00F903DB" w:rsidP="008034E5">
      <w:pPr>
        <w:bidi w:val="0"/>
        <w:rPr>
          <w:rFonts w:ascii="Calibri" w:hAnsi="Calibri" w:cs="Calibri"/>
          <w:color w:val="EE0000"/>
        </w:rPr>
      </w:pPr>
      <w:r>
        <w:rPr>
          <w:rFonts w:ascii="Calibri" w:hAnsi="Calibri" w:cs="Calibri"/>
          <w:color w:val="EE0000"/>
        </w:rPr>
        <w:t>At the same time, several correlations involving system constraints and cost-related variables become weaker within the selected subset. In particular, the relationship between renewable share and budget-related indicators is reduced, reflecting the fact that the average system cost-based selection excludes scenarios with excessive capital expansion. As a result, the remaining scenarios exhibit a narrower cost range, within which variations in renewable penetration are driven more by structural system chara</w:t>
      </w:r>
      <w:r>
        <w:rPr>
          <w:rFonts w:ascii="Calibri" w:hAnsi="Calibri" w:cs="Calibri"/>
          <w:color w:val="EE0000"/>
        </w:rPr>
        <w:t>cteristics than by budget limits alone.</w:t>
      </w:r>
    </w:p>
    <w:p w14:paraId="7BCB133F" w14:textId="77777777" w:rsidR="00665237" w:rsidRPr="005A75B3" w:rsidRDefault="00665237" w:rsidP="008034E5">
      <w:pPr>
        <w:bidi w:val="0"/>
        <w:rPr>
          <w:rFonts w:ascii="Calibri" w:hAnsi="Calibri" w:cs="Calibri"/>
          <w:color w:val="EE0000"/>
          <w:rtl/>
        </w:rPr>
      </w:pPr>
    </w:p>
    <w:p w14:paraId="2748D761" w14:textId="538FFF52" w:rsidR="00DC338B" w:rsidRPr="005A75B3" w:rsidRDefault="00F903DB" w:rsidP="008034E5">
      <w:pPr>
        <w:bidi w:val="0"/>
        <w:rPr>
          <w:rFonts w:ascii="Calibri" w:hAnsi="Calibri" w:cs="Calibri"/>
          <w:color w:val="EE0000"/>
        </w:rPr>
      </w:pPr>
      <w:r>
        <w:rPr>
          <w:rFonts w:ascii="Calibri" w:hAnsi="Calibri" w:cs="Calibri"/>
          <w:color w:val="EE0000"/>
        </w:rPr>
        <w:t>Figure 20 demonstrates that economic filtering is refined rather than altering the underlying structure of system interactions. The dominant relationships between renewables, land use, curtailment, and emissions remain intact, while secondary correlations associated with extreme configurations are attenuated. This finding reinforces the consistency of the results presented throughout this chapter and provides a coherent transition to the discussion chapter, where the policy and planning implications of thes</w:t>
      </w:r>
      <w:r>
        <w:rPr>
          <w:rFonts w:ascii="Calibri" w:hAnsi="Calibri" w:cs="Calibri"/>
          <w:color w:val="EE0000"/>
        </w:rPr>
        <w:t>e robust relationships are examined.</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77777777"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77777777" w:rsidR="00CA43D5" w:rsidRDefault="00CA43D5" w:rsidP="00CA43D5">
      <w:pPr>
        <w:bidi w:val="0"/>
        <w:rPr>
          <w:rFonts w:ascii="Calibri" w:hAnsi="Calibri" w:cs="Calibri"/>
        </w:rPr>
      </w:pPr>
    </w:p>
    <w:p w14:paraId="092EFC06" w14:textId="59305FF8" w:rsidR="00DF3096" w:rsidRPr="00CA43D5" w:rsidRDefault="00F903DB" w:rsidP="00CA43D5">
      <w:pPr>
        <w:pStyle w:val="Heading1"/>
        <w:numPr>
          <w:ilvl w:val="0"/>
          <w:numId w:val="2"/>
        </w:numPr>
        <w:bidi w:val="0"/>
        <w:rPr>
          <w:rFonts w:ascii="Calibri" w:hAnsi="Calibri" w:cs="Calibri"/>
        </w:rPr>
      </w:pPr>
      <w:bookmarkStart w:id="73" w:name="_Toc209882159"/>
      <w:bookmarkStart w:id="74" w:name="_Toc209900269"/>
      <w:bookmarkStart w:id="75" w:name="_Toc209901115"/>
      <w:bookmarkStart w:id="76" w:name="_Toc223013404"/>
      <w:r>
        <w:rPr>
          <w:rFonts w:ascii="Calibri" w:hAnsi="Calibri" w:cs="Calibri"/>
        </w:rPr>
        <w:lastRenderedPageBreak/>
        <w:t>Discussion</w:t>
      </w:r>
      <w:bookmarkEnd w:id="73"/>
      <w:bookmarkEnd w:id="74"/>
      <w:bookmarkEnd w:id="75"/>
      <w:bookmarkEnd w:id="76"/>
    </w:p>
    <w:p w14:paraId="30569ED8" w14:textId="77777777" w:rsidR="00BA727B" w:rsidRPr="00BA727B" w:rsidRDefault="00F903DB" w:rsidP="008034E5">
      <w:pPr>
        <w:pStyle w:val="Heading2"/>
        <w:bidi w:val="0"/>
      </w:pPr>
      <w:bookmarkStart w:id="77" w:name="_Toc223013405"/>
      <w:r>
        <w:t>4.1 Land and emissions as joint binding constraints</w:t>
      </w:r>
      <w:bookmarkEnd w:id="77"/>
    </w:p>
    <w:p w14:paraId="06189386" w14:textId="77777777" w:rsidR="00BA727B" w:rsidRPr="00BA727B" w:rsidRDefault="00BA727B" w:rsidP="008034E5">
      <w:pPr>
        <w:bidi w:val="0"/>
        <w:rPr>
          <w:rFonts w:ascii="Calibri" w:hAnsi="Calibri" w:cs="Calibri"/>
          <w:rtl/>
        </w:rPr>
      </w:pPr>
    </w:p>
    <w:p w14:paraId="77E020FE" w14:textId="42B9F092" w:rsidR="00BA727B" w:rsidRPr="00BA727B" w:rsidRDefault="00F903DB" w:rsidP="008034E5">
      <w:pPr>
        <w:bidi w:val="0"/>
        <w:rPr>
          <w:rFonts w:ascii="Calibri" w:hAnsi="Calibri" w:cs="Calibri"/>
        </w:rPr>
      </w:pPr>
      <w:r>
        <w:rPr>
          <w:rFonts w:ascii="Calibri" w:hAnsi="Calibri" w:cs="Calibri"/>
        </w:rPr>
        <w:t>The results presented in the previous chapter highlight that land availability and emissions constraints act as jointly binding factors in shaping cost-efficient pathways toward high renewable penetration. Rather than operating independent limitations, these two dimensions interact structurally to define the feasible and economically viable solution space.</w:t>
      </w:r>
    </w:p>
    <w:p w14:paraId="6C5E9BA5" w14:textId="77777777" w:rsidR="00BA727B" w:rsidRPr="00BA727B" w:rsidRDefault="00BA727B" w:rsidP="008034E5">
      <w:pPr>
        <w:bidi w:val="0"/>
        <w:rPr>
          <w:rFonts w:ascii="Calibri" w:hAnsi="Calibri" w:cs="Calibri"/>
          <w:rtl/>
        </w:rPr>
      </w:pPr>
    </w:p>
    <w:p w14:paraId="21091102" w14:textId="13EF514E" w:rsidR="00BA727B" w:rsidRDefault="00F903DB" w:rsidP="008034E5">
      <w:pPr>
        <w:bidi w:val="0"/>
        <w:rPr>
          <w:rFonts w:ascii="Calibri" w:hAnsi="Calibri" w:cs="Calibri"/>
        </w:rPr>
      </w:pPr>
      <w:r>
        <w:rPr>
          <w:rFonts w:ascii="Calibri" w:hAnsi="Calibri" w:cs="Calibri"/>
        </w:rPr>
        <w:t>The three-dimensional relationship between renewable share, system cost, and solar land availability, as illustrated in the mesh analysis, demonstrates that increases in renewable penetration are consistently associated with both rising land requirements and declining emissions. Importantly, this relationship persists even after filtering scenarios based on average system cost, indicating that land use is not merely a byproduct of extreme or inefficient solutions, but a fundamental constraint inherent to re</w:t>
      </w:r>
      <w:r>
        <w:rPr>
          <w:rFonts w:ascii="Calibri" w:hAnsi="Calibri" w:cs="Calibri"/>
        </w:rPr>
        <w:t>newable-dominated system designs.</w:t>
      </w:r>
    </w:p>
    <w:p w14:paraId="5881554F" w14:textId="77777777" w:rsidR="0095125C" w:rsidRPr="00BA727B" w:rsidRDefault="0095125C" w:rsidP="008034E5">
      <w:pPr>
        <w:bidi w:val="0"/>
        <w:rPr>
          <w:rFonts w:ascii="Calibri" w:hAnsi="Calibri" w:cs="Calibri"/>
        </w:rPr>
      </w:pPr>
    </w:p>
    <w:p w14:paraId="73DE2F5F" w14:textId="77777777" w:rsidR="00BA727B" w:rsidRPr="00BA727B" w:rsidRDefault="00F903DB" w:rsidP="008034E5">
      <w:pPr>
        <w:bidi w:val="0"/>
        <w:rPr>
          <w:rFonts w:ascii="Calibri" w:hAnsi="Calibri" w:cs="Calibri"/>
        </w:rPr>
      </w:pPr>
      <w:r>
        <w:rPr>
          <w:rFonts w:ascii="Calibri" w:hAnsi="Calibri" w:cs="Calibri"/>
        </w:rPr>
        <w:t>From an emissions perspective, the results show a robust and monotonic reduction in both total system emissions and emissions in 2050 as renewable penetration increases. This trend remains strong across the selected scenarios, confirming that high renewable shares are an effective mechanism for decarbonization. However, achieving these emissions reductions requires substantial expansion of solar generation capacity, which in turn translates directly into increased land use. As a result, emissions mitigation</w:t>
      </w:r>
      <w:r>
        <w:rPr>
          <w:rFonts w:ascii="Calibri" w:hAnsi="Calibri" w:cs="Calibri"/>
        </w:rPr>
        <w:t xml:space="preserve"> and land availability emerge as tightly coupled trade-offs rather than separable objectives.</w:t>
      </w:r>
    </w:p>
    <w:p w14:paraId="2DCC51D0" w14:textId="77777777" w:rsidR="00BA727B" w:rsidRPr="00BA727B" w:rsidRDefault="00BA727B" w:rsidP="008034E5">
      <w:pPr>
        <w:bidi w:val="0"/>
        <w:rPr>
          <w:rFonts w:ascii="Calibri" w:hAnsi="Calibri" w:cs="Calibri"/>
          <w:rtl/>
        </w:rPr>
      </w:pPr>
    </w:p>
    <w:p w14:paraId="126B6D9C" w14:textId="77777777" w:rsidR="00BA727B" w:rsidRPr="00BA727B" w:rsidRDefault="00F903DB" w:rsidP="008034E5">
      <w:pPr>
        <w:bidi w:val="0"/>
        <w:rPr>
          <w:rFonts w:ascii="Calibri" w:hAnsi="Calibri" w:cs="Calibri"/>
        </w:rPr>
      </w:pPr>
      <w:r>
        <w:rPr>
          <w:rFonts w:ascii="Calibri" w:hAnsi="Calibri" w:cs="Calibri"/>
        </w:rPr>
        <w:t>The infrastructure analysis further reinforces this interaction. As shown by the installed capacity results, solar deployment scales significantly with renewable penetration, while battery storage capacity increases to enable temporal balancing. These infrastructure requirements, although bounded by economic efficiency considerations, nonetheless impose spatial demands that cannot be ignored. Even in cost-optimal configurations, the system relies on large contiguous solar deployments, making land availabili</w:t>
      </w:r>
      <w:r>
        <w:rPr>
          <w:rFonts w:ascii="Calibri" w:hAnsi="Calibri" w:cs="Calibri"/>
        </w:rPr>
        <w:t>ty a persistent limiting factor.</w:t>
      </w:r>
    </w:p>
    <w:p w14:paraId="3E58B35E" w14:textId="77777777" w:rsidR="00BA727B" w:rsidRPr="00BA727B" w:rsidRDefault="00BA727B" w:rsidP="008034E5">
      <w:pPr>
        <w:bidi w:val="0"/>
        <w:rPr>
          <w:rFonts w:ascii="Calibri" w:hAnsi="Calibri" w:cs="Calibri"/>
          <w:rtl/>
        </w:rPr>
      </w:pPr>
    </w:p>
    <w:p w14:paraId="6BE5F1BD" w14:textId="77777777" w:rsidR="00BA727B" w:rsidRPr="00BA727B" w:rsidRDefault="00F903DB" w:rsidP="008034E5">
      <w:pPr>
        <w:bidi w:val="0"/>
        <w:rPr>
          <w:rFonts w:ascii="Calibri" w:hAnsi="Calibri" w:cs="Calibri"/>
        </w:rPr>
      </w:pPr>
      <w:r>
        <w:rPr>
          <w:rFonts w:ascii="Calibri" w:hAnsi="Calibri" w:cs="Calibri"/>
        </w:rPr>
        <w:t>The cost decomposition analysis provides additional insight into why land constraints remain binding. As renewable penetration increases, system costs become dominated by capital expenditures associated with solar and storage infrastructure. This capital-intensive nature of decarbonization pathways means that expanding land availability does not merely relax a physical constraint, but also directly affects economic feasibility. Conversely, fossil-dominated configurations appear less land-intensive but incur</w:t>
      </w:r>
      <w:r>
        <w:rPr>
          <w:rFonts w:ascii="Calibri" w:hAnsi="Calibri" w:cs="Calibri"/>
        </w:rPr>
        <w:t xml:space="preserve"> substantial external costs associated with air pollution and greenhouse gas emissions, underscoring the implicit land–emissions trade-off embedded in system design choices.</w:t>
      </w:r>
    </w:p>
    <w:p w14:paraId="6F77E2A2" w14:textId="77777777" w:rsidR="00BA727B" w:rsidRPr="00BA727B" w:rsidRDefault="00BA727B" w:rsidP="008034E5">
      <w:pPr>
        <w:bidi w:val="0"/>
        <w:rPr>
          <w:rFonts w:ascii="Calibri" w:hAnsi="Calibri" w:cs="Calibri"/>
          <w:rtl/>
        </w:rPr>
      </w:pPr>
    </w:p>
    <w:p w14:paraId="653E4E2C" w14:textId="77777777" w:rsidR="00BA727B" w:rsidRPr="00BA727B" w:rsidRDefault="00F903DB" w:rsidP="008034E5">
      <w:pPr>
        <w:bidi w:val="0"/>
        <w:rPr>
          <w:rFonts w:ascii="Calibri" w:hAnsi="Calibri" w:cs="Calibri"/>
        </w:rPr>
      </w:pPr>
      <w:r>
        <w:rPr>
          <w:rFonts w:ascii="Calibri" w:hAnsi="Calibri" w:cs="Calibri"/>
        </w:rPr>
        <w:lastRenderedPageBreak/>
        <w:t>Taken together, these findings suggest that land and emissions constraints should be considered jointly in long-term power system planning. Policies aimed at deep decarbonization cannot focus exclusively on emissions targets without addressing spatial planning, land-use prioritization, and public acceptance of large-scale renewable infrastructure. Similarly, land-use constraints implicitly shape the achievable emissions reductions under economically efficient system configurations.</w:t>
      </w:r>
    </w:p>
    <w:p w14:paraId="2249C86D" w14:textId="77777777" w:rsidR="00BA727B" w:rsidRPr="00BA727B" w:rsidRDefault="00BA727B" w:rsidP="008034E5">
      <w:pPr>
        <w:bidi w:val="0"/>
        <w:rPr>
          <w:rFonts w:ascii="Calibri" w:hAnsi="Calibri" w:cs="Calibri"/>
          <w:rtl/>
        </w:rPr>
      </w:pPr>
    </w:p>
    <w:p w14:paraId="72E124E5" w14:textId="039ABA4B" w:rsidR="002803D9" w:rsidRDefault="00F903DB" w:rsidP="008034E5">
      <w:pPr>
        <w:bidi w:val="0"/>
        <w:rPr>
          <w:rFonts w:ascii="Calibri" w:hAnsi="Calibri" w:cs="Calibri"/>
        </w:rPr>
      </w:pPr>
      <w:r>
        <w:rPr>
          <w:rFonts w:ascii="Calibri" w:hAnsi="Calibri" w:cs="Calibri"/>
        </w:rPr>
        <w:t>This joint constraint perspective provides a unifying framework for interpreting the results of the optimization model and sets the stage for examining the role of economic robustness, policy levers, and planning trade-offs in the following sections.</w:t>
      </w:r>
    </w:p>
    <w:p w14:paraId="42516698" w14:textId="77777777" w:rsidR="002803D9" w:rsidRDefault="002803D9" w:rsidP="008034E5">
      <w:pPr>
        <w:bidi w:val="0"/>
        <w:rPr>
          <w:rFonts w:ascii="Calibri" w:hAnsi="Calibri" w:cs="Calibri"/>
        </w:rPr>
      </w:pPr>
    </w:p>
    <w:p w14:paraId="34B5F78B" w14:textId="5CF9D08E" w:rsidR="00F96998" w:rsidRPr="00F96998" w:rsidRDefault="00F903DB" w:rsidP="008034E5">
      <w:pPr>
        <w:pStyle w:val="Heading2"/>
        <w:bidi w:val="0"/>
        <w:rPr>
          <w:rtl/>
        </w:rPr>
      </w:pPr>
      <w:bookmarkStart w:id="78" w:name="_Toc223013406"/>
      <w:r>
        <w:t>4.2 Economic efficiency and sensitivity to system constraints</w:t>
      </w:r>
      <w:bookmarkEnd w:id="78"/>
      <w:r>
        <w:t xml:space="preserve"> </w:t>
      </w:r>
    </w:p>
    <w:p w14:paraId="43E64F2F" w14:textId="77777777" w:rsidR="00F96998" w:rsidRPr="00F96998" w:rsidRDefault="00F96998" w:rsidP="008034E5">
      <w:pPr>
        <w:bidi w:val="0"/>
        <w:rPr>
          <w:rFonts w:ascii="Calibri" w:hAnsi="Calibri" w:cs="Calibri"/>
          <w:rtl/>
        </w:rPr>
      </w:pPr>
    </w:p>
    <w:p w14:paraId="7578A70C" w14:textId="5585B1FD" w:rsidR="00F96998" w:rsidRDefault="00F903DB" w:rsidP="008034E5">
      <w:pPr>
        <w:bidi w:val="0"/>
        <w:rPr>
          <w:rFonts w:ascii="Calibri" w:hAnsi="Calibri" w:cs="Calibri"/>
        </w:rPr>
      </w:pPr>
      <w:r>
        <w:rPr>
          <w:rFonts w:ascii="Calibri" w:hAnsi="Calibri" w:cs="Calibri"/>
        </w:rPr>
        <w:t>Beyond identifying cost-efficient scenarios under fixed constraints, it is essential to examine the robustness of the obtained solutions with respect to moderate variations in key system limits. In this study, a local sensitivity analysis was conducted around a representative cost-efficient scenario with approximately 91% renewable energy share in 2050, to assess the stability of system performance under changes in budget and land availability constraints.</w:t>
      </w:r>
    </w:p>
    <w:p w14:paraId="6DB2F893" w14:textId="67FC931F" w:rsidR="008F0C0D" w:rsidRPr="00F96998" w:rsidRDefault="00F903DB" w:rsidP="008034E5">
      <w:pPr>
        <w:bidi w:val="0"/>
        <w:rPr>
          <w:rFonts w:ascii="Calibri" w:hAnsi="Calibri" w:cs="Calibri"/>
        </w:rPr>
      </w:pPr>
      <w:r>
        <w:rPr>
          <w:rFonts w:ascii="Calibri" w:hAnsi="Calibri" w:cs="Calibri"/>
        </w:rPr>
        <w:br/>
      </w:r>
      <w:r>
        <w:rPr>
          <w:rFonts w:ascii="Calibri" w:hAnsi="Calibri" w:cs="Calibri"/>
        </w:rPr>
        <w:t xml:space="preserve">The emergence of renewable penetration levels around 90 percent should not be interpreted as a universal structural threshold. Rather, this level reflects the interaction between budget limits, land availability, storage parameters, and demand trajectories within the scenario space examined here. In alternative configurations of these constraints, the exact penetration level at which feasibility margins narrow may shift. However, the analysis consistently shows that as renewable penetration approaches very </w:t>
      </w:r>
      <w:r>
        <w:rPr>
          <w:rFonts w:ascii="Calibri" w:hAnsi="Calibri" w:cs="Calibri"/>
        </w:rPr>
        <w:t>high levels, the system operates within increasingly tighter feasibility bounds.</w:t>
      </w:r>
      <w:r>
        <w:t xml:space="preserve"> </w:t>
      </w:r>
      <w:r>
        <w:rPr>
          <w:rFonts w:ascii="Calibri" w:hAnsi="Calibri" w:cs="Calibri"/>
        </w:rPr>
        <w:t>The local sensitivity results presented below confirm that the system response around this range is continuous and constraint-driven rather than indicative of a discrete structural breakpoint.</w:t>
      </w:r>
    </w:p>
    <w:p w14:paraId="6E0D4354" w14:textId="77777777" w:rsidR="00F96998" w:rsidRDefault="00F96998" w:rsidP="008034E5">
      <w:pPr>
        <w:bidi w:val="0"/>
        <w:rPr>
          <w:rFonts w:ascii="Calibri" w:hAnsi="Calibri" w:cs="Calibri"/>
          <w:rtl/>
        </w:rPr>
      </w:pPr>
    </w:p>
    <w:p w14:paraId="26DA8388" w14:textId="7B5E5BB6" w:rsidR="00F5552F" w:rsidRDefault="00F903DB" w:rsidP="008034E5">
      <w:pPr>
        <w:keepNext/>
        <w:bidi w:val="0"/>
      </w:pPr>
      <w:r>
        <w:rPr>
          <w:noProof/>
        </w:rPr>
        <w:drawing>
          <wp:inline distT="0" distB="0" distL="0" distR="0" wp14:anchorId="45EAD3B1" wp14:editId="5CC80D48">
            <wp:extent cx="4891538" cy="2714904"/>
            <wp:effectExtent l="0" t="0" r="0" b="0"/>
            <wp:docPr id="196717168"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168" name="תמונה 1" descr="תמונה שמכילה טקסט, קו, תרשים, עלילה  תוכן בינה מלאכותית גנרטיבית עשוי להיות שגוי."/>
                    <pic:cNvPicPr/>
                  </pic:nvPicPr>
                  <pic:blipFill>
                    <a:blip r:embed="rId36"/>
                    <a:stretch>
                      <a:fillRect/>
                    </a:stretch>
                  </pic:blipFill>
                  <pic:spPr>
                    <a:xfrm>
                      <a:off x="0" y="0"/>
                      <a:ext cx="4899722" cy="2719446"/>
                    </a:xfrm>
                    <a:prstGeom prst="rect">
                      <a:avLst/>
                    </a:prstGeom>
                  </pic:spPr>
                </pic:pic>
              </a:graphicData>
            </a:graphic>
          </wp:inline>
        </w:drawing>
      </w:r>
      <w:r>
        <w:rPr>
          <w:noProof/>
        </w:rPr>
        <w:t xml:space="preserve"> </w:t>
      </w:r>
      <w:r>
        <w:rPr>
          <w:rFonts w:ascii="Calibri" w:hAnsi="Calibri" w:cs="Calibri"/>
          <w:noProof/>
        </w:rPr>
        <w:t xml:space="preserve"> </w:t>
      </w:r>
    </w:p>
    <w:p w14:paraId="5ED676AD" w14:textId="138F9037" w:rsidR="00F96998" w:rsidRPr="00F96998" w:rsidRDefault="00F903DB" w:rsidP="008034E5">
      <w:pPr>
        <w:pStyle w:val="Caption"/>
        <w:bidi w:val="0"/>
        <w:jc w:val="center"/>
        <w:rPr>
          <w:rFonts w:ascii="Calibri" w:hAnsi="Calibri" w:cs="Calibri"/>
        </w:rPr>
      </w:pPr>
      <w:bookmarkStart w:id="79" w:name="_Toc223013459"/>
      <w:r>
        <w:t xml:space="preserve">Figure </w:t>
      </w:r>
      <w:r>
        <w:fldChar w:fldCharType="begin"/>
      </w:r>
      <w:r>
        <w:instrText xml:space="preserve"> SEQ Figure \* ARABIC </w:instrText>
      </w:r>
      <w:r>
        <w:fldChar w:fldCharType="separate"/>
      </w:r>
      <w:r>
        <w:rPr>
          <w:noProof/>
        </w:rPr>
        <w:t>21</w:t>
      </w:r>
      <w:r>
        <w:rPr>
          <w:noProof/>
        </w:rPr>
        <w:fldChar w:fldCharType="end"/>
      </w:r>
      <w:r>
        <w:rPr>
          <w:noProof/>
        </w:rPr>
        <w:t xml:space="preserve"> - Budget-only sensitivity of renewable share in 2050 (base scenario)</w:t>
      </w:r>
      <w:bookmarkEnd w:id="79"/>
    </w:p>
    <w:p w14:paraId="6EACC831" w14:textId="77777777" w:rsidR="00F96998" w:rsidRDefault="00F96998" w:rsidP="008034E5">
      <w:pPr>
        <w:bidi w:val="0"/>
        <w:rPr>
          <w:rFonts w:ascii="Calibri" w:hAnsi="Calibri" w:cs="Calibri"/>
          <w:rtl/>
        </w:rPr>
      </w:pPr>
    </w:p>
    <w:p w14:paraId="23B25976" w14:textId="77777777" w:rsidR="00F96998" w:rsidRDefault="00F96998" w:rsidP="008034E5">
      <w:pPr>
        <w:bidi w:val="0"/>
        <w:rPr>
          <w:rFonts w:ascii="Calibri" w:hAnsi="Calibri" w:cs="Calibri"/>
          <w:rtl/>
        </w:rPr>
      </w:pPr>
    </w:p>
    <w:p w14:paraId="06D12385" w14:textId="08F7A1D0" w:rsidR="00F96998" w:rsidRPr="00F96998" w:rsidRDefault="00F903DB" w:rsidP="008034E5">
      <w:pPr>
        <w:bidi w:val="0"/>
        <w:rPr>
          <w:rFonts w:ascii="Calibri" w:hAnsi="Calibri" w:cs="Calibri"/>
        </w:rPr>
      </w:pPr>
      <w:r>
        <w:rPr>
          <w:rFonts w:ascii="Calibri" w:hAnsi="Calibri" w:cs="Calibri"/>
        </w:rPr>
        <w:t>Figure 21 presents the sensitivity of the renewable energy share in 2050 to changes in the maximum allowable system cost, while holding land availability constant. The results indicate a pronounced asymmetry in system response. Budget reductions of up to 30% lead to a sharp decline in renewable penetration, with the renewable share dropping by more than 20 percentage points relative to the base scenario. In contrast, budget relaxations beyond the base case yield only marginal gains in renewable share, sugge</w:t>
      </w:r>
      <w:r>
        <w:rPr>
          <w:rFonts w:ascii="Calibri" w:hAnsi="Calibri" w:cs="Calibri"/>
        </w:rPr>
        <w:t>sting diminishing returns once a certain investment threshold is reached. This behavior highlights that economic constraints act as a binding limitation primarily on the downside, while additional budget flexibility does not translate linearly into higher renewable penetration.</w:t>
      </w:r>
    </w:p>
    <w:p w14:paraId="204C4C22" w14:textId="77777777" w:rsidR="00F96998" w:rsidRPr="00F96998" w:rsidRDefault="00F96998" w:rsidP="008034E5">
      <w:pPr>
        <w:bidi w:val="0"/>
        <w:rPr>
          <w:rFonts w:ascii="Calibri" w:hAnsi="Calibri" w:cs="Calibri"/>
          <w:rtl/>
        </w:rPr>
      </w:pPr>
    </w:p>
    <w:p w14:paraId="537992C9" w14:textId="020D2B4B" w:rsidR="00F5552F" w:rsidRDefault="00F903DB" w:rsidP="008034E5">
      <w:pPr>
        <w:keepNext/>
        <w:bidi w:val="0"/>
      </w:pPr>
      <w:r>
        <w:rPr>
          <w:noProof/>
        </w:rPr>
        <w:drawing>
          <wp:inline distT="0" distB="0" distL="0" distR="0" wp14:anchorId="01B27726" wp14:editId="3691A72D">
            <wp:extent cx="5045710" cy="2887342"/>
            <wp:effectExtent l="0" t="0" r="0" b="0"/>
            <wp:docPr id="640890473"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0473" name="תמונה 1" descr="תמונה שמכילה טקסט, קו, תרשים, עלילה  תוכן בינה מלאכותית גנרטיבית עשוי להיות שגוי."/>
                    <pic:cNvPicPr/>
                  </pic:nvPicPr>
                  <pic:blipFill>
                    <a:blip r:embed="rId37"/>
                    <a:stretch>
                      <a:fillRect/>
                    </a:stretch>
                  </pic:blipFill>
                  <pic:spPr>
                    <a:xfrm>
                      <a:off x="0" y="0"/>
                      <a:ext cx="5056049" cy="2893258"/>
                    </a:xfrm>
                    <a:prstGeom prst="rect">
                      <a:avLst/>
                    </a:prstGeom>
                  </pic:spPr>
                </pic:pic>
              </a:graphicData>
            </a:graphic>
          </wp:inline>
        </w:drawing>
      </w:r>
      <w:r>
        <w:rPr>
          <w:rFonts w:ascii="Calibri" w:hAnsi="Calibri" w:cs="Calibri"/>
          <w:noProof/>
        </w:rPr>
        <w:t xml:space="preserve"> </w:t>
      </w:r>
    </w:p>
    <w:p w14:paraId="54FF9299" w14:textId="07CB5B89" w:rsidR="005959B2" w:rsidRPr="005959B2" w:rsidRDefault="00F903DB" w:rsidP="008034E5">
      <w:pPr>
        <w:pStyle w:val="Caption"/>
        <w:bidi w:val="0"/>
        <w:jc w:val="center"/>
        <w:rPr>
          <w:rFonts w:ascii="Calibri" w:hAnsi="Calibri" w:cs="Calibri"/>
        </w:rPr>
      </w:pPr>
      <w:bookmarkStart w:id="80" w:name="_Toc223013460"/>
      <w:r>
        <w:t xml:space="preserve">Figure </w:t>
      </w:r>
      <w:r>
        <w:fldChar w:fldCharType="begin"/>
      </w:r>
      <w:r>
        <w:instrText xml:space="preserve"> SEQ Figure \* ARABIC </w:instrText>
      </w:r>
      <w:r>
        <w:fldChar w:fldCharType="separate"/>
      </w:r>
      <w:r>
        <w:rPr>
          <w:noProof/>
        </w:rPr>
        <w:t>22</w:t>
      </w:r>
      <w:r>
        <w:rPr>
          <w:noProof/>
        </w:rPr>
        <w:fldChar w:fldCharType="end"/>
      </w:r>
      <w:r>
        <w:rPr>
          <w:noProof/>
        </w:rPr>
        <w:t xml:space="preserve"> - Land-only sensitivity of renewable share in 2050 (base scenario)</w:t>
      </w:r>
      <w:bookmarkEnd w:id="80"/>
    </w:p>
    <w:p w14:paraId="3BB96CC1" w14:textId="77777777" w:rsidR="00F96998" w:rsidRDefault="00F96998" w:rsidP="008034E5">
      <w:pPr>
        <w:bidi w:val="0"/>
        <w:rPr>
          <w:rFonts w:ascii="Calibri" w:hAnsi="Calibri" w:cs="Calibri"/>
        </w:rPr>
      </w:pPr>
    </w:p>
    <w:p w14:paraId="2A116B47" w14:textId="7CC0F756" w:rsidR="00F96998" w:rsidRDefault="00F903DB" w:rsidP="008034E5">
      <w:pPr>
        <w:bidi w:val="0"/>
        <w:rPr>
          <w:rFonts w:ascii="Calibri" w:hAnsi="Calibri" w:cs="Calibri"/>
        </w:rPr>
      </w:pPr>
      <w:r>
        <w:rPr>
          <w:rFonts w:ascii="Calibri" w:hAnsi="Calibri" w:cs="Calibri"/>
        </w:rPr>
        <w:t>Figure 22 examines an analogous sensitivity analysis with respect to solar land availability, while keeping the budget fixed. A similar qualitative pattern is observed. Reductions in available land significantly constrain renewable deployment, whereas land expansions beyond the base scenario provide limited additional benefits. The saturation of renewable share at high land availability reflects the presence of complementary constraints in the system, such as storage capacity, temporal mismatch between gene</w:t>
      </w:r>
      <w:r>
        <w:rPr>
          <w:rFonts w:ascii="Calibri" w:hAnsi="Calibri" w:cs="Calibri"/>
        </w:rPr>
        <w:t>ration and demand, and curtailment effects.</w:t>
      </w:r>
    </w:p>
    <w:p w14:paraId="5FE30CF3" w14:textId="77777777" w:rsidR="005959B2" w:rsidRDefault="005959B2" w:rsidP="008034E5">
      <w:pPr>
        <w:bidi w:val="0"/>
        <w:rPr>
          <w:rFonts w:ascii="Calibri" w:hAnsi="Calibri" w:cs="Calibri"/>
        </w:rPr>
      </w:pPr>
    </w:p>
    <w:p w14:paraId="60291BCB" w14:textId="0910CCE6" w:rsidR="00D126A7" w:rsidRDefault="00F903DB" w:rsidP="008034E5">
      <w:pPr>
        <w:keepNext/>
        <w:bidi w:val="0"/>
      </w:pPr>
      <w:r>
        <w:rPr>
          <w:noProof/>
        </w:rPr>
        <w:lastRenderedPageBreak/>
        <w:drawing>
          <wp:inline distT="0" distB="0" distL="0" distR="0" wp14:anchorId="0CC72FF0" wp14:editId="5086B259">
            <wp:extent cx="5274310" cy="2898775"/>
            <wp:effectExtent l="0" t="0" r="2540" b="0"/>
            <wp:docPr id="1592557390" name="תמונה 1" descr="תמונה שמכילה טקסט, תרשים, קו, צילום מסך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7390" name="תמונה 1" descr="תמונה שמכילה טקסט, תרשים, קו, צילום מסך  תוכן בינה מלאכותית גנרטיבית עשוי להיות שגוי."/>
                    <pic:cNvPicPr/>
                  </pic:nvPicPr>
                  <pic:blipFill>
                    <a:blip r:embed="rId38"/>
                    <a:stretch>
                      <a:fillRect/>
                    </a:stretch>
                  </pic:blipFill>
                  <pic:spPr>
                    <a:xfrm>
                      <a:off x="0" y="0"/>
                      <a:ext cx="5274310" cy="2898775"/>
                    </a:xfrm>
                    <a:prstGeom prst="rect">
                      <a:avLst/>
                    </a:prstGeom>
                  </pic:spPr>
                </pic:pic>
              </a:graphicData>
            </a:graphic>
          </wp:inline>
        </w:drawing>
      </w:r>
      <w:r>
        <w:rPr>
          <w:rFonts w:ascii="Calibri" w:hAnsi="Calibri" w:cs="Calibri"/>
          <w:noProof/>
        </w:rPr>
        <w:t xml:space="preserve"> </w:t>
      </w:r>
    </w:p>
    <w:p w14:paraId="3FD5C676" w14:textId="345067A0" w:rsidR="005959B2" w:rsidRPr="005959B2" w:rsidRDefault="00F903DB" w:rsidP="008034E5">
      <w:pPr>
        <w:pStyle w:val="Caption"/>
        <w:bidi w:val="0"/>
        <w:jc w:val="center"/>
        <w:rPr>
          <w:rFonts w:ascii="Calibri" w:hAnsi="Calibri" w:cs="Calibri"/>
        </w:rPr>
      </w:pPr>
      <w:bookmarkStart w:id="81" w:name="_Toc223013461"/>
      <w:r>
        <w:t xml:space="preserve">Figure </w:t>
      </w:r>
      <w:r>
        <w:fldChar w:fldCharType="begin"/>
      </w:r>
      <w:r>
        <w:instrText xml:space="preserve"> SEQ Figure \* ARABIC </w:instrText>
      </w:r>
      <w:r>
        <w:fldChar w:fldCharType="separate"/>
      </w:r>
      <w:r>
        <w:rPr>
          <w:noProof/>
        </w:rPr>
        <w:t>23</w:t>
      </w:r>
      <w:r>
        <w:rPr>
          <w:noProof/>
        </w:rPr>
        <w:fldChar w:fldCharType="end"/>
      </w:r>
      <w:r>
        <w:rPr>
          <w:noProof/>
        </w:rPr>
        <w:t xml:space="preserve"> - Joint budget and land sensitivity of renewable share in 2050 (base scenario)</w:t>
      </w:r>
      <w:bookmarkEnd w:id="81"/>
    </w:p>
    <w:p w14:paraId="75B07A65" w14:textId="77777777" w:rsidR="005959B2" w:rsidRPr="00F96998" w:rsidRDefault="005959B2" w:rsidP="008034E5">
      <w:pPr>
        <w:bidi w:val="0"/>
        <w:rPr>
          <w:rFonts w:ascii="Calibri" w:hAnsi="Calibri" w:cs="Calibri"/>
        </w:rPr>
      </w:pPr>
    </w:p>
    <w:p w14:paraId="794D3BBC" w14:textId="77777777" w:rsidR="00F96998" w:rsidRPr="00F96998" w:rsidRDefault="00F96998" w:rsidP="008034E5">
      <w:pPr>
        <w:bidi w:val="0"/>
        <w:rPr>
          <w:rFonts w:ascii="Calibri" w:hAnsi="Calibri" w:cs="Calibri"/>
          <w:rtl/>
        </w:rPr>
      </w:pPr>
    </w:p>
    <w:p w14:paraId="22F99D4D" w14:textId="0F15F043" w:rsidR="00F96998" w:rsidRPr="00F96998" w:rsidRDefault="00F903DB" w:rsidP="008034E5">
      <w:pPr>
        <w:bidi w:val="0"/>
        <w:rPr>
          <w:rFonts w:ascii="Calibri" w:hAnsi="Calibri" w:cs="Calibri"/>
        </w:rPr>
      </w:pPr>
      <w:r>
        <w:rPr>
          <w:rFonts w:ascii="Calibri" w:hAnsi="Calibri" w:cs="Calibri"/>
        </w:rPr>
        <w:t>Figure 23 extends this analysis by jointly varying both budget and land constraints. The combined sensitivity surface reveals that high renewable penetration is only achievable within a relatively narrow feasible region, where sufficient financial and spatial resources coexist. Outside this region, the renewable share deteriorates rapidly, particularly when both constraints are tightened simultaneously. Importantly, the results show that relaxing only one constraint is insufficient to compensate for the tig</w:t>
      </w:r>
      <w:r>
        <w:rPr>
          <w:rFonts w:ascii="Calibri" w:hAnsi="Calibri" w:cs="Calibri"/>
        </w:rPr>
        <w:t>htening of the other, underscoring the coupled nature of economic and spatial limitations in high-renewable electricity systems.</w:t>
      </w:r>
    </w:p>
    <w:p w14:paraId="15CB2F01" w14:textId="77777777" w:rsidR="00564642" w:rsidRDefault="00564642" w:rsidP="008034E5">
      <w:pPr>
        <w:bidi w:val="0"/>
        <w:rPr>
          <w:rFonts w:ascii="Calibri" w:hAnsi="Calibri" w:cs="Calibri"/>
        </w:rPr>
      </w:pPr>
    </w:p>
    <w:p w14:paraId="5695A219" w14:textId="77777777" w:rsidR="00564642" w:rsidRDefault="00564642" w:rsidP="008034E5">
      <w:pPr>
        <w:bidi w:val="0"/>
        <w:rPr>
          <w:rFonts w:ascii="Calibri" w:hAnsi="Calibri" w:cs="Calibri"/>
        </w:rPr>
      </w:pPr>
    </w:p>
    <w:p w14:paraId="035D384D" w14:textId="4C3FAF88" w:rsidR="00DF3096" w:rsidRDefault="00F903DB" w:rsidP="008034E5">
      <w:pPr>
        <w:bidi w:val="0"/>
        <w:rPr>
          <w:rFonts w:ascii="Calibri" w:hAnsi="Calibri" w:cs="Calibri"/>
        </w:rPr>
      </w:pPr>
      <w:r>
        <w:rPr>
          <w:rFonts w:ascii="Calibri" w:hAnsi="Calibri" w:cs="Calibri"/>
        </w:rPr>
        <w:t>Overall, this sensitivity analysis demonstrates that while cost-efficient high-renewable solutions exist, they are locally fragile to adverse changes in key constraints. At the same time, the limited gains obtained from further relaxing, already non-binding constraints reinforce the notion that achieving very high renewable shares requires coordinated policy interventions across multiple dimensions. These findings support the interpretation that system optimality in this context is characterized not only by</w:t>
      </w:r>
      <w:r>
        <w:rPr>
          <w:rFonts w:ascii="Calibri" w:hAnsi="Calibri" w:cs="Calibri"/>
        </w:rPr>
        <w:t xml:space="preserve"> minimum cost, but also by constrained feasibility and robust considerations.</w:t>
      </w:r>
    </w:p>
    <w:p w14:paraId="48120E66" w14:textId="77777777" w:rsidR="00CD17C9" w:rsidRDefault="00CD17C9" w:rsidP="008034E5">
      <w:pPr>
        <w:bidi w:val="0"/>
        <w:rPr>
          <w:rFonts w:ascii="Calibri" w:hAnsi="Calibri" w:cs="Calibri"/>
        </w:rPr>
      </w:pPr>
    </w:p>
    <w:p w14:paraId="3322F327" w14:textId="47B35B0C" w:rsidR="00CD17C9" w:rsidRDefault="00F903DB" w:rsidP="008034E5">
      <w:pPr>
        <w:bidi w:val="0"/>
        <w:rPr>
          <w:rFonts w:ascii="Calibri" w:hAnsi="Calibri" w:cs="Calibri"/>
        </w:rPr>
      </w:pPr>
      <w:r>
        <w:rPr>
          <w:rFonts w:ascii="Calibri" w:hAnsi="Calibri" w:cs="Calibri"/>
        </w:rPr>
        <w:t>It should be noted that the sensitivity patterns identified in this section are evaluated around solutions that are optimal under specific and predefined policy and system constraints. As such, the observed robustness and fragility reflect local optimal responses within given parameter settings, rather than global optimality across the full space of possible system designs.</w:t>
      </w:r>
    </w:p>
    <w:p w14:paraId="38064BF3" w14:textId="77777777" w:rsidR="00CD17C9" w:rsidRDefault="00CD17C9" w:rsidP="008034E5">
      <w:pPr>
        <w:bidi w:val="0"/>
        <w:rPr>
          <w:rFonts w:ascii="Calibri" w:hAnsi="Calibri" w:cs="Calibri"/>
          <w:rtl/>
        </w:rPr>
      </w:pPr>
    </w:p>
    <w:p w14:paraId="7436033C" w14:textId="6B460A57" w:rsidR="00FD5100" w:rsidRPr="00FD5100" w:rsidRDefault="00F903DB" w:rsidP="008034E5">
      <w:pPr>
        <w:pStyle w:val="Heading2"/>
        <w:bidi w:val="0"/>
      </w:pPr>
      <w:bookmarkStart w:id="82" w:name="_Toc223013407"/>
      <w:r>
        <w:t>4.3 Policy implications and system-level insights</w:t>
      </w:r>
      <w:bookmarkEnd w:id="82"/>
    </w:p>
    <w:p w14:paraId="5727003E" w14:textId="77777777" w:rsidR="00FD5100" w:rsidRPr="00FD5100" w:rsidRDefault="00FD5100" w:rsidP="008034E5">
      <w:pPr>
        <w:bidi w:val="0"/>
        <w:rPr>
          <w:rFonts w:ascii="Calibri" w:hAnsi="Calibri" w:cs="Calibri"/>
          <w:rtl/>
        </w:rPr>
      </w:pPr>
    </w:p>
    <w:p w14:paraId="0E4136A6" w14:textId="77777777" w:rsidR="00FD5100" w:rsidRPr="00FD5100" w:rsidRDefault="00F903DB" w:rsidP="008034E5">
      <w:pPr>
        <w:bidi w:val="0"/>
        <w:rPr>
          <w:rFonts w:ascii="Calibri" w:hAnsi="Calibri" w:cs="Calibri"/>
        </w:rPr>
      </w:pPr>
      <w:r>
        <w:rPr>
          <w:rFonts w:ascii="Calibri" w:hAnsi="Calibri" w:cs="Calibri"/>
        </w:rPr>
        <w:lastRenderedPageBreak/>
        <w:t>The results of this study carry several implications for long-term power system planning and energy policy, particularly in contexts aiming for deep decarbonization under economic and spatial constraints. Rather than pointing to a single optimal system configuration, the analysis highlights a set of structural trade-offs that must be addressed through coordinated policy measures.</w:t>
      </w:r>
    </w:p>
    <w:p w14:paraId="76DA35E6" w14:textId="77777777" w:rsidR="00FD5100" w:rsidRPr="00FD5100" w:rsidRDefault="00FD5100" w:rsidP="008034E5">
      <w:pPr>
        <w:bidi w:val="0"/>
        <w:rPr>
          <w:rFonts w:ascii="Calibri" w:hAnsi="Calibri" w:cs="Calibri"/>
          <w:rtl/>
        </w:rPr>
      </w:pPr>
    </w:p>
    <w:p w14:paraId="0A71CAEB" w14:textId="1DB9A9A9" w:rsidR="0026084D" w:rsidRDefault="00F903DB" w:rsidP="008034E5">
      <w:pPr>
        <w:bidi w:val="0"/>
        <w:rPr>
          <w:rFonts w:ascii="Calibri" w:hAnsi="Calibri" w:cs="Calibri"/>
        </w:rPr>
      </w:pPr>
      <w:r>
        <w:rPr>
          <w:rFonts w:ascii="Calibri" w:hAnsi="Calibri" w:cs="Calibri"/>
        </w:rPr>
        <w:t>First, the findings emphasize that cost efficiency alone is an insufficient guiding principle for system-level decision making. While the average system cost based selection identifies economically plausible configurations, the analysis demonstrates that these solutions operate within a relatively narrow envelope of feasibility. Small deteriorations in key constraints, such as available budget or land, can significantly undermine renewable penetration, whereas relaxing already non-binding constraints yields</w:t>
      </w:r>
      <w:r>
        <w:rPr>
          <w:rFonts w:ascii="Calibri" w:hAnsi="Calibri" w:cs="Calibri"/>
        </w:rPr>
        <w:t xml:space="preserve"> limited additional benefits.</w:t>
      </w:r>
    </w:p>
    <w:p w14:paraId="244E5A90" w14:textId="77777777" w:rsidR="00A50102" w:rsidRPr="0026084D" w:rsidRDefault="00A50102" w:rsidP="008034E5">
      <w:pPr>
        <w:bidi w:val="0"/>
        <w:rPr>
          <w:rFonts w:ascii="Calibri" w:hAnsi="Calibri" w:cs="Calibri"/>
        </w:rPr>
      </w:pPr>
    </w:p>
    <w:p w14:paraId="4C71BD49" w14:textId="77777777" w:rsidR="00A50102" w:rsidRDefault="00F903DB" w:rsidP="008034E5">
      <w:pPr>
        <w:bidi w:val="0"/>
        <w:rPr>
          <w:rFonts w:ascii="Calibri" w:hAnsi="Calibri" w:cs="Calibri"/>
        </w:rPr>
      </w:pPr>
      <w:r>
        <w:rPr>
          <w:rFonts w:ascii="Calibri" w:hAnsi="Calibri" w:cs="Calibri"/>
        </w:rPr>
        <w:t>The sensitivity patterns observed across adjacent land and budget levels indicate that changes in renewable penetration near the high-end of the spectrum are gradual rather than discontinuous. This suggests that the apparent concentration of scenarios around specific penetration levels reflects constraint interaction rather than the existence of a sharp systemic tipping point.</w:t>
      </w:r>
    </w:p>
    <w:p w14:paraId="11A03833" w14:textId="77777777" w:rsidR="00A50102" w:rsidRPr="00A50102" w:rsidRDefault="00A50102" w:rsidP="008034E5">
      <w:pPr>
        <w:bidi w:val="0"/>
        <w:rPr>
          <w:rFonts w:ascii="Calibri" w:hAnsi="Calibri" w:cs="Calibri"/>
        </w:rPr>
      </w:pPr>
    </w:p>
    <w:p w14:paraId="01EAE81B" w14:textId="1DA45C06" w:rsidR="0026084D" w:rsidRPr="0026084D" w:rsidRDefault="00F903DB" w:rsidP="008034E5">
      <w:pPr>
        <w:bidi w:val="0"/>
        <w:rPr>
          <w:rFonts w:ascii="Calibri" w:hAnsi="Calibri" w:cs="Calibri"/>
        </w:rPr>
      </w:pPr>
      <w:r>
        <w:rPr>
          <w:rFonts w:ascii="Calibri" w:hAnsi="Calibri" w:cs="Calibri"/>
        </w:rPr>
        <w:t>In the present formulation, land availability is modeled purely as a physical constraint rather than as a monetized component of system cost. Land use does not enter the objective function nor the cumulative budget constraint and therefore affects system outcomes exclusively through feasibility limits on solar expansion. The influence of land on renewable penetration thus reflects spatial constraints rather than implicit economic valuation.</w:t>
      </w:r>
    </w:p>
    <w:p w14:paraId="2BD70483" w14:textId="77777777" w:rsidR="0026084D" w:rsidRPr="0026084D" w:rsidRDefault="0026084D" w:rsidP="008034E5">
      <w:pPr>
        <w:bidi w:val="0"/>
        <w:rPr>
          <w:rFonts w:ascii="Calibri" w:hAnsi="Calibri" w:cs="Calibri"/>
          <w:rtl/>
        </w:rPr>
      </w:pPr>
    </w:p>
    <w:p w14:paraId="51D7C5E8" w14:textId="6E53F33C" w:rsidR="00671F1A" w:rsidRPr="00FD5100" w:rsidRDefault="00F903DB" w:rsidP="008034E5">
      <w:pPr>
        <w:bidi w:val="0"/>
        <w:rPr>
          <w:rFonts w:ascii="Calibri" w:hAnsi="Calibri" w:cs="Calibri"/>
        </w:rPr>
      </w:pPr>
      <w:r>
        <w:rPr>
          <w:rFonts w:ascii="Calibri" w:hAnsi="Calibri" w:cs="Calibri"/>
        </w:rPr>
        <w:t>From a policy perspective, this suggests that ensuring minimum enabling conditions is more critical than pursuing marginal cost reductions once a cost-efficient regime has been reached.</w:t>
      </w:r>
      <w:r>
        <w:rPr>
          <w:rFonts w:ascii="Calibri" w:hAnsi="Calibri" w:cs="Calibri"/>
          <w:rtl/>
        </w:rPr>
        <w:br/>
      </w:r>
    </w:p>
    <w:p w14:paraId="3C948F88" w14:textId="77777777" w:rsidR="00FD5100" w:rsidRPr="00FD5100" w:rsidRDefault="00F903DB" w:rsidP="008034E5">
      <w:pPr>
        <w:bidi w:val="0"/>
        <w:rPr>
          <w:rFonts w:ascii="Calibri" w:hAnsi="Calibri" w:cs="Calibri"/>
        </w:rPr>
      </w:pPr>
      <w:r>
        <w:rPr>
          <w:rFonts w:ascii="Calibri" w:hAnsi="Calibri" w:cs="Calibri"/>
        </w:rPr>
        <w:t>Second, the coupled role of land and budget constraints implies that policy interventions must be multidimensional. The results show that relaxing a single constraint cannot compensate for the tightening of another, particularly at high renewable shares. Policies focused exclusively on financial incentives, without parallel spatial planning and land-use coordination, are therefore unlikely to deliver the intended outcomes. Similarly, allocating land for renewable deployment without ensuring adequate financi</w:t>
      </w:r>
      <w:r>
        <w:rPr>
          <w:rFonts w:ascii="Calibri" w:hAnsi="Calibri" w:cs="Calibri"/>
        </w:rPr>
        <w:t>al and infrastructural support may fail to translate into effective system transformation. Integrated planning across economic, spatial, and regulatory domains emerges as a prerequisite for robust decarbonization pathways.</w:t>
      </w:r>
    </w:p>
    <w:p w14:paraId="2A531A2B" w14:textId="77777777" w:rsidR="00FD5100" w:rsidRPr="00FD5100" w:rsidRDefault="00FD5100" w:rsidP="008034E5">
      <w:pPr>
        <w:bidi w:val="0"/>
        <w:rPr>
          <w:rFonts w:ascii="Calibri" w:hAnsi="Calibri" w:cs="Calibri"/>
          <w:rtl/>
        </w:rPr>
      </w:pPr>
    </w:p>
    <w:p w14:paraId="164587CF" w14:textId="40331FAE" w:rsidR="005904EC" w:rsidRDefault="00F903DB" w:rsidP="008034E5">
      <w:pPr>
        <w:bidi w:val="0"/>
        <w:rPr>
          <w:rFonts w:ascii="Calibri" w:hAnsi="Calibri" w:cs="Calibri"/>
        </w:rPr>
      </w:pPr>
      <w:r>
        <w:rPr>
          <w:rFonts w:ascii="Calibri" w:hAnsi="Calibri" w:cs="Calibri"/>
        </w:rPr>
        <w:t xml:space="preserve">Third, the comparison between renewable-dominated and fossil-dominated configurations underscores the importance of accounting for external costs in policy design. Although fossil-based systems may appear economically attractive when only direct system costs are considered, a substantial portion of their true cost arises from externalities associated with air pollution and greenhouse gas emissions. The results indicate that once these external costs are acknowledged, the apparent cost </w:t>
      </w:r>
      <w:r>
        <w:rPr>
          <w:rFonts w:ascii="Calibri" w:hAnsi="Calibri" w:cs="Calibri"/>
        </w:rPr>
        <w:lastRenderedPageBreak/>
        <w:t>advantage of fossil-dominated systems diminishes significantly. This finding reinforces the economic rationale for incorporating emissions pricing or equivalent regulatory mechanisms into long-term planning frameworks.</w:t>
      </w:r>
      <w:r>
        <w:rPr>
          <w:rFonts w:ascii="Calibri" w:hAnsi="Calibri" w:cs="Calibri"/>
        </w:rPr>
        <w:br/>
      </w:r>
      <w:r>
        <w:rPr>
          <w:rFonts w:ascii="Calibri" w:hAnsi="Calibri" w:cs="Calibri"/>
        </w:rPr>
        <w:br/>
      </w:r>
      <w:r>
        <w:rPr>
          <w:rFonts w:ascii="Calibri" w:hAnsi="Calibri" w:cs="Calibri"/>
        </w:rPr>
        <w:t>The nuclear scenario provides an instructive counterfactual for policy interpretation rather than a prescriptive pathway. By introducing firm low-carbon baseload capacity, it reduces the system’s reliance on both fossil balancing and large-scale storage, thereby alleviating some of the land and flexibility pressures observed in high-renewable configurations. This contrast highlights that Israel’s heavy dependence on solar-based decarbonization is not solely a technological choice, but a consequence of struc</w:t>
      </w:r>
      <w:r>
        <w:rPr>
          <w:rFonts w:ascii="Calibri" w:hAnsi="Calibri" w:cs="Calibri"/>
        </w:rPr>
        <w:t>tural constraints and policy exclusions. From a policy perspective, the result underscores the importance of recognizing how the absence or presence of firm low-carbon options reshapes the trade-offs between land use, storage deployment, and system cost.</w:t>
      </w:r>
      <w:r>
        <w:rPr>
          <w:rFonts w:ascii="Calibri" w:hAnsi="Calibri" w:cs="Calibri"/>
        </w:rPr>
        <w:br/>
      </w:r>
      <w:r>
        <w:rPr>
          <w:rFonts w:ascii="Calibri" w:hAnsi="Calibri" w:cs="Calibri"/>
        </w:rPr>
        <w:br/>
      </w:r>
      <w:r>
        <w:rPr>
          <w:rFonts w:ascii="Calibri" w:hAnsi="Calibri" w:cs="Calibri"/>
        </w:rPr>
        <w:t>This cost emissions tradeoff is illustrated in Figure 24, which plots the average system cost in 2050 against the corresponding carbon intensity for the selected scenarios. The figure does not introduce new optimization results but provides a view of the relationship between economic efficiency and environmental performance. Fossil-dominated configurations occupy the low-cost but high-carbon corner of space, while high-renewable scenarios cluster at low carbon intensity with a bounded increase in average sy</w:t>
      </w:r>
      <w:r>
        <w:rPr>
          <w:rFonts w:ascii="Calibri" w:hAnsi="Calibri" w:cs="Calibri"/>
        </w:rPr>
        <w:t>stem cost. Importantly, the trade-off appears continuous, indicating that substantial emissions reductions can be achieved without a sharp escalation in electricity costs. From a policy perspective, this representation reframes decarbonization not as a binary choice between cost and emissions, but as a continuous spectrum of trade-offs with no sharp economic threshold.</w:t>
      </w:r>
    </w:p>
    <w:p w14:paraId="1BCE8A7C" w14:textId="141B4C9D" w:rsidR="00564642" w:rsidRDefault="00F903DB" w:rsidP="008034E5">
      <w:pPr>
        <w:keepNext/>
        <w:bidi w:val="0"/>
      </w:pPr>
      <w:commentRangeStart w:id="83"/>
      <w:r>
        <w:rPr>
          <w:noProof/>
        </w:rPr>
        <w:drawing>
          <wp:inline distT="0" distB="0" distL="0" distR="0" wp14:anchorId="5A74E7F5" wp14:editId="51F383DC">
            <wp:extent cx="5274310" cy="2774315"/>
            <wp:effectExtent l="0" t="0" r="0" b="0"/>
            <wp:docPr id="776286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6132" name=""/>
                    <pic:cNvPicPr/>
                  </pic:nvPicPr>
                  <pic:blipFill>
                    <a:blip r:embed="rId39"/>
                    <a:stretch>
                      <a:fillRect/>
                    </a:stretch>
                  </pic:blipFill>
                  <pic:spPr>
                    <a:xfrm>
                      <a:off x="0" y="0"/>
                      <a:ext cx="5274310" cy="2774315"/>
                    </a:xfrm>
                    <a:prstGeom prst="rect">
                      <a:avLst/>
                    </a:prstGeom>
                  </pic:spPr>
                </pic:pic>
              </a:graphicData>
            </a:graphic>
          </wp:inline>
        </w:drawing>
      </w:r>
      <w:commentRangeEnd w:id="83"/>
      <w:r>
        <w:rPr>
          <w:rStyle w:val="CommentReference"/>
          <w:noProof/>
          <w:sz w:val="24"/>
          <w:szCs w:val="24"/>
        </w:rPr>
        <w:commentReference w:id="83"/>
      </w:r>
      <w:r>
        <w:rPr>
          <w:noProof/>
        </w:rPr>
        <w:t xml:space="preserve"> </w:t>
      </w:r>
    </w:p>
    <w:p w14:paraId="1E38815B" w14:textId="2C870C58" w:rsidR="005904EC" w:rsidRPr="002F2A04" w:rsidRDefault="00F903DB" w:rsidP="008034E5">
      <w:pPr>
        <w:pStyle w:val="Caption"/>
        <w:bidi w:val="0"/>
        <w:jc w:val="center"/>
        <w:rPr>
          <w:rFonts w:ascii="Calibri" w:hAnsi="Calibri" w:cs="Calibri"/>
          <w:rtl/>
        </w:rPr>
      </w:pPr>
      <w:bookmarkStart w:id="84" w:name="_Toc223013462"/>
      <w:r>
        <w:t xml:space="preserve">Figure </w:t>
      </w:r>
      <w:r>
        <w:fldChar w:fldCharType="begin"/>
      </w:r>
      <w:r>
        <w:instrText xml:space="preserve"> SEQ Figure \* ARABIC </w:instrText>
      </w:r>
      <w:r>
        <w:fldChar w:fldCharType="separate"/>
      </w:r>
      <w:r>
        <w:rPr>
          <w:noProof/>
        </w:rPr>
        <w:t>24</w:t>
      </w:r>
      <w:r>
        <w:rPr>
          <w:noProof/>
        </w:rPr>
        <w:fldChar w:fldCharType="end"/>
      </w:r>
      <w:r>
        <w:rPr>
          <w:noProof/>
        </w:rPr>
        <w:t xml:space="preserve"> - Average system cost in 2050 versus carbon intensity in 2050 for selected scenarios</w:t>
      </w:r>
      <w:bookmarkEnd w:id="84"/>
    </w:p>
    <w:p w14:paraId="43F7647D" w14:textId="77777777" w:rsidR="00FD5100" w:rsidRPr="00FD5100" w:rsidRDefault="00F903DB" w:rsidP="008034E5">
      <w:pPr>
        <w:bidi w:val="0"/>
        <w:rPr>
          <w:rFonts w:ascii="Calibri" w:hAnsi="Calibri" w:cs="Calibri"/>
        </w:rPr>
      </w:pPr>
      <w:r>
        <w:rPr>
          <w:rFonts w:ascii="Calibri" w:hAnsi="Calibri" w:cs="Calibri"/>
        </w:rPr>
        <w:t xml:space="preserve">Finally, the observed saturation behavior at very high renewable shares carries important implications for target setting. Achieving renewable penetration levels beyond approximately 90% requires disproportionately higher investments and tighter coordination across system components, while yielding diminishing returns in terms of additional emissions reductions. This does not imply that such targets are </w:t>
      </w:r>
      <w:r>
        <w:rPr>
          <w:rFonts w:ascii="Calibri" w:hAnsi="Calibri" w:cs="Calibri"/>
        </w:rPr>
        <w:lastRenderedPageBreak/>
        <w:t>unattainable or undesirable, but rather that they demand a shift in policy focus from incremental improvements to structural system design, including storage deployment, flexibility resources, and land-use governance.</w:t>
      </w:r>
    </w:p>
    <w:p w14:paraId="04D6F23F" w14:textId="77777777" w:rsidR="00FD5100" w:rsidRPr="00FD5100" w:rsidRDefault="00FD5100" w:rsidP="008034E5">
      <w:pPr>
        <w:bidi w:val="0"/>
        <w:rPr>
          <w:rFonts w:ascii="Calibri" w:hAnsi="Calibri" w:cs="Calibri"/>
          <w:rtl/>
        </w:rPr>
      </w:pPr>
    </w:p>
    <w:p w14:paraId="74A16466" w14:textId="371A4485" w:rsidR="0058187E" w:rsidRDefault="00F903DB" w:rsidP="008034E5">
      <w:pPr>
        <w:bidi w:val="0"/>
        <w:rPr>
          <w:rFonts w:ascii="Calibri" w:hAnsi="Calibri" w:cs="Calibri"/>
        </w:rPr>
      </w:pPr>
      <w:r>
        <w:rPr>
          <w:rFonts w:ascii="Calibri" w:hAnsi="Calibri" w:cs="Calibri"/>
        </w:rPr>
        <w:t>Overall, the results suggest that successful transition toward a low-emissions electricity system depends less on identifying a single optimal solution and more on maintaining a coherent set of enabling conditions over time. Policies that recognize the joint role of economic efficiency, spatial constraints, and external costs are better positioned to support resilient and effective decarbonization strategies. These insights provide a natural bridge to the final sections of this chapter, which discuss the li</w:t>
      </w:r>
      <w:r>
        <w:rPr>
          <w:rFonts w:ascii="Calibri" w:hAnsi="Calibri" w:cs="Calibri"/>
        </w:rPr>
        <w:t>mitations of the present analysis and outline directions for future research</w:t>
      </w: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47D1D161" w14:textId="1EB8521F" w:rsidR="0058187E" w:rsidRDefault="00F903DB" w:rsidP="008034E5">
      <w:pPr>
        <w:pStyle w:val="Heading2"/>
        <w:bidi w:val="0"/>
      </w:pPr>
      <w:bookmarkStart w:id="85" w:name="_Toc223013408"/>
      <w:r>
        <w:t>4.4 Consistency with national-scale electricity planning studies</w:t>
      </w:r>
      <w:bookmarkEnd w:id="85"/>
    </w:p>
    <w:p w14:paraId="65AB941D" w14:textId="77777777" w:rsidR="00BF3ED0" w:rsidRPr="00BF3ED0" w:rsidRDefault="00BF3ED0" w:rsidP="008034E5">
      <w:pPr>
        <w:bidi w:val="0"/>
        <w:rPr>
          <w:rFonts w:ascii="Calibri" w:hAnsi="Calibri" w:cs="Calibri"/>
        </w:rPr>
      </w:pPr>
    </w:p>
    <w:p w14:paraId="3F24E923" w14:textId="77777777" w:rsidR="00BF3ED0" w:rsidRPr="00BF3ED0" w:rsidRDefault="00F903DB" w:rsidP="008034E5">
      <w:pPr>
        <w:bidi w:val="0"/>
        <w:rPr>
          <w:rFonts w:ascii="Calibri" w:hAnsi="Calibri" w:cs="Calibri"/>
        </w:rPr>
      </w:pPr>
      <w:r>
        <w:rPr>
          <w:rFonts w:ascii="Calibri" w:hAnsi="Calibri" w:cs="Calibri"/>
        </w:rPr>
        <w:t>To further assess the plausibility and relevance of the model outcomes, this section relates the results of the present optimization-based analysis to independent national-scale electricity system studies for 2050. Specifically, the comparison focuses on two recent planning efforts: the Net Zero Outlook (NZO) study and the long-term electricity planning scenarios published by the Israeli Ministry of Energy. These studies differ fundamentally in methodology from the present work, relying on scenario-based pl</w:t>
      </w:r>
      <w:r>
        <w:rPr>
          <w:rFonts w:ascii="Calibri" w:hAnsi="Calibri" w:cs="Calibri"/>
        </w:rPr>
        <w:t>anning rather than formal optimization. The purpose of this comparison is therefore not to benchmark model performance, but to examine whether the resulting system characteristics are consistent in scale, structure, and implied trade-offs across independent analytical approaches.</w:t>
      </w:r>
    </w:p>
    <w:p w14:paraId="0610C7AC" w14:textId="77777777" w:rsidR="00BF3ED0" w:rsidRPr="00BF3ED0" w:rsidRDefault="00BF3ED0" w:rsidP="008034E5">
      <w:pPr>
        <w:bidi w:val="0"/>
        <w:rPr>
          <w:rFonts w:ascii="Calibri" w:hAnsi="Calibri" w:cs="Calibri"/>
          <w:rtl/>
        </w:rPr>
      </w:pPr>
    </w:p>
    <w:p w14:paraId="4CC8D0CC" w14:textId="0FF9D6E8" w:rsidR="00BF3ED0" w:rsidRPr="00BF3ED0" w:rsidRDefault="00F903DB" w:rsidP="008034E5">
      <w:pPr>
        <w:bidi w:val="0"/>
        <w:rPr>
          <w:rFonts w:ascii="Calibri" w:hAnsi="Calibri" w:cs="Calibri"/>
        </w:rPr>
      </w:pPr>
      <w:r>
        <w:rPr>
          <w:rFonts w:ascii="Calibri" w:hAnsi="Calibri" w:cs="Calibri"/>
        </w:rPr>
        <w:t>The NZO study provides a particularly relevant reference point, as its projected electricity demand for 2050 is comparable to the demand level assumed in this thesis. Despite methodological differences, both analyses converge on similar structural conclusions. NZO identifies solar photovoltaics as the dominant generation technology, supported by large-scale battery storage to address diurnal and seasonal variability, while maintaining a residual role for dispatchable generation to ensure system reliability.</w:t>
      </w:r>
      <w:r>
        <w:rPr>
          <w:rFonts w:ascii="Calibri" w:hAnsi="Calibri" w:cs="Calibri"/>
        </w:rPr>
        <w:t xml:space="preserve"> The renewable penetration levels, infrastructure scale, and reliance on storage reported in NZO are well aligned with the cost-efficient high-renewable scenarios identified in this study. This convergence suggests that the system configurations emerging from the optimization model are not artifacts of its formulation but rather reflect robust structural features of a future Israeli electricity system under deep decarbonization constraints.</w:t>
      </w:r>
    </w:p>
    <w:p w14:paraId="4EFF0E9B" w14:textId="77777777" w:rsidR="00BF3ED0" w:rsidRPr="00BF3ED0" w:rsidRDefault="00BF3ED0" w:rsidP="008034E5">
      <w:pPr>
        <w:bidi w:val="0"/>
        <w:rPr>
          <w:rFonts w:ascii="Calibri" w:hAnsi="Calibri" w:cs="Calibri"/>
          <w:rtl/>
        </w:rPr>
      </w:pPr>
    </w:p>
    <w:p w14:paraId="29E02AC0" w14:textId="77777777" w:rsidR="00BF3ED0" w:rsidRPr="00BF3ED0" w:rsidRDefault="00F903DB" w:rsidP="008034E5">
      <w:pPr>
        <w:bidi w:val="0"/>
        <w:rPr>
          <w:rFonts w:ascii="Calibri" w:hAnsi="Calibri" w:cs="Calibri"/>
        </w:rPr>
      </w:pPr>
      <w:r>
        <w:rPr>
          <w:rFonts w:ascii="Calibri" w:hAnsi="Calibri" w:cs="Calibri"/>
        </w:rPr>
        <w:t>The comparison with the Ministry of Energy’s planning scenarios further reinforces this interpretation, while also highlighting the role of demand assumptions in shaping system scale. The Ministry’s projections assume substantially higher electricity demand in 2050, on the order of approximately 210 TWh, which naturally leads to larger absolute capacities of generation and storage than those obtained in this thesis. However, when accounting for this difference in demand level, the qualitative system structu</w:t>
      </w:r>
      <w:r>
        <w:rPr>
          <w:rFonts w:ascii="Calibri" w:hAnsi="Calibri" w:cs="Calibri"/>
        </w:rPr>
        <w:t xml:space="preserve">re remains consistent. Both analyses emphasize extensive </w:t>
      </w:r>
      <w:r>
        <w:rPr>
          <w:rFonts w:ascii="Calibri" w:hAnsi="Calibri" w:cs="Calibri"/>
        </w:rPr>
        <w:lastRenderedPageBreak/>
        <w:t>solar deployment, significant storage requirements, and the continued presence of firm capacity as a balancing resource. The larger capacities reported in the Ministry’s scenarios thus reflect scaling effects rather than fundamentally different system dynamics.</w:t>
      </w:r>
    </w:p>
    <w:p w14:paraId="17D4C472" w14:textId="77777777" w:rsidR="00BF3ED0" w:rsidRPr="00BF3ED0" w:rsidRDefault="00BF3ED0" w:rsidP="008034E5">
      <w:pPr>
        <w:bidi w:val="0"/>
        <w:rPr>
          <w:rFonts w:ascii="Calibri" w:hAnsi="Calibri" w:cs="Calibri"/>
          <w:rtl/>
        </w:rPr>
      </w:pPr>
    </w:p>
    <w:p w14:paraId="6CA4514F" w14:textId="588101D5" w:rsidR="00BF3ED0" w:rsidRPr="00BF3ED0" w:rsidRDefault="00F903DB" w:rsidP="008034E5">
      <w:pPr>
        <w:bidi w:val="0"/>
        <w:rPr>
          <w:rFonts w:ascii="Calibri" w:hAnsi="Calibri" w:cs="Calibri"/>
        </w:rPr>
      </w:pPr>
      <w:r>
        <w:rPr>
          <w:rFonts w:ascii="Calibri" w:hAnsi="Calibri" w:cs="Calibri"/>
        </w:rPr>
        <w:t xml:space="preserve">Taken together, these comparisons indicate that the results of the present study are numerically and structurally consistent with independent national planning efforts, despite differences in modeling philosophy and assumptions. The alignment across studies supports the validity of the identified infrastructure scales, renewable penetration limits, and storage requirements. Importantly, it suggests that the key findings of this thesis, including the saturation behavior at very high renewable shares and the </w:t>
      </w:r>
      <w:r>
        <w:rPr>
          <w:rFonts w:ascii="Calibri" w:hAnsi="Calibri" w:cs="Calibri"/>
        </w:rPr>
        <w:t>coupled role of land availability, budget constraints, and storage deployment, are not specific to an optimization framework but emerge across multiple analytical perspectives. In this sense, the results can be interpreted as a robust characterization of the challenges and trade-offs facing Israel’s electricity system transition toward 2050.</w:t>
      </w:r>
    </w:p>
    <w:p w14:paraId="61BE0B37" w14:textId="095F9062" w:rsidR="00B42748" w:rsidRPr="00B42748" w:rsidRDefault="00F903DB" w:rsidP="008034E5">
      <w:pPr>
        <w:pStyle w:val="Heading2"/>
        <w:bidi w:val="0"/>
      </w:pPr>
      <w:bookmarkStart w:id="86" w:name="_Toc223013409"/>
      <w:r>
        <w:t>4.5 Limitations</w:t>
      </w:r>
      <w:bookmarkEnd w:id="86"/>
    </w:p>
    <w:p w14:paraId="52C136BD" w14:textId="77777777" w:rsidR="00B42748" w:rsidRPr="00B42748" w:rsidRDefault="00B42748" w:rsidP="008034E5">
      <w:pPr>
        <w:bidi w:val="0"/>
        <w:rPr>
          <w:rFonts w:ascii="Calibri" w:hAnsi="Calibri" w:cs="Calibri"/>
          <w:rtl/>
        </w:rPr>
      </w:pPr>
    </w:p>
    <w:p w14:paraId="636BBB7C" w14:textId="77777777" w:rsidR="00D51783" w:rsidRPr="00D51783" w:rsidRDefault="00F903DB" w:rsidP="008034E5">
      <w:pPr>
        <w:bidi w:val="0"/>
        <w:rPr>
          <w:rFonts w:ascii="Calibri" w:hAnsi="Calibri" w:cs="Calibri"/>
        </w:rPr>
      </w:pPr>
      <w:r>
        <w:rPr>
          <w:rFonts w:ascii="Calibri" w:hAnsi="Calibri" w:cs="Calibri"/>
        </w:rPr>
        <w:t>While the modeling framework developed in this study provides a structured and internally consistent assessment of cost-efficient pathways toward high renewable penetration, several limitations should be acknowledged when interpreting the results. These limitations do not undermine the validity of the findings but rather define the scope within which the conclusions are applicable.</w:t>
      </w:r>
      <w:r>
        <w:rPr>
          <w:rFonts w:ascii="Calibri" w:hAnsi="Calibri" w:cs="Calibri"/>
        </w:rPr>
        <w:br/>
      </w:r>
      <w:r>
        <w:rPr>
          <w:rFonts w:ascii="Calibri" w:hAnsi="Calibri" w:cs="Calibri"/>
        </w:rPr>
        <w:br/>
      </w:r>
      <w:r>
        <w:rPr>
          <w:rFonts w:ascii="Calibri" w:hAnsi="Calibri" w:cs="Calibri"/>
        </w:rPr>
        <w:t>An additional limitation concerns the interpretation of optimality within the modeling framework. In the present study, each scenario represents an optimal solution to a well-defined optimization problem, conditional on a specific set of exogenously defined parameters and constraints, including budget limits, land availability, technology options, and operational assumptions. The analysis does not seek to identify a single globally optimal electricity system across the entire space of conceivable policy and</w:t>
      </w:r>
      <w:r>
        <w:rPr>
          <w:rFonts w:ascii="Calibri" w:hAnsi="Calibri" w:cs="Calibri"/>
        </w:rPr>
        <w:t xml:space="preserve"> design choices.</w:t>
      </w:r>
    </w:p>
    <w:p w14:paraId="37047A6F" w14:textId="77777777" w:rsidR="00D51783" w:rsidRPr="00D51783" w:rsidRDefault="00D51783" w:rsidP="008034E5">
      <w:pPr>
        <w:bidi w:val="0"/>
        <w:rPr>
          <w:rFonts w:ascii="Calibri" w:hAnsi="Calibri" w:cs="Calibri"/>
          <w:rtl/>
        </w:rPr>
      </w:pPr>
    </w:p>
    <w:p w14:paraId="595DD0DE" w14:textId="23E5176D" w:rsidR="00B42748" w:rsidRDefault="00F903DB" w:rsidP="008034E5">
      <w:pPr>
        <w:bidi w:val="0"/>
        <w:rPr>
          <w:rFonts w:ascii="Calibri" w:hAnsi="Calibri" w:cs="Calibri"/>
        </w:rPr>
      </w:pPr>
      <w:r>
        <w:rPr>
          <w:rFonts w:ascii="Calibri" w:hAnsi="Calibri" w:cs="Calibri"/>
        </w:rPr>
        <w:t>Instead, the scenario set is constructed to explore a structured and policy-relevant subset of the solution space, within which optimal system configurations are derived. The resulting scenarios should therefore be interpreted as locally optimal outcomes within predefined parameter regimes, rather than as exhaustive representations of all possible optimal systems. This design choice reflects the realities of long-term energy planning, where decision-making is inherently constrained by institutional, spatial</w:t>
      </w:r>
      <w:r>
        <w:rPr>
          <w:rFonts w:ascii="Calibri" w:hAnsi="Calibri" w:cs="Calibri"/>
        </w:rPr>
        <w:t>, and political boundaries.</w:t>
      </w:r>
      <w:r>
        <w:rPr>
          <w:rFonts w:ascii="Calibri" w:hAnsi="Calibri" w:cs="Calibri"/>
        </w:rPr>
        <w:br/>
      </w:r>
    </w:p>
    <w:p w14:paraId="0959B7A2" w14:textId="5351682C" w:rsidR="00712DC5" w:rsidRPr="00B42748" w:rsidRDefault="00F903DB" w:rsidP="008034E5">
      <w:pPr>
        <w:bidi w:val="0"/>
        <w:rPr>
          <w:rFonts w:ascii="Calibri" w:hAnsi="Calibri" w:cs="Calibri"/>
        </w:rPr>
      </w:pPr>
      <w:r>
        <w:rPr>
          <w:rFonts w:ascii="Calibri" w:hAnsi="Calibri" w:cs="Calibri"/>
        </w:rPr>
        <w:t>Within this overarching framing of conditional optimality, several additional modeling limitations should be noted.</w:t>
      </w:r>
    </w:p>
    <w:p w14:paraId="7F22B72D" w14:textId="77777777" w:rsidR="00B42748" w:rsidRPr="00B42748" w:rsidRDefault="00B42748" w:rsidP="008034E5">
      <w:pPr>
        <w:bidi w:val="0"/>
        <w:rPr>
          <w:rFonts w:ascii="Calibri" w:hAnsi="Calibri" w:cs="Calibri"/>
          <w:rtl/>
        </w:rPr>
      </w:pPr>
    </w:p>
    <w:p w14:paraId="71DA3414" w14:textId="77777777" w:rsidR="00B42748" w:rsidRPr="00B42748" w:rsidRDefault="00F903DB" w:rsidP="008034E5">
      <w:pPr>
        <w:bidi w:val="0"/>
        <w:rPr>
          <w:rFonts w:ascii="Calibri" w:hAnsi="Calibri" w:cs="Calibri"/>
        </w:rPr>
      </w:pPr>
      <w:r>
        <w:rPr>
          <w:rFonts w:ascii="Calibri" w:hAnsi="Calibri" w:cs="Calibri"/>
        </w:rPr>
        <w:t xml:space="preserve">First, the analysis relies on a fixed electricity demand trajectory for 2050, based on a single demand scenario. Although this approach enables a focused examination of system trade-offs, it does not capture uncertainty in future electricity demand </w:t>
      </w:r>
      <w:r>
        <w:rPr>
          <w:rFonts w:ascii="Calibri" w:hAnsi="Calibri" w:cs="Calibri"/>
        </w:rPr>
        <w:lastRenderedPageBreak/>
        <w:t>arising from population growth, electrification of additional sectors, or behavioral changes. Different demand trajectories could alter the absolute scale of required infrastructure and costs, although the qualitative relationships identified in this study are expected to remain robust.</w:t>
      </w:r>
    </w:p>
    <w:p w14:paraId="5B0CD17C" w14:textId="77777777" w:rsidR="00B42748" w:rsidRPr="00B42748" w:rsidRDefault="00B42748" w:rsidP="008034E5">
      <w:pPr>
        <w:bidi w:val="0"/>
        <w:rPr>
          <w:rFonts w:ascii="Calibri" w:hAnsi="Calibri" w:cs="Calibri"/>
          <w:rtl/>
        </w:rPr>
      </w:pPr>
    </w:p>
    <w:p w14:paraId="15CD6362" w14:textId="77777777" w:rsidR="00B42748" w:rsidRPr="00B42748" w:rsidRDefault="00F903DB" w:rsidP="008034E5">
      <w:pPr>
        <w:bidi w:val="0"/>
        <w:rPr>
          <w:rFonts w:ascii="Calibri" w:hAnsi="Calibri" w:cs="Calibri"/>
        </w:rPr>
      </w:pPr>
      <w:r>
        <w:rPr>
          <w:rFonts w:ascii="Calibri" w:hAnsi="Calibri" w:cs="Calibri"/>
        </w:rPr>
        <w:t>Second, the representation of the electricity system abstracts away from detailed network constraints. Transmission and distribution limitations, regional congestion, and grid reinforcement requirements are not explicitly modeled. As a result, the spatial feasibility of large-scale solar deployment and storage integration is assessed at an aggregate level rather than through a geographically resolved network model. Incorporating grid-level constraints could further restrict feasible solutions or shift the b</w:t>
      </w:r>
      <w:r>
        <w:rPr>
          <w:rFonts w:ascii="Calibri" w:hAnsi="Calibri" w:cs="Calibri"/>
        </w:rPr>
        <w:t>alance between technologies.</w:t>
      </w:r>
    </w:p>
    <w:p w14:paraId="036A5835" w14:textId="77777777" w:rsidR="00B42748" w:rsidRPr="00B42748" w:rsidRDefault="00B42748" w:rsidP="008034E5">
      <w:pPr>
        <w:bidi w:val="0"/>
        <w:rPr>
          <w:rFonts w:ascii="Calibri" w:hAnsi="Calibri" w:cs="Calibri"/>
          <w:rtl/>
        </w:rPr>
      </w:pPr>
    </w:p>
    <w:p w14:paraId="21C6A62C" w14:textId="00F52EE4" w:rsidR="00B42748" w:rsidRPr="00160590" w:rsidRDefault="00F903DB" w:rsidP="008034E5">
      <w:pPr>
        <w:bidi w:val="0"/>
        <w:rPr>
          <w:rFonts w:ascii="Calibri" w:hAnsi="Calibri" w:cs="Calibri"/>
          <w:rtl/>
        </w:rPr>
      </w:pPr>
      <w:r>
        <w:rPr>
          <w:rFonts w:ascii="Calibri" w:hAnsi="Calibri" w:cs="Calibri"/>
        </w:rPr>
        <w:t>Third, cost parameters for generation, storage, and emissions-related externalities are treated as deterministic inputs. While the selected values are consistent with current literature and projections, future cost trajectories remain uncertain, particularly for emerging storage technologies and carbon pricing mechanisms. The analysis therefore explores structural system behavior under assumed cost conditions rather than providing probabilistic forecasts.</w:t>
      </w:r>
      <w:r>
        <w:rPr>
          <w:rFonts w:ascii="Calibri" w:hAnsi="Calibri" w:cs="Calibri"/>
        </w:rPr>
        <w:br/>
      </w:r>
      <w:r>
        <w:rPr>
          <w:rFonts w:ascii="Calibri" w:hAnsi="Calibri" w:cs="Calibri"/>
        </w:rPr>
        <w:br/>
      </w:r>
      <w:r>
        <w:rPr>
          <w:rFonts w:ascii="Calibri" w:hAnsi="Calibri" w:cs="Calibri"/>
        </w:rPr>
        <w:t>In addition to cost assumptions, the model adopts simplifying assumptions regarding technology lifetimes. Fixed technical lifetimes of 25 years are assumed for solar PV systems and 15 years for battery storage, consistent with current industry practice. These lifetimes are reflected in the annualized end-of-life (EOL) cost calculations included in the economic assessment. However, asset retirement, degradation, and replacement dynamics are not explicitly modeled within the optimization framework. Once insta</w:t>
      </w:r>
      <w:r>
        <w:rPr>
          <w:rFonts w:ascii="Calibri" w:hAnsi="Calibri" w:cs="Calibri"/>
        </w:rPr>
        <w:t>lled, capacity is assumed to remain operational throughout the planning horizon. Given the 2023–2050 timeframe, this simplification is reasonable for most newly installed PV capacity, though future work could incorporate explicit lifetime and replacement modeling to capture long-term capital turnover more precisely.</w:t>
      </w:r>
    </w:p>
    <w:p w14:paraId="5CE1B34F" w14:textId="77777777" w:rsidR="00B42748" w:rsidRPr="00B42748" w:rsidRDefault="00B42748" w:rsidP="008034E5">
      <w:pPr>
        <w:bidi w:val="0"/>
        <w:rPr>
          <w:rFonts w:ascii="Calibri" w:hAnsi="Calibri" w:cs="Calibri"/>
          <w:rtl/>
        </w:rPr>
      </w:pPr>
    </w:p>
    <w:p w14:paraId="59A8C8EC" w14:textId="77777777" w:rsidR="00B42748" w:rsidRPr="00B42748" w:rsidRDefault="00F903DB" w:rsidP="008034E5">
      <w:pPr>
        <w:bidi w:val="0"/>
        <w:rPr>
          <w:rFonts w:ascii="Calibri" w:hAnsi="Calibri" w:cs="Calibri"/>
        </w:rPr>
      </w:pPr>
      <w:r>
        <w:rPr>
          <w:rFonts w:ascii="Calibri" w:hAnsi="Calibri" w:cs="Calibri"/>
        </w:rPr>
        <w:t>Fourth, land availability is modeled as an aggregate constraint without accounting for competing land uses, public acceptance, or environmental protection considerations. In practice, land suitability for renewable deployment is influenced by regulatory, social, and ecological factors that may impose additional restrictions beyond the total available area considered here.</w:t>
      </w:r>
    </w:p>
    <w:p w14:paraId="3B30DCCD" w14:textId="77777777" w:rsidR="00B42748" w:rsidRPr="00B42748" w:rsidRDefault="00B42748" w:rsidP="008034E5">
      <w:pPr>
        <w:bidi w:val="0"/>
        <w:rPr>
          <w:rFonts w:ascii="Calibri" w:hAnsi="Calibri" w:cs="Calibri"/>
          <w:rtl/>
        </w:rPr>
      </w:pPr>
    </w:p>
    <w:p w14:paraId="5C9380DC" w14:textId="77777777" w:rsidR="00B42748" w:rsidRPr="00B42748" w:rsidRDefault="00F903DB" w:rsidP="008034E5">
      <w:pPr>
        <w:bidi w:val="0"/>
        <w:rPr>
          <w:rFonts w:ascii="Calibri" w:hAnsi="Calibri" w:cs="Calibri"/>
        </w:rPr>
      </w:pPr>
      <w:r>
        <w:rPr>
          <w:rFonts w:ascii="Calibri" w:hAnsi="Calibri" w:cs="Calibri"/>
        </w:rPr>
        <w:t>Finally, the optimization framework focuses on the electricity sector in isolation. Interactions with other energy sectors, such as transportation, heating, and industrial processes, are not included. Sector coupling could introduce additional flexibility options or constraints that affect both system costs and achievable renewable penetration.</w:t>
      </w:r>
    </w:p>
    <w:p w14:paraId="21C35057" w14:textId="77777777" w:rsidR="00B42748" w:rsidRPr="00B42748" w:rsidRDefault="00B42748" w:rsidP="008034E5">
      <w:pPr>
        <w:bidi w:val="0"/>
        <w:rPr>
          <w:rFonts w:ascii="Calibri" w:hAnsi="Calibri" w:cs="Calibri"/>
          <w:rtl/>
        </w:rPr>
      </w:pPr>
    </w:p>
    <w:p w14:paraId="3198A8F7" w14:textId="0E154140" w:rsidR="00B42748" w:rsidRPr="00C51AB3" w:rsidRDefault="00F903DB" w:rsidP="008034E5">
      <w:pPr>
        <w:bidi w:val="0"/>
        <w:rPr>
          <w:rFonts w:ascii="Calibri" w:hAnsi="Calibri" w:cs="Calibri"/>
          <w:rtl/>
        </w:rPr>
      </w:pPr>
      <w:r>
        <w:rPr>
          <w:rFonts w:ascii="Calibri" w:hAnsi="Calibri" w:cs="Calibri"/>
        </w:rPr>
        <w:t xml:space="preserve">Overall, these limitations reflect deliberate modeling choices aimed at balancing analytical tractability with system-level insight. The framework is intended to support comparative analysis of trade-offs and constraints rather than to serve as a </w:t>
      </w:r>
      <w:r>
        <w:rPr>
          <w:rFonts w:ascii="Calibri" w:hAnsi="Calibri" w:cs="Calibri"/>
        </w:rPr>
        <w:lastRenderedPageBreak/>
        <w:t>detailed operational or forecasting tool. Recognizing these boundaries is essential for placing the results in their appropriate planning and policy context.</w:t>
      </w:r>
      <w:r>
        <w:t xml:space="preserve"> </w:t>
      </w:r>
      <w:r>
        <w:rPr>
          <w:rFonts w:ascii="Calibri" w:hAnsi="Calibri" w:cs="Calibri"/>
        </w:rPr>
        <w:t>Accordingly, the results should be interpreted as comparative system insights rather than point forecasts of future system configurations.</w:t>
      </w:r>
    </w:p>
    <w:p w14:paraId="4C6DFFC4" w14:textId="77777777" w:rsidR="009A02D2" w:rsidRDefault="009A02D2" w:rsidP="008034E5">
      <w:pPr>
        <w:bidi w:val="0"/>
        <w:rPr>
          <w:rFonts w:ascii="Calibri" w:hAnsi="Calibri" w:cs="Calibri"/>
          <w:rtl/>
        </w:rPr>
      </w:pPr>
    </w:p>
    <w:p w14:paraId="346B2840" w14:textId="722234E6" w:rsidR="009A02D2" w:rsidRPr="009A02D2" w:rsidRDefault="00F903DB" w:rsidP="008034E5">
      <w:pPr>
        <w:pStyle w:val="Heading2"/>
        <w:bidi w:val="0"/>
        <w:rPr>
          <w:rtl/>
        </w:rPr>
      </w:pPr>
      <w:bookmarkStart w:id="87" w:name="_Toc223013410"/>
      <w:r>
        <w:t>4.6 Future research</w:t>
      </w:r>
      <w:bookmarkEnd w:id="87"/>
    </w:p>
    <w:p w14:paraId="0DF3E2FD" w14:textId="77777777" w:rsidR="009A02D2" w:rsidRPr="009A02D2" w:rsidRDefault="009A02D2" w:rsidP="008034E5">
      <w:pPr>
        <w:bidi w:val="0"/>
        <w:rPr>
          <w:rFonts w:ascii="Calibri" w:hAnsi="Calibri" w:cs="Calibri"/>
          <w:rtl/>
        </w:rPr>
      </w:pPr>
    </w:p>
    <w:p w14:paraId="6057BF2D" w14:textId="77777777" w:rsidR="009A02D2" w:rsidRDefault="00F903DB" w:rsidP="008034E5">
      <w:pPr>
        <w:bidi w:val="0"/>
        <w:rPr>
          <w:rFonts w:ascii="Calibri" w:hAnsi="Calibri" w:cs="Calibri"/>
        </w:rPr>
      </w:pPr>
      <w:r>
        <w:rPr>
          <w:rFonts w:ascii="Calibri" w:hAnsi="Calibri" w:cs="Calibri"/>
        </w:rPr>
        <w:t>The results and limitations of this study point to several directions for future research that could extend and refine the insights presented here. These directions aim to deepen the understanding of system trade-offs, enhance model realism, and support more detailed policy analysis.</w:t>
      </w:r>
    </w:p>
    <w:p w14:paraId="16448EB6" w14:textId="77777777" w:rsidR="001E50D1" w:rsidRDefault="001E50D1" w:rsidP="008034E5">
      <w:pPr>
        <w:bidi w:val="0"/>
        <w:rPr>
          <w:rFonts w:ascii="Calibri" w:hAnsi="Calibri" w:cs="Calibri"/>
        </w:rPr>
      </w:pPr>
    </w:p>
    <w:p w14:paraId="763F3E3C" w14:textId="2981A536" w:rsidR="001E50D1" w:rsidRPr="009A02D2" w:rsidRDefault="00F903DB" w:rsidP="008034E5">
      <w:pPr>
        <w:bidi w:val="0"/>
        <w:rPr>
          <w:rFonts w:ascii="Calibri" w:hAnsi="Calibri" w:cs="Calibri"/>
        </w:rPr>
      </w:pPr>
      <w:r>
        <w:rPr>
          <w:rFonts w:ascii="Calibri" w:hAnsi="Calibri" w:cs="Calibri"/>
        </w:rPr>
        <w:t>A central direction for future research concerns the exploration of the parameter space itself. While each scenario analyzed in this study represents an optimal solution under a fixed set of exogenously defined constraints and assumptions, the analysis does not seek to identify globally optimal system designs across the full range of possible parameter combinations. Future work could therefore extend the framework by systematically varying key parameters, such as budget limits, land availability, technology</w:t>
      </w:r>
      <w:r>
        <w:rPr>
          <w:rFonts w:ascii="Calibri" w:hAnsi="Calibri" w:cs="Calibri"/>
        </w:rPr>
        <w:t xml:space="preserve"> portfolios, and policy constraints, and by embedding these variations within higher-level optimization or adaptive search procedures. Such an approach would enable the identification of parameter regimes that yield the most favorable trade-offs between cost, emissions, and feasibility, rather than treating these regimes as externally imposed.</w:t>
      </w:r>
    </w:p>
    <w:p w14:paraId="214E1530" w14:textId="77777777" w:rsidR="009A02D2" w:rsidRPr="009A02D2" w:rsidRDefault="009A02D2" w:rsidP="008034E5">
      <w:pPr>
        <w:bidi w:val="0"/>
        <w:rPr>
          <w:rFonts w:ascii="Calibri" w:hAnsi="Calibri" w:cs="Calibri"/>
          <w:rtl/>
        </w:rPr>
      </w:pPr>
    </w:p>
    <w:p w14:paraId="4B8FA53C" w14:textId="77777777" w:rsidR="009A02D2" w:rsidRPr="009A02D2" w:rsidRDefault="00F903DB" w:rsidP="008034E5">
      <w:pPr>
        <w:bidi w:val="0"/>
        <w:rPr>
          <w:rFonts w:ascii="Calibri" w:hAnsi="Calibri" w:cs="Calibri"/>
        </w:rPr>
      </w:pPr>
      <w:r>
        <w:rPr>
          <w:rFonts w:ascii="Calibri" w:hAnsi="Calibri" w:cs="Calibri"/>
        </w:rPr>
        <w:t>A first natural extension concerns the treatment of uncertainty. Future work could incorporate multiple demand trajectories, reflecting alternative assumptions regarding population growth, electrification of end-use sectors, and efficiency improvements. Similarly, uncertainty in technology costs, fuel prices, and emissions pricing could be addressed through stochastic or robust optimization approaches, allowing for a systematic evaluation of risk and resilience under uncertain futures.</w:t>
      </w:r>
    </w:p>
    <w:p w14:paraId="60C2BD9F" w14:textId="77777777" w:rsidR="009A02D2" w:rsidRPr="009A02D2" w:rsidRDefault="009A02D2" w:rsidP="008034E5">
      <w:pPr>
        <w:bidi w:val="0"/>
        <w:rPr>
          <w:rFonts w:ascii="Calibri" w:hAnsi="Calibri" w:cs="Calibri"/>
          <w:rtl/>
        </w:rPr>
      </w:pPr>
    </w:p>
    <w:p w14:paraId="29F159E6" w14:textId="77777777" w:rsidR="009A02D2" w:rsidRPr="009A02D2" w:rsidRDefault="00F903DB" w:rsidP="008034E5">
      <w:pPr>
        <w:bidi w:val="0"/>
        <w:rPr>
          <w:rFonts w:ascii="Calibri" w:hAnsi="Calibri" w:cs="Calibri"/>
        </w:rPr>
      </w:pPr>
      <w:r>
        <w:rPr>
          <w:rFonts w:ascii="Calibri" w:hAnsi="Calibri" w:cs="Calibri"/>
        </w:rPr>
        <w:t>Second, greater spatial resolution represents an important avenue for further research. Integrating geographically explicit land availability, renewable resource quality, and transmission constraints would enable a more realistic assessment of deployment feasibility and infrastructure needs. Such an extension could reveal regional bottlenecks, trade-offs between centralized and distributed generation, and the role of grid reinforcement in supporting high renewable penetration.</w:t>
      </w:r>
    </w:p>
    <w:p w14:paraId="2B129DEE" w14:textId="77777777" w:rsidR="009A02D2" w:rsidRPr="009A02D2" w:rsidRDefault="009A02D2" w:rsidP="008034E5">
      <w:pPr>
        <w:bidi w:val="0"/>
        <w:rPr>
          <w:rFonts w:ascii="Calibri" w:hAnsi="Calibri" w:cs="Calibri"/>
          <w:rtl/>
        </w:rPr>
      </w:pPr>
    </w:p>
    <w:p w14:paraId="044170FB" w14:textId="77777777" w:rsidR="009A02D2" w:rsidRPr="009A02D2" w:rsidRDefault="00F903DB" w:rsidP="008034E5">
      <w:pPr>
        <w:bidi w:val="0"/>
        <w:rPr>
          <w:rFonts w:ascii="Calibri" w:hAnsi="Calibri" w:cs="Calibri"/>
        </w:rPr>
      </w:pPr>
      <w:r>
        <w:rPr>
          <w:rFonts w:ascii="Calibri" w:hAnsi="Calibri" w:cs="Calibri"/>
        </w:rPr>
        <w:t>Third, future studies could explicitly model sector coupling between electricity, transportation, heating, and industry. Electrification of transport and heating may significantly alter demand profiles and introduce new flexibility options, such as vehicle-to-grid services or thermal storage. Including these interactions would provide a more comprehensive picture of the energy system and its decarbonization potential.</w:t>
      </w:r>
    </w:p>
    <w:p w14:paraId="5D980587" w14:textId="77777777" w:rsidR="009A02D2" w:rsidRPr="009A02D2" w:rsidRDefault="009A02D2" w:rsidP="008034E5">
      <w:pPr>
        <w:bidi w:val="0"/>
        <w:rPr>
          <w:rFonts w:ascii="Calibri" w:hAnsi="Calibri" w:cs="Calibri"/>
          <w:rtl/>
        </w:rPr>
      </w:pPr>
    </w:p>
    <w:p w14:paraId="2C18FCA9" w14:textId="77777777" w:rsidR="009A02D2" w:rsidRPr="009A02D2" w:rsidRDefault="00F903DB" w:rsidP="008034E5">
      <w:pPr>
        <w:bidi w:val="0"/>
        <w:rPr>
          <w:rFonts w:ascii="Calibri" w:hAnsi="Calibri" w:cs="Calibri"/>
        </w:rPr>
      </w:pPr>
      <w:r>
        <w:rPr>
          <w:rFonts w:ascii="Calibri" w:hAnsi="Calibri" w:cs="Calibri"/>
        </w:rPr>
        <w:lastRenderedPageBreak/>
        <w:t>Fourth, the representation of storage and flexibility could be expanded to include a broader portfolio of technologies, demand response, and flexible industrial loads. Exploring the relative roles of these options could help identify cost-effective alternatives to large-scale battery deployment, particularly at very high renewable shares.</w:t>
      </w:r>
    </w:p>
    <w:p w14:paraId="55A1B975" w14:textId="77777777" w:rsidR="009A02D2" w:rsidRPr="009A02D2" w:rsidRDefault="009A02D2" w:rsidP="008034E5">
      <w:pPr>
        <w:bidi w:val="0"/>
        <w:rPr>
          <w:rFonts w:ascii="Calibri" w:hAnsi="Calibri" w:cs="Calibri"/>
          <w:rtl/>
        </w:rPr>
      </w:pPr>
    </w:p>
    <w:p w14:paraId="3854A415" w14:textId="77777777" w:rsidR="009A02D2" w:rsidRPr="009A02D2" w:rsidRDefault="00F903DB" w:rsidP="008034E5">
      <w:pPr>
        <w:bidi w:val="0"/>
        <w:rPr>
          <w:rFonts w:ascii="Calibri" w:hAnsi="Calibri" w:cs="Calibri"/>
        </w:rPr>
      </w:pPr>
      <w:r>
        <w:rPr>
          <w:rFonts w:ascii="Calibri" w:hAnsi="Calibri" w:cs="Calibri"/>
        </w:rPr>
        <w:t>Finally, future research could place greater emphasis on policy design and institutional factors. This includes evaluating the impact of land-use regulations, permitting processes, public acceptance, and alternative emissions pricing schemes. Linking the optimization framework to policy instruments would allow for a more direct assessment of how regulatory choices shape feasible and cost-efficient decarbonization pathways.</w:t>
      </w:r>
    </w:p>
    <w:p w14:paraId="222786A8" w14:textId="77777777" w:rsidR="009A02D2" w:rsidRPr="009A02D2" w:rsidRDefault="009A02D2" w:rsidP="008034E5">
      <w:pPr>
        <w:bidi w:val="0"/>
        <w:rPr>
          <w:rFonts w:ascii="Calibri" w:hAnsi="Calibri" w:cs="Calibri"/>
          <w:rtl/>
        </w:rPr>
      </w:pPr>
    </w:p>
    <w:p w14:paraId="5AD2F806" w14:textId="41DE6A6A" w:rsidR="00374150" w:rsidRDefault="00F903DB" w:rsidP="008034E5">
      <w:pPr>
        <w:bidi w:val="0"/>
        <w:rPr>
          <w:rFonts w:ascii="Calibri" w:hAnsi="Calibri" w:cs="Calibri"/>
        </w:rPr>
      </w:pPr>
      <w:r>
        <w:rPr>
          <w:rFonts w:ascii="Calibri" w:hAnsi="Calibri" w:cs="Calibri"/>
        </w:rPr>
        <w:t>Taken together, these research directions highlight that the present study should be viewed as a foundational framework rather than a final prescription, providing a structured platform for both deeper system realism and systematic exploration of design and policy parameter spaces.</w:t>
      </w:r>
    </w:p>
    <w:p w14:paraId="163FBBD7" w14:textId="77777777" w:rsidR="00374150" w:rsidRDefault="00374150" w:rsidP="008034E5">
      <w:pPr>
        <w:bidi w:val="0"/>
        <w:rPr>
          <w:rFonts w:ascii="Calibri" w:hAnsi="Calibri" w:cs="Calibri"/>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88" w:name="_Toc209882164"/>
      <w:bookmarkStart w:id="89" w:name="_Toc209900274"/>
      <w:bookmarkStart w:id="90" w:name="_Toc209901120"/>
      <w:bookmarkStart w:id="91" w:name="_Toc223013411"/>
      <w:r>
        <w:t>Conclusions</w:t>
      </w:r>
      <w:bookmarkEnd w:id="88"/>
      <w:bookmarkEnd w:id="89"/>
      <w:bookmarkEnd w:id="90"/>
      <w:bookmarkEnd w:id="91"/>
    </w:p>
    <w:p w14:paraId="490D7F43" w14:textId="77777777" w:rsidR="000C0DE4" w:rsidRPr="000C0DE4" w:rsidRDefault="000C0DE4" w:rsidP="008034E5">
      <w:pPr>
        <w:bidi w:val="0"/>
        <w:rPr>
          <w:rtl/>
        </w:rPr>
      </w:pPr>
    </w:p>
    <w:p w14:paraId="405BF5F7" w14:textId="34286DEA" w:rsidR="002C698C" w:rsidRPr="002C698C" w:rsidRDefault="00F903DB" w:rsidP="00C53924">
      <w:pPr>
        <w:bidi w:val="0"/>
        <w:rPr>
          <w:rFonts w:ascii="Calibri" w:hAnsi="Calibri" w:cs="Calibri"/>
        </w:rPr>
      </w:pPr>
      <w:r>
        <w:rPr>
          <w:rFonts w:ascii="Calibri" w:hAnsi="Calibri" w:cs="Calibri"/>
        </w:rPr>
        <w:t>This study developed and applied an optimization-based framework to examine cost-efficient pathways toward high renewable penetration in a national-scale electricity system under economic, spatial, and emissions-related constraints. By systematically exploring a wide solution space and subsequently narrowing the analysis to economically efficient configurations, the work provides both quantitative insights and structural understanding of the trade-offs governing long-term power system decarbonization. The r</w:t>
      </w:r>
      <w:r>
        <w:rPr>
          <w:rFonts w:ascii="Calibri" w:hAnsi="Calibri" w:cs="Calibri"/>
        </w:rPr>
        <w:t>esults demonstrate that high renewable penetration is technically feasible within the modeled system but is inherently constrained by the joint interaction of land availability, infrastructure scale, and system cost.</w:t>
      </w:r>
      <w:r>
        <w:rPr>
          <w:rFonts w:ascii="Calibri" w:hAnsi="Calibri" w:cs="Calibri"/>
        </w:rPr>
        <w:br/>
        <w:t>Across the full scenario space, increases in renewable share are consistently associated with higher solar deployment, expanded storage requirements, increased land use, and declining emissions. These relationships remain robust after filtering scenarios based on economic efficiency, indicating that they reflect fundamental system characteristics rather than artifacts of extreme or inefficient solutions.</w:t>
      </w:r>
    </w:p>
    <w:p w14:paraId="22F7EA7C" w14:textId="77777777" w:rsidR="002C698C" w:rsidRPr="002C698C" w:rsidRDefault="002C698C" w:rsidP="008034E5">
      <w:pPr>
        <w:bidi w:val="0"/>
        <w:rPr>
          <w:rFonts w:ascii="Calibri" w:hAnsi="Calibri" w:cs="Calibri"/>
          <w:rtl/>
        </w:rPr>
      </w:pPr>
    </w:p>
    <w:p w14:paraId="306DDC20" w14:textId="38A46BE4" w:rsidR="002C698C" w:rsidRPr="00C5459E" w:rsidRDefault="00F903DB" w:rsidP="008034E5">
      <w:pPr>
        <w:bidi w:val="0"/>
        <w:rPr>
          <w:rFonts w:ascii="Calibri" w:hAnsi="Calibri" w:cs="Calibri"/>
          <w:rtl/>
        </w:rPr>
      </w:pPr>
      <w:r>
        <w:rPr>
          <w:rFonts w:ascii="Calibri" w:hAnsi="Calibri" w:cs="Calibri"/>
        </w:rPr>
        <w:t>A central finding of this work is that economic efficiency acts primarily as a constraining force on the magnitude of infrastructure expansion rather than on its technological composition. Cost-efficient solutions retain the same core system structure as the broader feasible space, dominated by solar generation, supported by battery storage, and complemented by dispatchable capacity for system reliability. The average cost-based selection narrows the range of feasible configurations but does not alter the u</w:t>
      </w:r>
      <w:r>
        <w:rPr>
          <w:rFonts w:ascii="Calibri" w:hAnsi="Calibri" w:cs="Calibri"/>
        </w:rPr>
        <w:t>nderlying mechanisms required to achieve deep emissions reductions.</w:t>
      </w:r>
    </w:p>
    <w:p w14:paraId="50638590" w14:textId="76FBC987" w:rsidR="002C698C" w:rsidRDefault="00F903DB" w:rsidP="008034E5">
      <w:pPr>
        <w:bidi w:val="0"/>
        <w:rPr>
          <w:rFonts w:ascii="Calibri" w:hAnsi="Calibri" w:cs="Calibri"/>
        </w:rPr>
      </w:pPr>
      <w:r>
        <w:rPr>
          <w:rFonts w:ascii="Calibri" w:hAnsi="Calibri" w:cs="Calibri"/>
        </w:rPr>
        <w:lastRenderedPageBreak/>
        <w:t>The analysis further highlights the role of land as a binding physical constraint in renewable-dominated systems within the present modeling framework. Even under economically efficient configurations, achieving high renewable shares necessitates substantial land allocation for solar deployment. Since land availability is represented as a feasibility constraint rather than a monetized component of system cost, its influence on renewable penetration reflects spatial limits rather than implicit economic valua</w:t>
      </w:r>
      <w:r>
        <w:rPr>
          <w:rFonts w:ascii="Calibri" w:hAnsi="Calibri" w:cs="Calibri"/>
        </w:rPr>
        <w:t>tion. This finding underscores that decarbonization of the electricity sector is not solely a technological or economic challenge, but also a spatial planning consideration that must be addressed explicitly in long-term energy strategies.</w:t>
      </w:r>
    </w:p>
    <w:p w14:paraId="289F1E0D" w14:textId="77777777" w:rsidR="00747623" w:rsidRPr="00747623" w:rsidRDefault="00747623" w:rsidP="00747623">
      <w:pPr>
        <w:bidi w:val="0"/>
        <w:rPr>
          <w:rFonts w:ascii="Calibri" w:hAnsi="Calibri" w:cs="Calibri"/>
          <w:rtl/>
        </w:rPr>
      </w:pPr>
    </w:p>
    <w:p w14:paraId="1507C84C" w14:textId="77777777" w:rsidR="002C698C" w:rsidRPr="002C698C" w:rsidRDefault="00F903DB" w:rsidP="008034E5">
      <w:pPr>
        <w:bidi w:val="0"/>
        <w:rPr>
          <w:rFonts w:ascii="Calibri" w:hAnsi="Calibri" w:cs="Calibri"/>
        </w:rPr>
      </w:pPr>
      <w:r>
        <w:rPr>
          <w:rFonts w:ascii="Calibri" w:hAnsi="Calibri" w:cs="Calibri"/>
        </w:rPr>
        <w:t xml:space="preserve">From a cost perspective, the decomposition of system expenditures reveals that the economic burden of decarbonization is driven predominantly by capital investments in renewable generation and storage infrastructure. While fossil-dominated configurations may appear cost-competitive when considering direct system costs alone, a significant portion of their true cost arises from externalities associated with air pollution and greenhouse gas emissions. Accounting for these external costs substantially reduces </w:t>
      </w:r>
      <w:r>
        <w:rPr>
          <w:rFonts w:ascii="Calibri" w:hAnsi="Calibri" w:cs="Calibri"/>
        </w:rPr>
        <w:t>the apparent advantage of fossil-based systems and strengthens the economic case for renewable deployment.</w:t>
      </w:r>
    </w:p>
    <w:p w14:paraId="669BC886" w14:textId="77777777" w:rsidR="002C698C" w:rsidRPr="002C698C" w:rsidRDefault="002C698C" w:rsidP="008034E5">
      <w:pPr>
        <w:bidi w:val="0"/>
        <w:rPr>
          <w:rFonts w:ascii="Calibri" w:hAnsi="Calibri" w:cs="Calibri"/>
          <w:rtl/>
        </w:rPr>
      </w:pPr>
    </w:p>
    <w:p w14:paraId="0168B060" w14:textId="647D8C43" w:rsidR="002C698C" w:rsidRPr="002C698C" w:rsidRDefault="00F903DB" w:rsidP="008110E6">
      <w:pPr>
        <w:bidi w:val="0"/>
        <w:rPr>
          <w:rFonts w:ascii="Calibri" w:hAnsi="Calibri" w:cs="Calibri"/>
        </w:rPr>
      </w:pPr>
      <w:r>
        <w:rPr>
          <w:rFonts w:ascii="Calibri" w:hAnsi="Calibri" w:cs="Calibri"/>
        </w:rPr>
        <w:t>The local sensitivity analysis provides additional insight into system robustness around economically efficient configurations. The results show that cost-efficient high-renewable solutions operate within a relatively narrow feasibility envelope. Reductions in available budget or land led to sharp declines in achievable renewable penetration, whereas relaxing these constraints beyond the base case yields diminishing returns. This asymmetry suggests that maintaining minimum enabling conditions is more critic</w:t>
      </w:r>
      <w:r>
        <w:rPr>
          <w:rFonts w:ascii="Calibri" w:hAnsi="Calibri" w:cs="Calibri"/>
        </w:rPr>
        <w:t>al for system performance than pursuing marginal expansions of already non-binding constraints.</w:t>
      </w:r>
    </w:p>
    <w:p w14:paraId="2842F15F" w14:textId="77777777" w:rsidR="002C698C" w:rsidRPr="002C698C" w:rsidRDefault="002C698C" w:rsidP="008034E5">
      <w:pPr>
        <w:bidi w:val="0"/>
        <w:rPr>
          <w:rFonts w:ascii="Calibri" w:hAnsi="Calibri" w:cs="Calibri"/>
          <w:rtl/>
        </w:rPr>
      </w:pPr>
    </w:p>
    <w:p w14:paraId="2B32A095" w14:textId="1B2EBDDF" w:rsidR="002C698C" w:rsidRPr="002C698C" w:rsidRDefault="00F903DB" w:rsidP="008034E5">
      <w:pPr>
        <w:bidi w:val="0"/>
        <w:rPr>
          <w:rFonts w:ascii="Calibri" w:hAnsi="Calibri" w:cs="Calibri"/>
        </w:rPr>
      </w:pPr>
      <w:r>
        <w:rPr>
          <w:rFonts w:ascii="Calibri" w:hAnsi="Calibri" w:cs="Calibri"/>
        </w:rPr>
        <w:t>Taken together, the findings of this study suggest that successful transition toward a low-emissions electricity system depends less on identifying a single optimal solution and more on managing a coherent set of constraints over time. Policies aimed at deep decarbonization should therefore prioritize integrated planning across economic, spatial, and environmental dimensions. Coordinated approaches that align land-use planning, infrastructure investment, and emissions pricing are likely to be more effective</w:t>
      </w:r>
      <w:r>
        <w:rPr>
          <w:rFonts w:ascii="Calibri" w:hAnsi="Calibri" w:cs="Calibri"/>
        </w:rPr>
        <w:t xml:space="preserve"> than isolated policy instruments.</w:t>
      </w:r>
    </w:p>
    <w:p w14:paraId="504735A7" w14:textId="77777777" w:rsidR="002C698C" w:rsidRPr="002C698C" w:rsidRDefault="002C698C" w:rsidP="008034E5">
      <w:pPr>
        <w:bidi w:val="0"/>
        <w:rPr>
          <w:rFonts w:ascii="Calibri" w:hAnsi="Calibri" w:cs="Calibri"/>
          <w:rtl/>
        </w:rPr>
      </w:pPr>
    </w:p>
    <w:p w14:paraId="56E22EBB" w14:textId="596F9642" w:rsidR="002C698C" w:rsidRPr="002C698C" w:rsidRDefault="00F903DB" w:rsidP="008034E5">
      <w:pPr>
        <w:bidi w:val="0"/>
        <w:rPr>
          <w:rFonts w:ascii="Calibri" w:hAnsi="Calibri" w:cs="Calibri"/>
          <w:rtl/>
        </w:rPr>
      </w:pPr>
      <w:r>
        <w:rPr>
          <w:rFonts w:ascii="Calibri" w:hAnsi="Calibri" w:cs="Calibri"/>
        </w:rPr>
        <w:t>In terms of scientific contribution, this work provides a structured framework for analyzing, within a clearly defined scenario space, the interplay between cost efficiency, land use, and emissions in long-term power system planning.</w:t>
      </w:r>
      <w:r>
        <w:rPr>
          <w:rFonts w:ascii="Calibri" w:hAnsi="Calibri" w:cs="Calibri"/>
        </w:rPr>
        <w:br/>
      </w:r>
      <w:r>
        <w:rPr>
          <w:rFonts w:ascii="Calibri" w:hAnsi="Calibri" w:cs="Calibri"/>
        </w:rPr>
        <w:t>By combining large-scale scenario exploration with focused economic filtering and robust analysis, the study offers a transparent and transferable methodology particularly relevant for land-constrained and densely populated countries, where spatial scarcity may become a dominant bottleneck in deep decarbonization pathways. In such contexts, the interaction between land allocation, infrastructure scale, and system cost is likely to play a central role in shaping feasible energy transitions.</w:t>
      </w:r>
    </w:p>
    <w:p w14:paraId="3E27A309" w14:textId="77777777" w:rsidR="002C698C" w:rsidRPr="002C698C" w:rsidRDefault="002C698C" w:rsidP="008034E5">
      <w:pPr>
        <w:bidi w:val="0"/>
        <w:rPr>
          <w:rFonts w:ascii="Calibri" w:hAnsi="Calibri" w:cs="Calibri"/>
          <w:rtl/>
        </w:rPr>
      </w:pPr>
    </w:p>
    <w:p w14:paraId="3BDFA9B5" w14:textId="11A667B7" w:rsidR="00DF3096" w:rsidRDefault="00F903DB" w:rsidP="008034E5">
      <w:pPr>
        <w:bidi w:val="0"/>
      </w:pPr>
      <w:r>
        <w:rPr>
          <w:rFonts w:ascii="Calibri" w:hAnsi="Calibri" w:cs="Calibri"/>
        </w:rPr>
        <w:lastRenderedPageBreak/>
        <w:t>Overall, the conclusions reinforce that deep decarbonization of the electricity sector is achievable, but not without trade-offs. Recognizing and explicitly addressing these trade-offs is essential for designing resilient, economically viable, and socially acceptable energy transitions.</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92" w:name="_Toc209882165"/>
      <w:bookmarkStart w:id="93" w:name="_Toc209900275"/>
      <w:bookmarkStart w:id="94" w:name="_Toc209901121"/>
      <w:bookmarkEnd w:id="15"/>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5C4BF4C4" w14:textId="77777777" w:rsidR="00CA43D5" w:rsidRDefault="00CA43D5" w:rsidP="00CA43D5">
      <w:pPr>
        <w:bidi w:val="0"/>
      </w:pPr>
    </w:p>
    <w:p w14:paraId="56902A6C" w14:textId="77777777" w:rsidR="00CA43D5" w:rsidRDefault="00CA43D5" w:rsidP="00CA43D5">
      <w:pPr>
        <w:bidi w:val="0"/>
      </w:pPr>
    </w:p>
    <w:p w14:paraId="031607B2" w14:textId="77777777" w:rsidR="00CA43D5" w:rsidRDefault="00CA43D5" w:rsidP="00CA43D5">
      <w:pPr>
        <w:bidi w:val="0"/>
      </w:pPr>
    </w:p>
    <w:p w14:paraId="3830A019" w14:textId="77777777" w:rsidR="00CA43D5" w:rsidRDefault="00CA43D5" w:rsidP="00CA43D5">
      <w:pPr>
        <w:bidi w:val="0"/>
      </w:pPr>
    </w:p>
    <w:p w14:paraId="4C233B40" w14:textId="77777777" w:rsidR="00CA43D5" w:rsidRDefault="00CA43D5" w:rsidP="00CA43D5">
      <w:pPr>
        <w:bidi w:val="0"/>
      </w:pPr>
    </w:p>
    <w:p w14:paraId="1594AB46" w14:textId="77777777" w:rsidR="00CA43D5" w:rsidRDefault="00CA43D5" w:rsidP="00CA43D5">
      <w:pPr>
        <w:bidi w:val="0"/>
      </w:pPr>
    </w:p>
    <w:p w14:paraId="2CC0C870" w14:textId="77777777" w:rsidR="00CA43D5" w:rsidRDefault="00CA43D5" w:rsidP="00CA43D5">
      <w:pPr>
        <w:bidi w:val="0"/>
      </w:pPr>
    </w:p>
    <w:p w14:paraId="076C4BF2" w14:textId="77777777" w:rsidR="00CA43D5" w:rsidRDefault="00CA43D5" w:rsidP="00CA43D5">
      <w:pPr>
        <w:bidi w:val="0"/>
      </w:pPr>
    </w:p>
    <w:p w14:paraId="7E7C5A68" w14:textId="77777777" w:rsidR="00CA43D5" w:rsidRDefault="00CA43D5" w:rsidP="00CA43D5">
      <w:pPr>
        <w:bidi w:val="0"/>
      </w:pPr>
    </w:p>
    <w:p w14:paraId="78F50734" w14:textId="77777777" w:rsidR="00CA43D5" w:rsidRDefault="00CA43D5" w:rsidP="00CA43D5">
      <w:pPr>
        <w:bidi w:val="0"/>
      </w:pPr>
    </w:p>
    <w:p w14:paraId="1B73B4C0" w14:textId="77777777" w:rsidR="00CA43D5" w:rsidRDefault="00CA43D5" w:rsidP="00CA43D5">
      <w:pPr>
        <w:bidi w:val="0"/>
      </w:pPr>
    </w:p>
    <w:p w14:paraId="6BA71463" w14:textId="77777777" w:rsidR="00CA43D5" w:rsidRDefault="00CA43D5" w:rsidP="00CA43D5">
      <w:pPr>
        <w:bidi w:val="0"/>
      </w:pPr>
    </w:p>
    <w:p w14:paraId="395E944A" w14:textId="77777777" w:rsidR="00CA43D5" w:rsidRDefault="00CA43D5" w:rsidP="00CA43D5">
      <w:pPr>
        <w:bidi w:val="0"/>
      </w:pPr>
    </w:p>
    <w:p w14:paraId="4A6B759B" w14:textId="77777777" w:rsidR="00CA43D5" w:rsidRDefault="00CA43D5" w:rsidP="00CA43D5">
      <w:pPr>
        <w:bidi w:val="0"/>
      </w:pPr>
    </w:p>
    <w:p w14:paraId="5E78C069" w14:textId="77777777" w:rsidR="00CA43D5" w:rsidRDefault="00CA43D5" w:rsidP="00CA43D5">
      <w:pPr>
        <w:bidi w:val="0"/>
      </w:pPr>
    </w:p>
    <w:p w14:paraId="465B298B" w14:textId="77777777" w:rsidR="00CA43D5" w:rsidRDefault="00CA43D5" w:rsidP="00CA43D5">
      <w:pPr>
        <w:bidi w:val="0"/>
      </w:pPr>
    </w:p>
    <w:p w14:paraId="1AA87D65" w14:textId="77777777" w:rsidR="00CA43D5" w:rsidRDefault="00CA43D5" w:rsidP="00CA43D5">
      <w:pPr>
        <w:bidi w:val="0"/>
      </w:pPr>
    </w:p>
    <w:p w14:paraId="2F303C22" w14:textId="77777777" w:rsidR="00CA43D5" w:rsidRDefault="00CA43D5" w:rsidP="00CA43D5">
      <w:pPr>
        <w:bidi w:val="0"/>
      </w:pPr>
    </w:p>
    <w:p w14:paraId="0782318C" w14:textId="77777777" w:rsidR="00CA43D5" w:rsidRDefault="00CA43D5" w:rsidP="00CA43D5">
      <w:pPr>
        <w:bidi w:val="0"/>
      </w:pPr>
    </w:p>
    <w:p w14:paraId="06E03751" w14:textId="77777777" w:rsidR="00CA43D5" w:rsidRDefault="00CA43D5" w:rsidP="00CA43D5">
      <w:pPr>
        <w:bidi w:val="0"/>
      </w:pPr>
    </w:p>
    <w:p w14:paraId="1B34D5DE" w14:textId="77777777" w:rsidR="00CA43D5" w:rsidRDefault="00CA43D5" w:rsidP="00CA43D5">
      <w:pPr>
        <w:bidi w:val="0"/>
      </w:pPr>
    </w:p>
    <w:p w14:paraId="18A117A9" w14:textId="77777777" w:rsidR="00CA43D5" w:rsidRDefault="00CA43D5" w:rsidP="00CA43D5">
      <w:pPr>
        <w:bidi w:val="0"/>
      </w:pPr>
    </w:p>
    <w:p w14:paraId="09898300" w14:textId="77777777" w:rsidR="00CA43D5" w:rsidRDefault="00CA43D5" w:rsidP="00CA43D5">
      <w:pPr>
        <w:bidi w:val="0"/>
      </w:pPr>
    </w:p>
    <w:p w14:paraId="320971B8" w14:textId="77777777" w:rsidR="00374150" w:rsidRDefault="00374150" w:rsidP="008034E5">
      <w:pPr>
        <w:bidi w:val="0"/>
      </w:pPr>
    </w:p>
    <w:p w14:paraId="51EAB146" w14:textId="77777777" w:rsidR="00374150" w:rsidRDefault="00374150" w:rsidP="008034E5">
      <w:pPr>
        <w:bidi w:val="0"/>
      </w:pPr>
    </w:p>
    <w:p w14:paraId="2F0E1E18" w14:textId="77777777" w:rsidR="00820C63" w:rsidRDefault="00820C63" w:rsidP="008034E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95" w:name="_Toc223013412"/>
      <w:r>
        <w:t>References</w:t>
      </w:r>
      <w:bookmarkEnd w:id="92"/>
      <w:bookmarkEnd w:id="93"/>
      <w:bookmarkEnd w:id="94"/>
      <w:bookmarkEnd w:id="95"/>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lastRenderedPageBreak/>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40" w:history="1">
        <w:r w:rsidR="008B5A78">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lastRenderedPageBreak/>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lastRenderedPageBreak/>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t xml:space="preserve">Worldometer. (2023). </w:t>
      </w:r>
      <w:r>
        <w:rPr>
          <w:i/>
          <w:iCs/>
        </w:rPr>
        <w:t>Palestinian population growth forecast</w:t>
      </w:r>
      <w:r>
        <w:t xml:space="preserve">. Retrieved from </w:t>
      </w:r>
      <w:hyperlink r:id="rId41" w:tgtFrame="_new" w:history="1">
        <w:r w:rsidR="008B5A78">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96" w:name="_Toc209882166"/>
      <w:bookmarkStart w:id="97" w:name="_Toc209900276"/>
      <w:bookmarkStart w:id="98" w:name="_Toc209901122"/>
      <w:bookmarkStart w:id="99" w:name="_Toc223013413"/>
      <w:r>
        <w:t>Appendix</w:t>
      </w:r>
      <w:bookmarkEnd w:id="96"/>
      <w:bookmarkEnd w:id="97"/>
      <w:bookmarkEnd w:id="98"/>
      <w:bookmarkEnd w:id="99"/>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 xml:space="preserve">This appendix documents the data inputs, forecasting assumptions, and key parameter values underlying the electricity system optimization model described in Section 2.3. The objective is to ensure transparency regarding the empirical </w:t>
      </w:r>
      <w:r>
        <w:rPr>
          <w:rFonts w:ascii="Calibri" w:hAnsi="Calibri" w:cs="Calibri"/>
        </w:rPr>
        <w:lastRenderedPageBreak/>
        <w:t>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w:t>
      </w:r>
      <w:r>
        <w:rPr>
          <w:rFonts w:ascii="Calibri" w:hAnsi="Calibri" w:cs="Calibri"/>
        </w:rPr>
        <w:t>mand shape remains fixed, while the annual total demand evolves in line with projected demographic, technological, and economic trends.</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w:t>
      </w:r>
      <w:r>
        <w:rPr>
          <w:rFonts w:ascii="Calibri" w:hAnsi="Calibri" w:cs="Calibri"/>
        </w:rPr>
        <w:t xml:space="preserve">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77777777" w:rsidR="004F2BAF" w:rsidRPr="004F2BAF" w:rsidRDefault="00F903DB" w:rsidP="008034E5">
      <w:pPr>
        <w:numPr>
          <w:ilvl w:val="0"/>
          <w:numId w:val="35"/>
        </w:numPr>
        <w:bidi w:val="0"/>
        <w:rPr>
          <w:rFonts w:ascii="Calibri" w:hAnsi="Calibri" w:cs="Calibri"/>
        </w:rPr>
      </w:pPr>
      <w:r>
        <w:rPr>
          <w:rFonts w:ascii="Calibri" w:hAnsi="Calibri" w:cs="Calibri"/>
        </w:rPr>
        <w:t>Solar PV (base year): 0.03695 tCO₂/MWh</w:t>
      </w:r>
    </w:p>
    <w:p w14:paraId="684B0C1C" w14:textId="77777777" w:rsidR="004F2BAF" w:rsidRPr="004F2BAF" w:rsidRDefault="00F903DB" w:rsidP="008034E5">
      <w:pPr>
        <w:numPr>
          <w:ilvl w:val="0"/>
          <w:numId w:val="35"/>
        </w:numPr>
        <w:bidi w:val="0"/>
        <w:rPr>
          <w:rFonts w:ascii="Calibri" w:hAnsi="Calibri" w:cs="Calibri"/>
        </w:rPr>
      </w:pPr>
      <w:r>
        <w:rPr>
          <w:rFonts w:ascii="Calibri" w:hAnsi="Calibri" w:cs="Calibri"/>
        </w:rPr>
        <w:t>Natural gas: 0.450 tCO₂/MWh</w:t>
      </w:r>
    </w:p>
    <w:p w14:paraId="221C7F77" w14:textId="77777777" w:rsidR="004F2BAF" w:rsidRPr="004F2BAF" w:rsidRDefault="00F903DB" w:rsidP="008034E5">
      <w:pPr>
        <w:numPr>
          <w:ilvl w:val="0"/>
          <w:numId w:val="35"/>
        </w:numPr>
        <w:bidi w:val="0"/>
        <w:rPr>
          <w:rFonts w:ascii="Calibri" w:hAnsi="Calibri" w:cs="Calibri"/>
        </w:rPr>
      </w:pPr>
      <w:r>
        <w:rPr>
          <w:rFonts w:ascii="Calibri" w:hAnsi="Calibri" w:cs="Calibri"/>
        </w:rPr>
        <w:t>Coal: 0.820 tCO₂/MWh</w:t>
      </w:r>
    </w:p>
    <w:p w14:paraId="3A52C449" w14:textId="77777777" w:rsidR="004F2BAF" w:rsidRPr="004F2BAF" w:rsidRDefault="00F903DB" w:rsidP="008034E5">
      <w:pPr>
        <w:numPr>
          <w:ilvl w:val="0"/>
          <w:numId w:val="35"/>
        </w:numPr>
        <w:bidi w:val="0"/>
        <w:rPr>
          <w:rFonts w:ascii="Calibri" w:hAnsi="Calibri" w:cs="Calibri"/>
        </w:rPr>
      </w:pPr>
      <w:r>
        <w:rPr>
          <w:rFonts w:ascii="Calibri" w:hAnsi="Calibri" w:cs="Calibri"/>
        </w:rPr>
        <w:t>Battery storage (base year): 0.040 tCO₂/MWh</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18C4AB21" w14:textId="77777777" w:rsidR="004F2BAF" w:rsidRPr="004F2BAF" w:rsidRDefault="00F903DB" w:rsidP="008034E5">
      <w:pPr>
        <w:bidi w:val="0"/>
        <w:rPr>
          <w:rFonts w:ascii="Calibri" w:hAnsi="Calibri" w:cs="Calibri"/>
        </w:rPr>
      </w:pPr>
      <w:r>
        <w:rPr>
          <w:rFonts w:ascii="Calibri" w:hAnsi="Calibri" w:cs="Calibri"/>
        </w:rPr>
        <w:t>For solar photovoltaic generation, emissions are modeled as time-dependent life-cycle emissions. The baseline emission factor of 0.03695 tCO₂/MWh in the base year is assumed to decline by 7 percent annually until the target year. This assumption reflects continued decarbonization of upstream manufacturing processes, electricity inputs, and global supply chains, consistent with the empirical trends reported by Cordova, Kissinger, and Riemer (2024).</w:t>
      </w:r>
    </w:p>
    <w:p w14:paraId="4BE5C0A4" w14:textId="77777777" w:rsidR="004F2BAF" w:rsidRPr="004F2BAF" w:rsidRDefault="00F903DB" w:rsidP="008034E5">
      <w:pPr>
        <w:bidi w:val="0"/>
        <w:rPr>
          <w:rFonts w:ascii="Calibri" w:hAnsi="Calibri" w:cs="Calibri"/>
        </w:rPr>
      </w:pPr>
      <w:r>
        <w:rPr>
          <w:rFonts w:ascii="Calibri" w:hAnsi="Calibri" w:cs="Calibri"/>
        </w:rPr>
        <w:t>Battery storage emissions are likewise treated as time-dependent life-cycle emissions associated with electricity discharged from the battery system. The baseline emission factor of 0.040 tCO₂/MWh is assumed to improve by 30 percent cumulatively by 2050. This assumption is supported by life-cycle assessment studies of lithium-ion batteries in grid-scale applications, including analyses of battery manufacturing and deployment in California’s electricity system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7F0990E1" w14:textId="77777777" w:rsidR="004F2BAF" w:rsidRPr="004F2BAF" w:rsidRDefault="00F903DB" w:rsidP="008034E5">
      <w:pPr>
        <w:bidi w:val="0"/>
        <w:rPr>
          <w:rFonts w:ascii="Calibri" w:hAnsi="Calibri" w:cs="Calibri"/>
        </w:rPr>
      </w:pPr>
      <w:r>
        <w:rPr>
          <w:rFonts w:ascii="Calibri" w:hAnsi="Calibri" w:cs="Calibri"/>
        </w:rPr>
        <w:lastRenderedPageBreak/>
        <w:t>The model distinguishes between operational expenditures (OPEX) and capital expenditures (CAPEX) for each technology. OPEX values, expressed in NIS per MWh, represent all recurring operational costs excluding capital investment. These include fixed and variable operation and maintenance costs, auxiliary electricity consumption, efficiency losses, fuel costs for thermal plants, and charging and discharging losses for battery storage. The OPEX parameters applied in the model are:</w:t>
      </w:r>
    </w:p>
    <w:p w14:paraId="2D080F96" w14:textId="77777777" w:rsidR="004F2BAF" w:rsidRPr="004F2BAF" w:rsidRDefault="00F903DB" w:rsidP="008034E5">
      <w:pPr>
        <w:numPr>
          <w:ilvl w:val="0"/>
          <w:numId w:val="36"/>
        </w:numPr>
        <w:bidi w:val="0"/>
        <w:rPr>
          <w:rFonts w:ascii="Calibri" w:hAnsi="Calibri" w:cs="Calibri"/>
        </w:rPr>
      </w:pPr>
      <w:r>
        <w:rPr>
          <w:rFonts w:ascii="Calibri" w:hAnsi="Calibri" w:cs="Calibri"/>
        </w:rPr>
        <w:t>Nuclear: 90 NIS/MWh</w:t>
      </w:r>
    </w:p>
    <w:p w14:paraId="294AAD1C" w14:textId="77777777" w:rsidR="004F2BAF" w:rsidRPr="004F2BAF" w:rsidRDefault="00F903DB" w:rsidP="008034E5">
      <w:pPr>
        <w:numPr>
          <w:ilvl w:val="0"/>
          <w:numId w:val="36"/>
        </w:numPr>
        <w:bidi w:val="0"/>
        <w:rPr>
          <w:rFonts w:ascii="Calibri" w:hAnsi="Calibri" w:cs="Calibri"/>
        </w:rPr>
      </w:pPr>
      <w:r>
        <w:rPr>
          <w:rFonts w:ascii="Calibri" w:hAnsi="Calibri" w:cs="Calibri"/>
        </w:rPr>
        <w:t>Solar PV: 70 NIS/MWh</w:t>
      </w:r>
    </w:p>
    <w:p w14:paraId="30DFC6D1" w14:textId="77777777" w:rsidR="004F2BAF" w:rsidRPr="004F2BAF" w:rsidRDefault="00F903DB" w:rsidP="008034E5">
      <w:pPr>
        <w:numPr>
          <w:ilvl w:val="0"/>
          <w:numId w:val="36"/>
        </w:numPr>
        <w:bidi w:val="0"/>
        <w:rPr>
          <w:rFonts w:ascii="Calibri" w:hAnsi="Calibri" w:cs="Calibri"/>
        </w:rPr>
      </w:pPr>
      <w:r>
        <w:rPr>
          <w:rFonts w:ascii="Calibri" w:hAnsi="Calibri" w:cs="Calibri"/>
        </w:rPr>
        <w:t>Natural gas: 85 NIS/MWh</w:t>
      </w:r>
    </w:p>
    <w:p w14:paraId="13DB09E2" w14:textId="77777777" w:rsidR="004F2BAF" w:rsidRPr="004F2BAF" w:rsidRDefault="00F903DB" w:rsidP="008034E5">
      <w:pPr>
        <w:numPr>
          <w:ilvl w:val="0"/>
          <w:numId w:val="36"/>
        </w:numPr>
        <w:bidi w:val="0"/>
        <w:rPr>
          <w:rFonts w:ascii="Calibri" w:hAnsi="Calibri" w:cs="Calibri"/>
        </w:rPr>
      </w:pPr>
      <w:r>
        <w:rPr>
          <w:rFonts w:ascii="Calibri" w:hAnsi="Calibri" w:cs="Calibri"/>
        </w:rPr>
        <w:t>Coal: 50 NIS/MWh</w:t>
      </w:r>
    </w:p>
    <w:p w14:paraId="5516E14B" w14:textId="77777777" w:rsidR="004F2BAF" w:rsidRPr="004F2BAF" w:rsidRDefault="00F903DB" w:rsidP="008034E5">
      <w:pPr>
        <w:numPr>
          <w:ilvl w:val="0"/>
          <w:numId w:val="36"/>
        </w:numPr>
        <w:bidi w:val="0"/>
        <w:rPr>
          <w:rFonts w:ascii="Calibri" w:hAnsi="Calibri" w:cs="Calibri"/>
        </w:rPr>
      </w:pPr>
      <w:r>
        <w:rPr>
          <w:rFonts w:ascii="Calibri" w:hAnsi="Calibri" w:cs="Calibri"/>
        </w:rPr>
        <w:t>Battery storage: 50 NIS/MWh</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77777777" w:rsidR="004F2BAF" w:rsidRPr="004F2BAF" w:rsidRDefault="00F903DB" w:rsidP="008034E5">
      <w:pPr>
        <w:numPr>
          <w:ilvl w:val="0"/>
          <w:numId w:val="37"/>
        </w:numPr>
        <w:bidi w:val="0"/>
        <w:rPr>
          <w:rFonts w:ascii="Calibri" w:hAnsi="Calibri" w:cs="Calibri"/>
        </w:rPr>
      </w:pPr>
      <w:r>
        <w:rPr>
          <w:rFonts w:ascii="Calibri" w:hAnsi="Calibri" w:cs="Calibri"/>
        </w:rPr>
        <w:t>Nuclear: 30,000,000 NIS/MW</w:t>
      </w:r>
    </w:p>
    <w:p w14:paraId="78A7574A" w14:textId="77777777" w:rsidR="004F2BAF" w:rsidRPr="004F2BAF" w:rsidRDefault="00F903DB" w:rsidP="008034E5">
      <w:pPr>
        <w:numPr>
          <w:ilvl w:val="0"/>
          <w:numId w:val="37"/>
        </w:numPr>
        <w:bidi w:val="0"/>
        <w:rPr>
          <w:rFonts w:ascii="Calibri" w:hAnsi="Calibri" w:cs="Calibri"/>
        </w:rPr>
      </w:pPr>
      <w:r>
        <w:rPr>
          <w:rFonts w:ascii="Calibri" w:hAnsi="Calibri" w:cs="Calibri"/>
        </w:rPr>
        <w:t>Solar PV: 6,000,000 NIS/MW</w:t>
      </w:r>
    </w:p>
    <w:p w14:paraId="46CCABCB" w14:textId="77777777" w:rsidR="004F2BAF" w:rsidRPr="004F2BAF" w:rsidRDefault="00F903DB" w:rsidP="008034E5">
      <w:pPr>
        <w:numPr>
          <w:ilvl w:val="0"/>
          <w:numId w:val="37"/>
        </w:numPr>
        <w:bidi w:val="0"/>
        <w:rPr>
          <w:rFonts w:ascii="Calibri" w:hAnsi="Calibri" w:cs="Calibri"/>
        </w:rPr>
      </w:pPr>
      <w:r>
        <w:rPr>
          <w:rFonts w:ascii="Calibri" w:hAnsi="Calibri" w:cs="Calibri"/>
        </w:rPr>
        <w:t>Natural gas: 3,700,000 NIS/MW</w:t>
      </w:r>
    </w:p>
    <w:p w14:paraId="34E7529A" w14:textId="77777777" w:rsidR="004F2BAF" w:rsidRPr="004F2BAF" w:rsidRDefault="00F903DB" w:rsidP="008034E5">
      <w:pPr>
        <w:numPr>
          <w:ilvl w:val="0"/>
          <w:numId w:val="37"/>
        </w:numPr>
        <w:bidi w:val="0"/>
        <w:rPr>
          <w:rFonts w:ascii="Calibri" w:hAnsi="Calibri" w:cs="Calibri"/>
        </w:rPr>
      </w:pPr>
      <w:r>
        <w:rPr>
          <w:rFonts w:ascii="Calibri" w:hAnsi="Calibri" w:cs="Calibri"/>
        </w:rPr>
        <w:t>Coal: 15,000,000 NIS/MW</w:t>
      </w:r>
    </w:p>
    <w:p w14:paraId="2958BF34" w14:textId="77777777" w:rsidR="004F2BAF" w:rsidRPr="004F2BAF" w:rsidRDefault="00F903DB" w:rsidP="008034E5">
      <w:pPr>
        <w:numPr>
          <w:ilvl w:val="0"/>
          <w:numId w:val="37"/>
        </w:numPr>
        <w:bidi w:val="0"/>
        <w:rPr>
          <w:rFonts w:ascii="Calibri" w:hAnsi="Calibri" w:cs="Calibri"/>
        </w:rPr>
      </w:pPr>
      <w:r>
        <w:rPr>
          <w:rFonts w:ascii="Calibri" w:hAnsi="Calibri" w:cs="Calibri"/>
        </w:rPr>
        <w:t>Battery storage: 2,600,000 NIS/MW</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lastRenderedPageBreak/>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5DE0E7AC" w14:textId="4FE58A93" w:rsidR="004F2BAF" w:rsidRPr="004F2BAF" w:rsidRDefault="00F903DB" w:rsidP="008034E5">
      <w:pPr>
        <w:bidi w:val="0"/>
        <w:rPr>
          <w:rFonts w:ascii="Calibri" w:hAnsi="Calibri" w:cs="Calibri"/>
        </w:rPr>
      </w:pPr>
      <w:r>
        <w:rPr>
          <w:rFonts w:ascii="Calibri" w:hAnsi="Calibri" w:cs="Calibri"/>
        </w:rPr>
        <w:t>Annual expansion is limited by technology-specific ramping constraints. For all technologies except nuclear, a maximum of ten expansion units per year is allowed, while nuclear expansion is limited to three units per year. These constraints reflect construction timelines, regulatory processes, and supply-chain limitations documented in capacity expansion modeling guidelines and long-term energy outlooks, the Storage Futures Study, the World Energy Outlook, and global electric generator capacity reports.</w:t>
      </w:r>
    </w:p>
    <w:p w14:paraId="18248C60" w14:textId="77777777" w:rsidR="004F2BAF" w:rsidRDefault="00F903DB" w:rsidP="008034E5">
      <w:pPr>
        <w:bidi w:val="0"/>
        <w:rPr>
          <w:rFonts w:ascii="Calibri" w:hAnsi="Calibri" w:cs="Calibri"/>
        </w:rPr>
      </w:pPr>
      <w:r>
        <w:rPr>
          <w:rFonts w:ascii="Calibri" w:hAnsi="Calibri" w:cs="Calibri"/>
        </w:rPr>
        <w:t>Scenario analysis is conducted by varying system-level constraints, including total investment budget, available land for solar deployment, and ramping limits for solar and battery expansion. Each scenario is solved independently as a multi-year, hourly linear optimization problem that minimizes cumulative life-cycle greenhouse gas emissions subject to demand balance, technical feasibility, and economy-wide constraints. This structure enables a systematic assessment of trade-offs between emissions reduction</w:t>
      </w:r>
      <w:r>
        <w:rPr>
          <w:rFonts w:ascii="Calibri" w:hAnsi="Calibri" w:cs="Calibri"/>
        </w:rPr>
        <w:t>, system costs, land use, and long-term technology composition.</w:t>
      </w:r>
    </w:p>
    <w:p w14:paraId="75DAAEA5" w14:textId="77777777" w:rsidR="00D52B27" w:rsidRDefault="00D52B27" w:rsidP="008034E5">
      <w:pPr>
        <w:bidi w:val="0"/>
        <w:rPr>
          <w:rFonts w:ascii="Calibri" w:hAnsi="Calibri" w:cs="Calibri"/>
        </w:rPr>
      </w:pPr>
    </w:p>
    <w:p w14:paraId="4485B58E" w14:textId="52C43BBE" w:rsidR="00D52B27" w:rsidRPr="00D52B27" w:rsidRDefault="00F903DB" w:rsidP="008034E5">
      <w:pPr>
        <w:bidi w:val="0"/>
        <w:rPr>
          <w:rFonts w:ascii="Calibri" w:hAnsi="Calibri" w:cs="Calibri"/>
        </w:rPr>
      </w:pPr>
      <w:r>
        <w:rPr>
          <w:rFonts w:ascii="Calibri" w:hAnsi="Calibri" w:cs="Calibri"/>
          <w:b/>
          <w:bCs/>
        </w:rPr>
        <w:t>A.6 External Cost Accounting</w:t>
      </w:r>
    </w:p>
    <w:p w14:paraId="5892E8A5" w14:textId="77777777" w:rsidR="00D52B27" w:rsidRPr="00D52B27" w:rsidRDefault="00D52B27" w:rsidP="008034E5">
      <w:pPr>
        <w:bidi w:val="0"/>
        <w:rPr>
          <w:rFonts w:ascii="Calibri" w:hAnsi="Calibri" w:cs="Calibri"/>
          <w:rtl/>
        </w:rPr>
      </w:pPr>
    </w:p>
    <w:p w14:paraId="16F3D68A" w14:textId="77777777" w:rsidR="00D52B27" w:rsidRPr="00D52B27" w:rsidRDefault="00F903DB" w:rsidP="008034E5">
      <w:pPr>
        <w:bidi w:val="0"/>
        <w:rPr>
          <w:rFonts w:ascii="Calibri" w:hAnsi="Calibri" w:cs="Calibri"/>
        </w:rPr>
      </w:pPr>
      <w:r>
        <w:rPr>
          <w:rFonts w:ascii="Calibri" w:hAnsi="Calibri" w:cs="Calibri"/>
        </w:rPr>
        <w:t>In addition to direct investment (CAPEX) and operational (OPEX) costs, the model explicitly accounts for major external costs of electricity generation, calculated ex post for the target year 2050. The first component is the climate externality, quantified as the product of actual greenhouse gas emissions in 2050 (tCO₂e) and the Social Cost of Carbon (SCC). In this study, a conservative SCC value of approximately 200 NIS per ton CO₂e is applied, corresponding to the widely cited range of 50–100 USD/tCO₂e (2</w:t>
      </w:r>
      <w:r>
        <w:rPr>
          <w:rFonts w:ascii="Calibri" w:hAnsi="Calibri" w:cs="Calibri"/>
        </w:rPr>
        <w:t>020 prices) reported in the literature, with higher values increasingly recommended for mid-century assessments. This approach reflects the marginal global damage associated with climate change impacts such as health effects, agricultural losses, and ecosystem degradation.</w:t>
      </w:r>
    </w:p>
    <w:p w14:paraId="237A2262" w14:textId="77777777" w:rsidR="00D52B27" w:rsidRPr="00D52B27" w:rsidRDefault="00D52B27" w:rsidP="008034E5">
      <w:pPr>
        <w:bidi w:val="0"/>
        <w:rPr>
          <w:rFonts w:ascii="Calibri" w:hAnsi="Calibri" w:cs="Calibri"/>
          <w:rtl/>
        </w:rPr>
      </w:pPr>
    </w:p>
    <w:p w14:paraId="1F85D090" w14:textId="77777777" w:rsidR="00D52B27" w:rsidRPr="00D52B27" w:rsidRDefault="00F903DB" w:rsidP="008034E5">
      <w:pPr>
        <w:bidi w:val="0"/>
        <w:rPr>
          <w:rFonts w:ascii="Calibri" w:hAnsi="Calibri" w:cs="Calibri"/>
        </w:rPr>
      </w:pPr>
      <w:r>
        <w:rPr>
          <w:rFonts w:ascii="Calibri" w:hAnsi="Calibri" w:cs="Calibri"/>
        </w:rPr>
        <w:t>A second external cost component represents end-of-life (EOL) obligations for solar photovoltaic and battery storage technologies. These costs capture future dismantling, recycling, and environmentally compliant disposal of infrastructure. The model applies an annualized EOL provision proportional to installed capacity in 2050, using cost assumptions of approximately 5,000 USD per MW for solar PV systems and 25,000 USD per MW for battery storage systems. These values are amortized over typical technical lif</w:t>
      </w:r>
      <w:r>
        <w:rPr>
          <w:rFonts w:ascii="Calibri" w:hAnsi="Calibri" w:cs="Calibri"/>
        </w:rPr>
        <w:t>etimes of 25 years for solar installations and 15 years for battery systems. Such estimates are consistent with recent assessments highlighting the growing importance of waste management and material recovery for large-scale deployment of renewable energy technologies.</w:t>
      </w:r>
    </w:p>
    <w:p w14:paraId="6B9ED84F" w14:textId="77777777" w:rsidR="00D52B27" w:rsidRPr="00D52B27" w:rsidRDefault="00D52B27" w:rsidP="008034E5">
      <w:pPr>
        <w:bidi w:val="0"/>
        <w:rPr>
          <w:rFonts w:ascii="Calibri" w:hAnsi="Calibri" w:cs="Calibri"/>
          <w:rtl/>
        </w:rPr>
      </w:pPr>
    </w:p>
    <w:p w14:paraId="6B8FE7CE" w14:textId="676ECB31" w:rsidR="007E7BEF" w:rsidRPr="004F2BAF" w:rsidRDefault="00F903DB" w:rsidP="008034E5">
      <w:pPr>
        <w:bidi w:val="0"/>
        <w:rPr>
          <w:rFonts w:ascii="Calibri" w:hAnsi="Calibri" w:cs="Calibri"/>
          <w:b/>
          <w:bCs/>
        </w:rPr>
      </w:pPr>
      <w:r>
        <w:rPr>
          <w:rFonts w:ascii="Calibri" w:hAnsi="Calibri" w:cs="Calibri"/>
        </w:rPr>
        <w:t xml:space="preserve">External costs are added directly to the annual system cost in 2050 and do not affect the optimization process itself. This separation ensures that dispatch and capacity expansion decisions are driven by techno-economic constraints, while still enabling a comprehensive evaluation of the social cost implications across alternative </w:t>
      </w:r>
      <w:r>
        <w:rPr>
          <w:rFonts w:ascii="Calibri" w:hAnsi="Calibri" w:cs="Calibri"/>
        </w:rPr>
        <w:lastRenderedPageBreak/>
        <w:t>scenarios. The resulting cost indicators therefore reflect both private system costs and selected environmental externalities, providing a more complete basis for policy-relevant comparison.</w:t>
      </w:r>
      <w:r>
        <w:rPr>
          <w:rFonts w:ascii="Calibri" w:hAnsi="Calibri" w:cs="Calibri"/>
        </w:rPr>
        <w:br/>
      </w:r>
      <w:r>
        <w:rPr>
          <w:rFonts w:ascii="Calibri" w:hAnsi="Calibri" w:cs="Calibri"/>
        </w:rPr>
        <w:br/>
      </w:r>
      <w:r>
        <w:rPr>
          <w:rFonts w:ascii="Calibri" w:hAnsi="Calibri" w:cs="Calibri"/>
          <w:b/>
          <w:bCs/>
        </w:rPr>
        <w:t>Appendix B - Table Figure 7</w:t>
      </w:r>
    </w:p>
    <w:p w14:paraId="402A73F4" w14:textId="0ABCAB3F" w:rsidR="00D52B27" w:rsidRPr="004F2BAF" w:rsidRDefault="00D52B27" w:rsidP="008034E5">
      <w:pPr>
        <w:bidi w:val="0"/>
        <w:rPr>
          <w:rFonts w:ascii="Calibri" w:hAnsi="Calibri" w:cs="Calibri"/>
        </w:rPr>
      </w:pPr>
    </w:p>
    <w:p w14:paraId="6969A43B" w14:textId="77777777" w:rsidR="004F2BAF" w:rsidRPr="004F2BAF" w:rsidRDefault="004F2BAF" w:rsidP="008034E5">
      <w:pPr>
        <w:bidi w:val="0"/>
        <w:rPr>
          <w:rFonts w:ascii="Calibri" w:hAnsi="Calibri" w:cs="Calibri"/>
        </w:rPr>
      </w:pPr>
    </w:p>
    <w:tbl>
      <w:tblPr>
        <w:tblStyle w:val="TableGrid"/>
        <w:tblpPr w:leftFromText="180" w:rightFromText="180" w:vertAnchor="text" w:horzAnchor="margin" w:tblpXSpec="center" w:tblpY="180"/>
        <w:tblW w:w="10904" w:type="dxa"/>
        <w:tblLook w:val="04A0" w:firstRow="1" w:lastRow="0" w:firstColumn="1" w:lastColumn="0" w:noHBand="0" w:noVBand="1"/>
      </w:tblPr>
      <w:tblGrid>
        <w:gridCol w:w="2802"/>
        <w:gridCol w:w="850"/>
        <w:gridCol w:w="774"/>
        <w:gridCol w:w="800"/>
        <w:gridCol w:w="774"/>
        <w:gridCol w:w="793"/>
        <w:gridCol w:w="851"/>
        <w:gridCol w:w="850"/>
        <w:gridCol w:w="774"/>
        <w:gridCol w:w="785"/>
        <w:gridCol w:w="851"/>
      </w:tblGrid>
      <w:tr w:rsidR="00471639" w14:paraId="53F0FC26" w14:textId="77777777" w:rsidTr="00781C2A">
        <w:trPr>
          <w:trHeight w:val="300"/>
        </w:trPr>
        <w:tc>
          <w:tcPr>
            <w:tcW w:w="2802" w:type="dxa"/>
            <w:noWrap/>
            <w:hideMark/>
          </w:tcPr>
          <w:p w14:paraId="063FFF0C" w14:textId="6C45E1B0" w:rsidR="00500FA8" w:rsidRPr="00363B53" w:rsidRDefault="00F903DB" w:rsidP="008034E5">
            <w:pPr>
              <w:bidi w:val="0"/>
              <w:rPr>
                <w:rFonts w:ascii="Calibri" w:hAnsi="Calibri" w:cs="Calibri"/>
                <w:sz w:val="20"/>
                <w:szCs w:val="20"/>
              </w:rPr>
            </w:pPr>
            <w:r>
              <w:rPr>
                <w:rFonts w:ascii="Calibri" w:hAnsi="Calibri" w:cs="Calibri"/>
                <w:sz w:val="18"/>
                <w:szCs w:val="18"/>
              </w:rPr>
              <w:t>Max Area Solar KM^2\Cost Billion</w:t>
            </w:r>
          </w:p>
        </w:tc>
        <w:tc>
          <w:tcPr>
            <w:tcW w:w="850" w:type="dxa"/>
            <w:noWrap/>
            <w:hideMark/>
          </w:tcPr>
          <w:p w14:paraId="6028296D" w14:textId="77777777" w:rsidR="00500FA8" w:rsidRPr="00363B53" w:rsidRDefault="00F903DB" w:rsidP="008034E5">
            <w:pPr>
              <w:bidi w:val="0"/>
              <w:rPr>
                <w:rFonts w:ascii="Calibri" w:hAnsi="Calibri" w:cs="Calibri"/>
                <w:sz w:val="20"/>
                <w:szCs w:val="20"/>
              </w:rPr>
            </w:pPr>
            <w:r>
              <w:rPr>
                <w:rFonts w:ascii="Calibri" w:hAnsi="Calibri" w:cs="Calibri"/>
                <w:sz w:val="20"/>
                <w:szCs w:val="20"/>
              </w:rPr>
              <w:t>7</w:t>
            </w:r>
          </w:p>
        </w:tc>
        <w:tc>
          <w:tcPr>
            <w:tcW w:w="774" w:type="dxa"/>
            <w:noWrap/>
            <w:hideMark/>
          </w:tcPr>
          <w:p w14:paraId="7FCA3208" w14:textId="77777777" w:rsidR="00500FA8" w:rsidRPr="00363B53" w:rsidRDefault="00F903DB" w:rsidP="008034E5">
            <w:pPr>
              <w:bidi w:val="0"/>
              <w:rPr>
                <w:rFonts w:ascii="Calibri" w:hAnsi="Calibri" w:cs="Calibri"/>
                <w:sz w:val="20"/>
                <w:szCs w:val="20"/>
              </w:rPr>
            </w:pPr>
            <w:r>
              <w:rPr>
                <w:rFonts w:ascii="Calibri" w:hAnsi="Calibri" w:cs="Calibri"/>
                <w:sz w:val="20"/>
                <w:szCs w:val="20"/>
              </w:rPr>
              <w:t>7.5</w:t>
            </w:r>
          </w:p>
        </w:tc>
        <w:tc>
          <w:tcPr>
            <w:tcW w:w="800" w:type="dxa"/>
            <w:noWrap/>
            <w:hideMark/>
          </w:tcPr>
          <w:p w14:paraId="0AEE4B47" w14:textId="77777777" w:rsidR="00500FA8" w:rsidRPr="00363B53" w:rsidRDefault="00F903DB" w:rsidP="008034E5">
            <w:pPr>
              <w:bidi w:val="0"/>
              <w:rPr>
                <w:rFonts w:ascii="Calibri" w:hAnsi="Calibri" w:cs="Calibri"/>
                <w:sz w:val="20"/>
                <w:szCs w:val="20"/>
              </w:rPr>
            </w:pPr>
            <w:r>
              <w:rPr>
                <w:rFonts w:ascii="Calibri" w:hAnsi="Calibri" w:cs="Calibri"/>
                <w:sz w:val="20"/>
                <w:szCs w:val="20"/>
              </w:rPr>
              <w:t>8</w:t>
            </w:r>
          </w:p>
        </w:tc>
        <w:tc>
          <w:tcPr>
            <w:tcW w:w="774" w:type="dxa"/>
            <w:noWrap/>
            <w:hideMark/>
          </w:tcPr>
          <w:p w14:paraId="72CAABB2" w14:textId="77777777" w:rsidR="00500FA8" w:rsidRPr="00363B53" w:rsidRDefault="00F903DB" w:rsidP="008034E5">
            <w:pPr>
              <w:bidi w:val="0"/>
              <w:rPr>
                <w:rFonts w:ascii="Calibri" w:hAnsi="Calibri" w:cs="Calibri"/>
                <w:sz w:val="20"/>
                <w:szCs w:val="20"/>
              </w:rPr>
            </w:pPr>
            <w:r>
              <w:rPr>
                <w:rFonts w:ascii="Calibri" w:hAnsi="Calibri" w:cs="Calibri"/>
                <w:sz w:val="20"/>
                <w:szCs w:val="20"/>
              </w:rPr>
              <w:t>8.5</w:t>
            </w:r>
          </w:p>
        </w:tc>
        <w:tc>
          <w:tcPr>
            <w:tcW w:w="793" w:type="dxa"/>
            <w:noWrap/>
            <w:hideMark/>
          </w:tcPr>
          <w:p w14:paraId="6429C1C0" w14:textId="77777777" w:rsidR="00500FA8" w:rsidRPr="00363B53" w:rsidRDefault="00F903DB" w:rsidP="008034E5">
            <w:pPr>
              <w:bidi w:val="0"/>
              <w:rPr>
                <w:rFonts w:ascii="Calibri" w:hAnsi="Calibri" w:cs="Calibri"/>
                <w:sz w:val="20"/>
                <w:szCs w:val="20"/>
              </w:rPr>
            </w:pPr>
            <w:r>
              <w:rPr>
                <w:rFonts w:ascii="Calibri" w:hAnsi="Calibri" w:cs="Calibri"/>
                <w:sz w:val="20"/>
                <w:szCs w:val="20"/>
              </w:rPr>
              <w:t>9</w:t>
            </w:r>
          </w:p>
        </w:tc>
        <w:tc>
          <w:tcPr>
            <w:tcW w:w="851" w:type="dxa"/>
            <w:noWrap/>
            <w:hideMark/>
          </w:tcPr>
          <w:p w14:paraId="30FAC6C8" w14:textId="77777777" w:rsidR="00500FA8" w:rsidRPr="00363B53" w:rsidRDefault="00F903DB" w:rsidP="008034E5">
            <w:pPr>
              <w:bidi w:val="0"/>
              <w:rPr>
                <w:rFonts w:ascii="Calibri" w:hAnsi="Calibri" w:cs="Calibri"/>
                <w:sz w:val="20"/>
                <w:szCs w:val="20"/>
              </w:rPr>
            </w:pPr>
            <w:r>
              <w:rPr>
                <w:rFonts w:ascii="Calibri" w:hAnsi="Calibri" w:cs="Calibri"/>
                <w:sz w:val="20"/>
                <w:szCs w:val="20"/>
              </w:rPr>
              <w:t>9.5</w:t>
            </w:r>
          </w:p>
        </w:tc>
        <w:tc>
          <w:tcPr>
            <w:tcW w:w="850" w:type="dxa"/>
            <w:noWrap/>
            <w:hideMark/>
          </w:tcPr>
          <w:p w14:paraId="1FA8ACF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w:t>
            </w:r>
          </w:p>
        </w:tc>
        <w:tc>
          <w:tcPr>
            <w:tcW w:w="774" w:type="dxa"/>
            <w:noWrap/>
            <w:hideMark/>
          </w:tcPr>
          <w:p w14:paraId="24FF5B9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10.5</w:t>
            </w:r>
          </w:p>
        </w:tc>
        <w:tc>
          <w:tcPr>
            <w:tcW w:w="785" w:type="dxa"/>
            <w:noWrap/>
            <w:hideMark/>
          </w:tcPr>
          <w:p w14:paraId="73687E1F" w14:textId="77777777" w:rsidR="00500FA8" w:rsidRPr="00363B53" w:rsidRDefault="00F903DB" w:rsidP="008034E5">
            <w:pPr>
              <w:bidi w:val="0"/>
              <w:rPr>
                <w:rFonts w:ascii="Calibri" w:hAnsi="Calibri" w:cs="Calibri"/>
                <w:sz w:val="20"/>
                <w:szCs w:val="20"/>
              </w:rPr>
            </w:pPr>
            <w:r>
              <w:rPr>
                <w:rFonts w:ascii="Calibri" w:hAnsi="Calibri" w:cs="Calibri"/>
                <w:sz w:val="20"/>
                <w:szCs w:val="20"/>
              </w:rPr>
              <w:t>11</w:t>
            </w:r>
          </w:p>
        </w:tc>
        <w:tc>
          <w:tcPr>
            <w:tcW w:w="851" w:type="dxa"/>
            <w:noWrap/>
            <w:hideMark/>
          </w:tcPr>
          <w:p w14:paraId="0ABB712A" w14:textId="77777777" w:rsidR="00500FA8" w:rsidRPr="00363B53" w:rsidRDefault="00F903DB" w:rsidP="008034E5">
            <w:pPr>
              <w:bidi w:val="0"/>
              <w:rPr>
                <w:rFonts w:ascii="Calibri" w:hAnsi="Calibri" w:cs="Calibri"/>
                <w:sz w:val="20"/>
                <w:szCs w:val="20"/>
              </w:rPr>
            </w:pPr>
            <w:r>
              <w:rPr>
                <w:rFonts w:ascii="Calibri" w:hAnsi="Calibri" w:cs="Calibri"/>
                <w:sz w:val="20"/>
                <w:szCs w:val="20"/>
              </w:rPr>
              <w:t>11.5</w:t>
            </w:r>
          </w:p>
        </w:tc>
      </w:tr>
      <w:tr w:rsidR="00471639" w14:paraId="5B5C240E" w14:textId="77777777" w:rsidTr="00781C2A">
        <w:trPr>
          <w:trHeight w:val="300"/>
        </w:trPr>
        <w:tc>
          <w:tcPr>
            <w:tcW w:w="2802" w:type="dxa"/>
            <w:noWrap/>
            <w:hideMark/>
          </w:tcPr>
          <w:p w14:paraId="5F0617DE" w14:textId="77777777" w:rsidR="00500FA8" w:rsidRPr="00363B53" w:rsidRDefault="00F903DB" w:rsidP="008034E5">
            <w:pPr>
              <w:bidi w:val="0"/>
              <w:rPr>
                <w:rFonts w:ascii="Calibri" w:hAnsi="Calibri" w:cs="Calibri"/>
                <w:sz w:val="20"/>
                <w:szCs w:val="20"/>
              </w:rPr>
            </w:pPr>
            <w:r>
              <w:rPr>
                <w:rFonts w:ascii="Calibri" w:hAnsi="Calibri" w:cs="Calibri"/>
                <w:sz w:val="20"/>
                <w:szCs w:val="20"/>
              </w:rPr>
              <w:t>450</w:t>
            </w:r>
          </w:p>
        </w:tc>
        <w:tc>
          <w:tcPr>
            <w:tcW w:w="850" w:type="dxa"/>
            <w:noWrap/>
            <w:hideMark/>
          </w:tcPr>
          <w:p w14:paraId="07CE863B" w14:textId="77777777" w:rsidR="00500FA8" w:rsidRPr="00363B53" w:rsidRDefault="00F903DB" w:rsidP="008034E5">
            <w:pPr>
              <w:bidi w:val="0"/>
              <w:rPr>
                <w:rFonts w:ascii="Calibri" w:hAnsi="Calibri" w:cs="Calibri"/>
                <w:sz w:val="20"/>
                <w:szCs w:val="20"/>
              </w:rPr>
            </w:pPr>
            <w:r>
              <w:rPr>
                <w:rFonts w:ascii="Calibri" w:hAnsi="Calibri" w:cs="Calibri"/>
                <w:sz w:val="20"/>
                <w:szCs w:val="20"/>
              </w:rPr>
              <w:t>71.831</w:t>
            </w:r>
          </w:p>
        </w:tc>
        <w:tc>
          <w:tcPr>
            <w:tcW w:w="774" w:type="dxa"/>
            <w:noWrap/>
            <w:hideMark/>
          </w:tcPr>
          <w:p w14:paraId="19002C19" w14:textId="77777777" w:rsidR="00500FA8" w:rsidRPr="00363B53" w:rsidRDefault="00F903DB" w:rsidP="008034E5">
            <w:pPr>
              <w:bidi w:val="0"/>
              <w:rPr>
                <w:rFonts w:ascii="Calibri" w:hAnsi="Calibri" w:cs="Calibri"/>
                <w:sz w:val="20"/>
                <w:szCs w:val="20"/>
              </w:rPr>
            </w:pPr>
            <w:r>
              <w:rPr>
                <w:rFonts w:ascii="Calibri" w:hAnsi="Calibri" w:cs="Calibri"/>
                <w:sz w:val="20"/>
                <w:szCs w:val="20"/>
              </w:rPr>
              <w:t>72.373</w:t>
            </w:r>
          </w:p>
        </w:tc>
        <w:tc>
          <w:tcPr>
            <w:tcW w:w="800" w:type="dxa"/>
            <w:noWrap/>
            <w:hideMark/>
          </w:tcPr>
          <w:p w14:paraId="36A88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72.650</w:t>
            </w:r>
          </w:p>
        </w:tc>
        <w:tc>
          <w:tcPr>
            <w:tcW w:w="774" w:type="dxa"/>
            <w:noWrap/>
            <w:hideMark/>
          </w:tcPr>
          <w:p w14:paraId="7AD38582"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72.811</w:t>
            </w:r>
          </w:p>
        </w:tc>
        <w:tc>
          <w:tcPr>
            <w:tcW w:w="793" w:type="dxa"/>
            <w:noWrap/>
            <w:hideMark/>
          </w:tcPr>
          <w:p w14:paraId="1FB5CD7B"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C98A7E6"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0" w:type="dxa"/>
            <w:noWrap/>
            <w:hideMark/>
          </w:tcPr>
          <w:p w14:paraId="276DEF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74" w:type="dxa"/>
            <w:noWrap/>
            <w:hideMark/>
          </w:tcPr>
          <w:p w14:paraId="3F8CF67A" w14:textId="429EAF8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85" w:type="dxa"/>
            <w:noWrap/>
            <w:hideMark/>
          </w:tcPr>
          <w:p w14:paraId="1DD88DE0" w14:textId="78D2FD0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7C77EE7" w14:textId="27A6BB1D" w:rsidR="00500FA8" w:rsidRPr="00363B53" w:rsidRDefault="00F903DB" w:rsidP="008034E5">
            <w:pPr>
              <w:bidi w:val="0"/>
              <w:rPr>
                <w:rFonts w:ascii="Calibri" w:hAnsi="Calibri" w:cs="Calibri"/>
                <w:sz w:val="20"/>
                <w:szCs w:val="20"/>
              </w:rPr>
            </w:pPr>
            <w:r>
              <w:rPr>
                <w:rFonts w:ascii="Calibri" w:hAnsi="Calibri" w:cs="Calibri"/>
                <w:sz w:val="20"/>
                <w:szCs w:val="20"/>
              </w:rPr>
              <w:t>72.813</w:t>
            </w:r>
          </w:p>
        </w:tc>
      </w:tr>
      <w:tr w:rsidR="00471639" w14:paraId="1516FA3E" w14:textId="77777777" w:rsidTr="00781C2A">
        <w:trPr>
          <w:trHeight w:val="300"/>
        </w:trPr>
        <w:tc>
          <w:tcPr>
            <w:tcW w:w="2802" w:type="dxa"/>
            <w:noWrap/>
            <w:hideMark/>
          </w:tcPr>
          <w:p w14:paraId="78E01981" w14:textId="77777777" w:rsidR="00500FA8" w:rsidRPr="00363B53" w:rsidRDefault="00F903DB" w:rsidP="008034E5">
            <w:pPr>
              <w:bidi w:val="0"/>
              <w:rPr>
                <w:rFonts w:ascii="Calibri" w:hAnsi="Calibri" w:cs="Calibri"/>
                <w:sz w:val="20"/>
                <w:szCs w:val="20"/>
              </w:rPr>
            </w:pPr>
            <w:r>
              <w:rPr>
                <w:rFonts w:ascii="Calibri" w:hAnsi="Calibri" w:cs="Calibri"/>
                <w:sz w:val="20"/>
                <w:szCs w:val="20"/>
              </w:rPr>
              <w:t>500</w:t>
            </w:r>
          </w:p>
        </w:tc>
        <w:tc>
          <w:tcPr>
            <w:tcW w:w="850" w:type="dxa"/>
            <w:noWrap/>
            <w:hideMark/>
          </w:tcPr>
          <w:p w14:paraId="483F63B2"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2E08AFE" w14:textId="77777777" w:rsidR="00500FA8" w:rsidRPr="00363B53" w:rsidRDefault="00F903DB" w:rsidP="008034E5">
            <w:pPr>
              <w:bidi w:val="0"/>
              <w:rPr>
                <w:rFonts w:ascii="Calibri" w:hAnsi="Calibri" w:cs="Calibri"/>
                <w:sz w:val="20"/>
                <w:szCs w:val="20"/>
              </w:rPr>
            </w:pPr>
            <w:r>
              <w:rPr>
                <w:rFonts w:ascii="Calibri" w:hAnsi="Calibri" w:cs="Calibri"/>
                <w:sz w:val="20"/>
                <w:szCs w:val="20"/>
              </w:rPr>
              <w:t>77.713</w:t>
            </w:r>
          </w:p>
        </w:tc>
        <w:tc>
          <w:tcPr>
            <w:tcW w:w="800" w:type="dxa"/>
            <w:noWrap/>
            <w:hideMark/>
          </w:tcPr>
          <w:p w14:paraId="3B40F84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78.456</w:t>
            </w:r>
          </w:p>
        </w:tc>
        <w:tc>
          <w:tcPr>
            <w:tcW w:w="774" w:type="dxa"/>
            <w:noWrap/>
            <w:hideMark/>
          </w:tcPr>
          <w:p w14:paraId="4680C87A" w14:textId="77777777" w:rsidR="00500FA8" w:rsidRPr="00363B53" w:rsidRDefault="00F903DB" w:rsidP="008034E5">
            <w:pPr>
              <w:bidi w:val="0"/>
              <w:rPr>
                <w:rFonts w:ascii="Calibri" w:hAnsi="Calibri" w:cs="Calibri"/>
                <w:sz w:val="20"/>
                <w:szCs w:val="20"/>
              </w:rPr>
            </w:pPr>
            <w:r>
              <w:rPr>
                <w:rFonts w:ascii="Calibri" w:hAnsi="Calibri" w:cs="Calibri"/>
                <w:sz w:val="20"/>
                <w:szCs w:val="20"/>
              </w:rPr>
              <w:t>78.924</w:t>
            </w:r>
          </w:p>
        </w:tc>
        <w:tc>
          <w:tcPr>
            <w:tcW w:w="793" w:type="dxa"/>
            <w:noWrap/>
            <w:hideMark/>
          </w:tcPr>
          <w:p w14:paraId="5597DB9E"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79.129</w:t>
            </w:r>
          </w:p>
        </w:tc>
        <w:tc>
          <w:tcPr>
            <w:tcW w:w="851" w:type="dxa"/>
            <w:noWrap/>
            <w:hideMark/>
          </w:tcPr>
          <w:p w14:paraId="3DD11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850" w:type="dxa"/>
            <w:noWrap/>
            <w:hideMark/>
          </w:tcPr>
          <w:p w14:paraId="19EFEC98"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774" w:type="dxa"/>
            <w:noWrap/>
            <w:hideMark/>
          </w:tcPr>
          <w:p w14:paraId="245435A6" w14:textId="6DA6622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785" w:type="dxa"/>
            <w:noWrap/>
            <w:hideMark/>
          </w:tcPr>
          <w:p w14:paraId="4D9ADE25" w14:textId="6C6EBBA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851" w:type="dxa"/>
            <w:noWrap/>
            <w:hideMark/>
          </w:tcPr>
          <w:p w14:paraId="49491E2A" w14:textId="37CD6A73" w:rsidR="00500FA8" w:rsidRPr="00363B53" w:rsidRDefault="00F903DB" w:rsidP="008034E5">
            <w:pPr>
              <w:bidi w:val="0"/>
              <w:rPr>
                <w:rFonts w:ascii="Calibri" w:hAnsi="Calibri" w:cs="Calibri"/>
                <w:sz w:val="20"/>
                <w:szCs w:val="20"/>
              </w:rPr>
            </w:pPr>
            <w:r>
              <w:rPr>
                <w:rFonts w:ascii="Calibri" w:hAnsi="Calibri" w:cs="Calibri"/>
                <w:sz w:val="20"/>
                <w:szCs w:val="20"/>
              </w:rPr>
              <w:t>79.138</w:t>
            </w:r>
          </w:p>
        </w:tc>
      </w:tr>
      <w:tr w:rsidR="00471639" w14:paraId="1F41FA66" w14:textId="77777777" w:rsidTr="00781C2A">
        <w:trPr>
          <w:trHeight w:val="300"/>
        </w:trPr>
        <w:tc>
          <w:tcPr>
            <w:tcW w:w="2802" w:type="dxa"/>
            <w:noWrap/>
            <w:hideMark/>
          </w:tcPr>
          <w:p w14:paraId="2D8ACCDB" w14:textId="77777777" w:rsidR="00500FA8" w:rsidRPr="00363B53" w:rsidRDefault="00F903DB" w:rsidP="008034E5">
            <w:pPr>
              <w:bidi w:val="0"/>
              <w:rPr>
                <w:rFonts w:ascii="Calibri" w:hAnsi="Calibri" w:cs="Calibri"/>
                <w:sz w:val="20"/>
                <w:szCs w:val="20"/>
              </w:rPr>
            </w:pPr>
            <w:r>
              <w:rPr>
                <w:rFonts w:ascii="Calibri" w:hAnsi="Calibri" w:cs="Calibri"/>
                <w:sz w:val="20"/>
                <w:szCs w:val="20"/>
              </w:rPr>
              <w:t>550</w:t>
            </w:r>
          </w:p>
        </w:tc>
        <w:tc>
          <w:tcPr>
            <w:tcW w:w="850" w:type="dxa"/>
            <w:noWrap/>
            <w:hideMark/>
          </w:tcPr>
          <w:p w14:paraId="40E1A71B"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BD47D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1DE2316"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1F4C934" w14:textId="77777777" w:rsidR="00500FA8" w:rsidRPr="00363B53" w:rsidRDefault="00F903DB" w:rsidP="008034E5">
            <w:pPr>
              <w:bidi w:val="0"/>
              <w:rPr>
                <w:rFonts w:ascii="Calibri" w:hAnsi="Calibri" w:cs="Calibri"/>
                <w:sz w:val="20"/>
                <w:szCs w:val="20"/>
              </w:rPr>
            </w:pPr>
            <w:r>
              <w:rPr>
                <w:rFonts w:ascii="Calibri" w:hAnsi="Calibri" w:cs="Calibri"/>
                <w:sz w:val="20"/>
                <w:szCs w:val="20"/>
              </w:rPr>
              <w:t>83.928</w:t>
            </w:r>
          </w:p>
        </w:tc>
        <w:tc>
          <w:tcPr>
            <w:tcW w:w="793" w:type="dxa"/>
            <w:noWrap/>
            <w:hideMark/>
          </w:tcPr>
          <w:p w14:paraId="76D78AEE" w14:textId="77777777" w:rsidR="00500FA8" w:rsidRPr="00363B53" w:rsidRDefault="00F903DB" w:rsidP="008034E5">
            <w:pPr>
              <w:bidi w:val="0"/>
              <w:rPr>
                <w:rFonts w:ascii="Calibri" w:hAnsi="Calibri" w:cs="Calibri"/>
                <w:sz w:val="20"/>
                <w:szCs w:val="20"/>
              </w:rPr>
            </w:pPr>
            <w:r>
              <w:rPr>
                <w:rFonts w:ascii="Calibri" w:hAnsi="Calibri" w:cs="Calibri"/>
                <w:sz w:val="20"/>
                <w:szCs w:val="20"/>
              </w:rPr>
              <w:t>84.414</w:t>
            </w:r>
          </w:p>
        </w:tc>
        <w:tc>
          <w:tcPr>
            <w:tcW w:w="851" w:type="dxa"/>
            <w:noWrap/>
            <w:hideMark/>
          </w:tcPr>
          <w:p w14:paraId="45F9D1C2"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84.701</w:t>
            </w:r>
          </w:p>
        </w:tc>
        <w:tc>
          <w:tcPr>
            <w:tcW w:w="850" w:type="dxa"/>
            <w:noWrap/>
            <w:hideMark/>
          </w:tcPr>
          <w:p w14:paraId="1BF0DEB7"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84.719</w:t>
            </w:r>
          </w:p>
        </w:tc>
        <w:tc>
          <w:tcPr>
            <w:tcW w:w="774" w:type="dxa"/>
            <w:noWrap/>
            <w:hideMark/>
          </w:tcPr>
          <w:p w14:paraId="029CC0CA" w14:textId="7391AE0E"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785" w:type="dxa"/>
            <w:noWrap/>
            <w:hideMark/>
          </w:tcPr>
          <w:p w14:paraId="529CC299" w14:textId="2F73738F"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851" w:type="dxa"/>
            <w:noWrap/>
            <w:hideMark/>
          </w:tcPr>
          <w:p w14:paraId="62E250C8" w14:textId="7B300941" w:rsidR="00500FA8" w:rsidRPr="00363B53" w:rsidRDefault="00F903DB" w:rsidP="008034E5">
            <w:pPr>
              <w:bidi w:val="0"/>
              <w:rPr>
                <w:rFonts w:ascii="Calibri" w:hAnsi="Calibri" w:cs="Calibri"/>
                <w:sz w:val="20"/>
                <w:szCs w:val="20"/>
              </w:rPr>
            </w:pPr>
            <w:r>
              <w:rPr>
                <w:rFonts w:ascii="Calibri" w:hAnsi="Calibri" w:cs="Calibri"/>
                <w:sz w:val="20"/>
                <w:szCs w:val="20"/>
              </w:rPr>
              <w:t>84.718</w:t>
            </w:r>
          </w:p>
        </w:tc>
      </w:tr>
      <w:tr w:rsidR="00471639" w14:paraId="6A4DB898" w14:textId="77777777" w:rsidTr="00781C2A">
        <w:trPr>
          <w:trHeight w:val="300"/>
        </w:trPr>
        <w:tc>
          <w:tcPr>
            <w:tcW w:w="2802" w:type="dxa"/>
            <w:noWrap/>
            <w:hideMark/>
          </w:tcPr>
          <w:p w14:paraId="412FEA8E" w14:textId="77777777" w:rsidR="00500FA8" w:rsidRPr="00363B53" w:rsidRDefault="00F903DB" w:rsidP="008034E5">
            <w:pPr>
              <w:bidi w:val="0"/>
              <w:rPr>
                <w:rFonts w:ascii="Calibri" w:hAnsi="Calibri" w:cs="Calibri"/>
                <w:sz w:val="20"/>
                <w:szCs w:val="20"/>
              </w:rPr>
            </w:pPr>
            <w:r>
              <w:rPr>
                <w:rFonts w:ascii="Calibri" w:hAnsi="Calibri" w:cs="Calibri"/>
                <w:sz w:val="20"/>
                <w:szCs w:val="20"/>
              </w:rPr>
              <w:t>600</w:t>
            </w:r>
          </w:p>
        </w:tc>
        <w:tc>
          <w:tcPr>
            <w:tcW w:w="850" w:type="dxa"/>
            <w:noWrap/>
            <w:hideMark/>
          </w:tcPr>
          <w:p w14:paraId="664618B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A2ED0C4"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610BB017"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86F47BC"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001FC7ED" w14:textId="77777777" w:rsidR="00500FA8" w:rsidRPr="00363B53" w:rsidRDefault="00F903DB" w:rsidP="008034E5">
            <w:pPr>
              <w:bidi w:val="0"/>
              <w:rPr>
                <w:rFonts w:ascii="Calibri" w:hAnsi="Calibri" w:cs="Calibri"/>
                <w:sz w:val="20"/>
                <w:szCs w:val="20"/>
              </w:rPr>
            </w:pPr>
            <w:r>
              <w:rPr>
                <w:rFonts w:ascii="Calibri" w:hAnsi="Calibri" w:cs="Calibri"/>
                <w:sz w:val="20"/>
                <w:szCs w:val="20"/>
              </w:rPr>
              <w:t>88.251</w:t>
            </w:r>
          </w:p>
        </w:tc>
        <w:tc>
          <w:tcPr>
            <w:tcW w:w="851" w:type="dxa"/>
            <w:noWrap/>
            <w:hideMark/>
          </w:tcPr>
          <w:p w14:paraId="5E456D4B" w14:textId="77777777" w:rsidR="00500FA8" w:rsidRPr="00363B53" w:rsidRDefault="00F903DB" w:rsidP="008034E5">
            <w:pPr>
              <w:bidi w:val="0"/>
              <w:rPr>
                <w:rFonts w:ascii="Calibri" w:hAnsi="Calibri" w:cs="Calibri"/>
                <w:sz w:val="20"/>
                <w:szCs w:val="20"/>
              </w:rPr>
            </w:pPr>
            <w:r>
              <w:rPr>
                <w:rFonts w:ascii="Calibri" w:hAnsi="Calibri" w:cs="Calibri"/>
                <w:sz w:val="20"/>
                <w:szCs w:val="20"/>
              </w:rPr>
              <w:t>88.718</w:t>
            </w:r>
          </w:p>
        </w:tc>
        <w:tc>
          <w:tcPr>
            <w:tcW w:w="850" w:type="dxa"/>
            <w:noWrap/>
            <w:hideMark/>
          </w:tcPr>
          <w:p w14:paraId="287EB7CE" w14:textId="77777777" w:rsidR="00500FA8" w:rsidRPr="00363B53" w:rsidRDefault="00F903DB" w:rsidP="008034E5">
            <w:pPr>
              <w:bidi w:val="0"/>
              <w:rPr>
                <w:rFonts w:ascii="Calibri" w:hAnsi="Calibri" w:cs="Calibri"/>
                <w:sz w:val="20"/>
                <w:szCs w:val="20"/>
              </w:rPr>
            </w:pPr>
            <w:r>
              <w:rPr>
                <w:rFonts w:ascii="Calibri" w:hAnsi="Calibri" w:cs="Calibri"/>
                <w:sz w:val="20"/>
                <w:szCs w:val="20"/>
              </w:rPr>
              <w:t>88.988</w:t>
            </w:r>
          </w:p>
        </w:tc>
        <w:tc>
          <w:tcPr>
            <w:tcW w:w="774" w:type="dxa"/>
            <w:noWrap/>
            <w:hideMark/>
          </w:tcPr>
          <w:p w14:paraId="205E2EBB" w14:textId="4ACB3413"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785" w:type="dxa"/>
            <w:noWrap/>
            <w:hideMark/>
          </w:tcPr>
          <w:p w14:paraId="58338E0E" w14:textId="5861A54B"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851" w:type="dxa"/>
            <w:noWrap/>
            <w:hideMark/>
          </w:tcPr>
          <w:p w14:paraId="4CDD8BEC" w14:textId="38FB5C1F" w:rsidR="00500FA8" w:rsidRPr="00363B53" w:rsidRDefault="00F903DB" w:rsidP="008034E5">
            <w:pPr>
              <w:bidi w:val="0"/>
              <w:rPr>
                <w:rFonts w:ascii="Calibri" w:hAnsi="Calibri" w:cs="Calibri"/>
                <w:sz w:val="20"/>
                <w:szCs w:val="20"/>
              </w:rPr>
            </w:pPr>
            <w:r>
              <w:rPr>
                <w:rFonts w:ascii="Calibri" w:hAnsi="Calibri" w:cs="Calibri"/>
                <w:sz w:val="20"/>
                <w:szCs w:val="20"/>
              </w:rPr>
              <w:t>89.006</w:t>
            </w:r>
          </w:p>
        </w:tc>
      </w:tr>
      <w:tr w:rsidR="00471639" w14:paraId="421371D5" w14:textId="77777777" w:rsidTr="00781C2A">
        <w:trPr>
          <w:trHeight w:val="300"/>
        </w:trPr>
        <w:tc>
          <w:tcPr>
            <w:tcW w:w="2802" w:type="dxa"/>
            <w:noWrap/>
            <w:hideMark/>
          </w:tcPr>
          <w:p w14:paraId="42AF9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650</w:t>
            </w:r>
          </w:p>
        </w:tc>
        <w:tc>
          <w:tcPr>
            <w:tcW w:w="850" w:type="dxa"/>
            <w:noWrap/>
            <w:hideMark/>
          </w:tcPr>
          <w:p w14:paraId="64BD9856"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588A19F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51238A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714FD9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2B5090C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CCEC16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91.110</w:t>
            </w:r>
          </w:p>
        </w:tc>
        <w:tc>
          <w:tcPr>
            <w:tcW w:w="850" w:type="dxa"/>
            <w:noWrap/>
            <w:hideMark/>
          </w:tcPr>
          <w:p w14:paraId="32DDDB6A" w14:textId="77777777" w:rsidR="00500FA8" w:rsidRPr="00363B53" w:rsidRDefault="00F903DB" w:rsidP="008034E5">
            <w:pPr>
              <w:bidi w:val="0"/>
              <w:rPr>
                <w:rFonts w:ascii="Calibri" w:hAnsi="Calibri" w:cs="Calibri"/>
                <w:sz w:val="20"/>
                <w:szCs w:val="20"/>
              </w:rPr>
            </w:pPr>
            <w:r>
              <w:rPr>
                <w:rFonts w:ascii="Calibri" w:hAnsi="Calibri" w:cs="Calibri"/>
                <w:sz w:val="20"/>
                <w:szCs w:val="20"/>
              </w:rPr>
              <w:t>91.798</w:t>
            </w:r>
          </w:p>
        </w:tc>
        <w:tc>
          <w:tcPr>
            <w:tcW w:w="774" w:type="dxa"/>
            <w:noWrap/>
            <w:hideMark/>
          </w:tcPr>
          <w:p w14:paraId="0437534B" w14:textId="4F4CE7CA" w:rsidR="00500FA8" w:rsidRPr="00363B53" w:rsidRDefault="00F903DB" w:rsidP="008034E5">
            <w:pPr>
              <w:bidi w:val="0"/>
              <w:rPr>
                <w:rFonts w:ascii="Calibri" w:hAnsi="Calibri" w:cs="Calibri"/>
                <w:sz w:val="20"/>
                <w:szCs w:val="20"/>
              </w:rPr>
            </w:pPr>
            <w:r>
              <w:rPr>
                <w:rFonts w:ascii="Calibri" w:hAnsi="Calibri" w:cs="Calibri"/>
                <w:sz w:val="20"/>
                <w:szCs w:val="20"/>
              </w:rPr>
              <w:t>92.174</w:t>
            </w:r>
          </w:p>
        </w:tc>
        <w:tc>
          <w:tcPr>
            <w:tcW w:w="785" w:type="dxa"/>
            <w:noWrap/>
            <w:hideMark/>
          </w:tcPr>
          <w:p w14:paraId="5983194B" w14:textId="1FDAE174" w:rsidR="00500FA8" w:rsidRPr="00363B53" w:rsidRDefault="00F903DB" w:rsidP="008034E5">
            <w:pPr>
              <w:bidi w:val="0"/>
              <w:rPr>
                <w:rFonts w:ascii="Calibri" w:hAnsi="Calibri" w:cs="Calibri"/>
                <w:sz w:val="20"/>
                <w:szCs w:val="20"/>
              </w:rPr>
            </w:pPr>
            <w:r>
              <w:rPr>
                <w:rFonts w:ascii="Calibri" w:hAnsi="Calibri" w:cs="Calibri"/>
                <w:sz w:val="20"/>
                <w:szCs w:val="20"/>
              </w:rPr>
              <w:t>92.187</w:t>
            </w:r>
          </w:p>
        </w:tc>
        <w:tc>
          <w:tcPr>
            <w:tcW w:w="851" w:type="dxa"/>
            <w:noWrap/>
            <w:hideMark/>
          </w:tcPr>
          <w:p w14:paraId="156E432A" w14:textId="7CE09DE0" w:rsidR="00500FA8" w:rsidRPr="00363B53" w:rsidRDefault="00F903DB" w:rsidP="008034E5">
            <w:pPr>
              <w:bidi w:val="0"/>
              <w:rPr>
                <w:rFonts w:ascii="Calibri" w:hAnsi="Calibri" w:cs="Calibri"/>
                <w:sz w:val="20"/>
                <w:szCs w:val="20"/>
              </w:rPr>
            </w:pPr>
            <w:r>
              <w:rPr>
                <w:rFonts w:ascii="Calibri" w:hAnsi="Calibri" w:cs="Calibri"/>
                <w:sz w:val="20"/>
                <w:szCs w:val="20"/>
              </w:rPr>
              <w:t>92.187</w:t>
            </w:r>
          </w:p>
        </w:tc>
      </w:tr>
      <w:tr w:rsidR="00471639" w14:paraId="41A452F3" w14:textId="77777777" w:rsidTr="00781C2A">
        <w:trPr>
          <w:trHeight w:val="300"/>
        </w:trPr>
        <w:tc>
          <w:tcPr>
            <w:tcW w:w="2802" w:type="dxa"/>
            <w:noWrap/>
            <w:hideMark/>
          </w:tcPr>
          <w:p w14:paraId="7F02CE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700</w:t>
            </w:r>
          </w:p>
        </w:tc>
        <w:tc>
          <w:tcPr>
            <w:tcW w:w="850" w:type="dxa"/>
            <w:noWrap/>
            <w:hideMark/>
          </w:tcPr>
          <w:p w14:paraId="29B7C67C"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0A464450"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4B76C8E"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4BCC65F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7B70A18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2AF187FE"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EFAEDEC"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B86379F" w14:textId="44A4AE9A" w:rsidR="00500FA8" w:rsidRPr="00363B53" w:rsidRDefault="00F903DB" w:rsidP="008034E5">
            <w:pPr>
              <w:bidi w:val="0"/>
              <w:rPr>
                <w:rFonts w:ascii="Calibri" w:hAnsi="Calibri" w:cs="Calibri"/>
                <w:sz w:val="20"/>
                <w:szCs w:val="20"/>
              </w:rPr>
            </w:pPr>
            <w:r>
              <w:rPr>
                <w:rFonts w:ascii="Calibri" w:hAnsi="Calibri" w:cs="Calibri"/>
                <w:sz w:val="20"/>
                <w:szCs w:val="20"/>
              </w:rPr>
              <w:t>93.179</w:t>
            </w:r>
          </w:p>
        </w:tc>
        <w:tc>
          <w:tcPr>
            <w:tcW w:w="785" w:type="dxa"/>
            <w:noWrap/>
            <w:hideMark/>
          </w:tcPr>
          <w:p w14:paraId="7710B423" w14:textId="6B634CCD" w:rsidR="00500FA8" w:rsidRPr="00363B53" w:rsidRDefault="00F903DB" w:rsidP="008034E5">
            <w:pPr>
              <w:bidi w:val="0"/>
              <w:rPr>
                <w:rFonts w:ascii="Calibri" w:hAnsi="Calibri" w:cs="Calibri"/>
                <w:sz w:val="20"/>
                <w:szCs w:val="20"/>
              </w:rPr>
            </w:pPr>
            <w:r>
              <w:rPr>
                <w:rFonts w:ascii="Calibri" w:hAnsi="Calibri" w:cs="Calibri"/>
                <w:sz w:val="20"/>
                <w:szCs w:val="20"/>
              </w:rPr>
              <w:t>93.542</w:t>
            </w:r>
          </w:p>
        </w:tc>
        <w:tc>
          <w:tcPr>
            <w:tcW w:w="851" w:type="dxa"/>
            <w:noWrap/>
            <w:hideMark/>
          </w:tcPr>
          <w:p w14:paraId="56DB99B3" w14:textId="64965704" w:rsidR="00500FA8" w:rsidRPr="00363B53" w:rsidRDefault="00F903DB" w:rsidP="008034E5">
            <w:pPr>
              <w:bidi w:val="0"/>
              <w:rPr>
                <w:rFonts w:ascii="Calibri" w:hAnsi="Calibri" w:cs="Calibri"/>
                <w:sz w:val="20"/>
                <w:szCs w:val="20"/>
              </w:rPr>
            </w:pPr>
            <w:r>
              <w:rPr>
                <w:rFonts w:ascii="Calibri" w:hAnsi="Calibri" w:cs="Calibri"/>
                <w:sz w:val="20"/>
                <w:szCs w:val="20"/>
              </w:rPr>
              <w:t>93.542</w:t>
            </w:r>
          </w:p>
        </w:tc>
      </w:tr>
      <w:tr w:rsidR="00471639" w14:paraId="08D3AF5E" w14:textId="77777777" w:rsidTr="00781C2A">
        <w:trPr>
          <w:trHeight w:val="300"/>
        </w:trPr>
        <w:tc>
          <w:tcPr>
            <w:tcW w:w="2802" w:type="dxa"/>
            <w:noWrap/>
            <w:hideMark/>
          </w:tcPr>
          <w:p w14:paraId="580F15D5" w14:textId="77777777" w:rsidR="00500FA8" w:rsidRPr="00363B53" w:rsidRDefault="00F903DB" w:rsidP="008034E5">
            <w:pPr>
              <w:bidi w:val="0"/>
              <w:rPr>
                <w:rFonts w:ascii="Calibri" w:hAnsi="Calibri" w:cs="Calibri"/>
                <w:sz w:val="20"/>
                <w:szCs w:val="20"/>
              </w:rPr>
            </w:pPr>
            <w:r>
              <w:rPr>
                <w:rFonts w:ascii="Calibri" w:hAnsi="Calibri" w:cs="Calibri"/>
                <w:sz w:val="20"/>
                <w:szCs w:val="20"/>
              </w:rPr>
              <w:t>750</w:t>
            </w:r>
          </w:p>
        </w:tc>
        <w:tc>
          <w:tcPr>
            <w:tcW w:w="850" w:type="dxa"/>
            <w:noWrap/>
            <w:hideMark/>
          </w:tcPr>
          <w:p w14:paraId="55C57940"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3C9632B"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2FEE3713"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0C38E32"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932FA2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3B31916"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48D62AF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5B3A6A77" w14:textId="177C2F74"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6B134E4A" w14:textId="4B03C740"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5EAF5EC6" w14:textId="512C6F94" w:rsidR="00500FA8" w:rsidRPr="00363B53" w:rsidRDefault="00F903DB" w:rsidP="008034E5">
            <w:pPr>
              <w:bidi w:val="0"/>
              <w:rPr>
                <w:rFonts w:ascii="Calibri" w:hAnsi="Calibri" w:cs="Calibri"/>
                <w:sz w:val="20"/>
                <w:szCs w:val="20"/>
              </w:rPr>
            </w:pPr>
            <w:r>
              <w:rPr>
                <w:rFonts w:ascii="Calibri" w:hAnsi="Calibri" w:cs="Calibri"/>
                <w:sz w:val="20"/>
                <w:szCs w:val="20"/>
              </w:rPr>
              <w:t>7.6850</w:t>
            </w:r>
          </w:p>
        </w:tc>
      </w:tr>
      <w:tr w:rsidR="00471639" w14:paraId="3851FB85" w14:textId="77777777" w:rsidTr="00781C2A">
        <w:trPr>
          <w:trHeight w:val="300"/>
        </w:trPr>
        <w:tc>
          <w:tcPr>
            <w:tcW w:w="2802" w:type="dxa"/>
            <w:noWrap/>
            <w:hideMark/>
          </w:tcPr>
          <w:p w14:paraId="3BFB7008" w14:textId="77777777" w:rsidR="00500FA8" w:rsidRPr="00363B53" w:rsidRDefault="00F903DB" w:rsidP="008034E5">
            <w:pPr>
              <w:bidi w:val="0"/>
              <w:rPr>
                <w:rFonts w:ascii="Calibri" w:hAnsi="Calibri" w:cs="Calibri"/>
                <w:sz w:val="20"/>
                <w:szCs w:val="20"/>
              </w:rPr>
            </w:pPr>
            <w:r>
              <w:rPr>
                <w:rFonts w:ascii="Calibri" w:hAnsi="Calibri" w:cs="Calibri"/>
                <w:sz w:val="20"/>
                <w:szCs w:val="20"/>
              </w:rPr>
              <w:t>800</w:t>
            </w:r>
          </w:p>
        </w:tc>
        <w:tc>
          <w:tcPr>
            <w:tcW w:w="850" w:type="dxa"/>
            <w:noWrap/>
            <w:hideMark/>
          </w:tcPr>
          <w:p w14:paraId="3805B64D"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E2F882E"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0882F3F"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538931E4"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514BE5E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7BF7BDF"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800199E"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76E382AF" w14:textId="1EE7EA1B"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11196DEF" w14:textId="70162D91"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79B3521" w14:textId="0644AC6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27A1366F" w14:textId="77777777" w:rsidTr="00781C2A">
        <w:trPr>
          <w:trHeight w:val="300"/>
        </w:trPr>
        <w:tc>
          <w:tcPr>
            <w:tcW w:w="2802" w:type="dxa"/>
            <w:noWrap/>
            <w:hideMark/>
          </w:tcPr>
          <w:p w14:paraId="3C2AF090" w14:textId="77777777" w:rsidR="00500FA8" w:rsidRPr="00363B53" w:rsidRDefault="00F903DB" w:rsidP="008034E5">
            <w:pPr>
              <w:bidi w:val="0"/>
              <w:rPr>
                <w:rFonts w:ascii="Calibri" w:hAnsi="Calibri" w:cs="Calibri"/>
                <w:sz w:val="20"/>
                <w:szCs w:val="20"/>
              </w:rPr>
            </w:pPr>
            <w:r>
              <w:rPr>
                <w:rFonts w:ascii="Calibri" w:hAnsi="Calibri" w:cs="Calibri"/>
                <w:sz w:val="20"/>
                <w:szCs w:val="20"/>
              </w:rPr>
              <w:t>850</w:t>
            </w:r>
          </w:p>
        </w:tc>
        <w:tc>
          <w:tcPr>
            <w:tcW w:w="850" w:type="dxa"/>
            <w:noWrap/>
            <w:hideMark/>
          </w:tcPr>
          <w:p w14:paraId="565B96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2ACBCE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07D7BD8B"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7A8F25E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60AD254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D7B9DB5"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A5E1A3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71FCA4D" w14:textId="7DF2A41A"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29A0D985" w14:textId="11BFB3DA"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AC58C39" w14:textId="0B08B43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65054327" w14:textId="77777777" w:rsidTr="00781C2A">
        <w:trPr>
          <w:trHeight w:val="300"/>
        </w:trPr>
        <w:tc>
          <w:tcPr>
            <w:tcW w:w="2802" w:type="dxa"/>
            <w:noWrap/>
            <w:hideMark/>
          </w:tcPr>
          <w:p w14:paraId="6EB1FDFD" w14:textId="77777777" w:rsidR="00500FA8" w:rsidRPr="00363B53" w:rsidRDefault="00F903DB" w:rsidP="008034E5">
            <w:pPr>
              <w:bidi w:val="0"/>
              <w:rPr>
                <w:rFonts w:ascii="Calibri" w:hAnsi="Calibri" w:cs="Calibri"/>
                <w:sz w:val="20"/>
                <w:szCs w:val="20"/>
              </w:rPr>
            </w:pPr>
            <w:r>
              <w:rPr>
                <w:rFonts w:ascii="Calibri" w:hAnsi="Calibri" w:cs="Calibri"/>
                <w:sz w:val="20"/>
                <w:szCs w:val="20"/>
              </w:rPr>
              <w:t>900</w:t>
            </w:r>
          </w:p>
        </w:tc>
        <w:tc>
          <w:tcPr>
            <w:tcW w:w="850" w:type="dxa"/>
            <w:noWrap/>
            <w:hideMark/>
          </w:tcPr>
          <w:p w14:paraId="3D69BF8F"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CE6931D"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54A681E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2D3120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6676179"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07132B0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565D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2E72A52A" w14:textId="55452265"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7F371246" w14:textId="3A09AB9D"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7EC4F559" w14:textId="659435C6"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bl>
    <w:p w14:paraId="287583E7" w14:textId="77777777" w:rsidR="004F2BAF" w:rsidRDefault="004F2BAF" w:rsidP="008034E5">
      <w:pPr>
        <w:bidi w:val="0"/>
        <w:rPr>
          <w:rFonts w:ascii="Calibri" w:hAnsi="Calibri" w:cs="Calibri"/>
          <w:rtl/>
        </w:rPr>
      </w:pPr>
    </w:p>
    <w:p w14:paraId="43FF9167" w14:textId="77777777" w:rsidR="0089220C" w:rsidRDefault="0089220C" w:rsidP="008034E5">
      <w:pPr>
        <w:bidi w:val="0"/>
        <w:rPr>
          <w:rFonts w:ascii="Calibri" w:hAnsi="Calibri" w:cs="Calibri"/>
          <w:rtl/>
        </w:rPr>
      </w:pPr>
    </w:p>
    <w:p w14:paraId="67595A1D" w14:textId="77777777" w:rsidR="0089220C" w:rsidRDefault="0089220C" w:rsidP="008034E5">
      <w:pPr>
        <w:bidi w:val="0"/>
        <w:rPr>
          <w:rFonts w:ascii="Calibri" w:hAnsi="Calibri" w:cs="Calibri"/>
          <w:rtl/>
        </w:rPr>
      </w:pPr>
    </w:p>
    <w:p w14:paraId="4270F0C0" w14:textId="77777777" w:rsidR="0089220C" w:rsidRDefault="0089220C" w:rsidP="008034E5">
      <w:pPr>
        <w:bidi w:val="0"/>
        <w:rPr>
          <w:rFonts w:ascii="Calibri" w:hAnsi="Calibri" w:cs="Calibri"/>
          <w:rtl/>
        </w:rPr>
      </w:pPr>
    </w:p>
    <w:p w14:paraId="40221EC8" w14:textId="77777777" w:rsidR="00E7284C" w:rsidRDefault="00E7284C" w:rsidP="008034E5">
      <w:pPr>
        <w:bidi w:val="0"/>
      </w:pPr>
    </w:p>
    <w:p w14:paraId="44283685" w14:textId="77777777" w:rsidR="00E7284C" w:rsidRDefault="00E7284C" w:rsidP="008034E5">
      <w:pPr>
        <w:bidi w:val="0"/>
      </w:pPr>
    </w:p>
    <w:p w14:paraId="52F908BC" w14:textId="77777777" w:rsidR="00E7284C" w:rsidRDefault="00E7284C" w:rsidP="008034E5">
      <w:pPr>
        <w:bidi w:val="0"/>
      </w:pPr>
    </w:p>
    <w:p w14:paraId="09327C0B" w14:textId="77777777" w:rsidR="00E7284C" w:rsidRDefault="00E7284C" w:rsidP="008034E5">
      <w:pPr>
        <w:bidi w:val="0"/>
      </w:pPr>
    </w:p>
    <w:p w14:paraId="14FF4A82" w14:textId="77777777" w:rsidR="00E7284C" w:rsidRDefault="00E7284C" w:rsidP="008034E5">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019BC645" w14:textId="77777777" w:rsidR="00E7284C" w:rsidRDefault="00E7284C" w:rsidP="008034E5">
      <w:pPr>
        <w:bidi w:val="0"/>
      </w:pPr>
    </w:p>
    <w:p w14:paraId="5B1FCDB0" w14:textId="77777777" w:rsidR="00E7284C" w:rsidRDefault="00E7284C" w:rsidP="008034E5">
      <w:pPr>
        <w:bidi w:val="0"/>
      </w:pPr>
    </w:p>
    <w:p w14:paraId="4536E232" w14:textId="77777777" w:rsidR="00E7284C" w:rsidRDefault="00E7284C" w:rsidP="008034E5">
      <w:pPr>
        <w:bidi w:val="0"/>
      </w:pPr>
    </w:p>
    <w:p w14:paraId="72AE93CE" w14:textId="77777777" w:rsidR="00E7284C" w:rsidRDefault="00E7284C" w:rsidP="008034E5">
      <w:pPr>
        <w:bidi w:val="0"/>
      </w:pPr>
    </w:p>
    <w:p w14:paraId="322DEB25" w14:textId="3FB36588" w:rsidR="003014A6" w:rsidRPr="003014A6" w:rsidRDefault="00F903DB" w:rsidP="008034E5">
      <w:pPr>
        <w:bidi w:val="0"/>
        <w:rPr>
          <w:rFonts w:ascii="Calibri" w:hAnsi="Calibri" w:cs="Calibri"/>
        </w:rPr>
      </w:pPr>
      <w:r>
        <w:rPr>
          <w:rFonts w:ascii="Calibri" w:hAnsi="Calibri" w:cs="Calibri"/>
          <w:b/>
          <w:bCs/>
        </w:rPr>
        <w:t>Appendix C - Correlation network</w:t>
      </w:r>
    </w:p>
    <w:p w14:paraId="26A2BAB1" w14:textId="77777777" w:rsidR="003014A6" w:rsidRDefault="00F903DB" w:rsidP="008034E5">
      <w:pPr>
        <w:bidi w:val="0"/>
        <w:ind w:left="720"/>
        <w:rPr>
          <w:rFonts w:ascii="Calibri" w:hAnsi="Calibri" w:cs="Calibri"/>
        </w:rPr>
      </w:pPr>
      <w:r>
        <w:rPr>
          <w:rFonts w:ascii="Calibri" w:hAnsi="Calibri" w:cs="Calibri"/>
        </w:rPr>
        <w:t>Visualizes only the strongest correlations (|r|≥0.85) among variables. Complements the Pearson matrix but adds limited quantitative insight, so it is moved to the appendix.</w:t>
      </w:r>
    </w:p>
    <w:p w14:paraId="4BE0E062" w14:textId="301586E1" w:rsidR="003014A6" w:rsidRDefault="00F903DB" w:rsidP="008034E5">
      <w:pPr>
        <w:bidi w:val="0"/>
        <w:ind w:left="720"/>
        <w:rPr>
          <w:rFonts w:ascii="Calibri" w:hAnsi="Calibri" w:cs="Calibri"/>
        </w:rPr>
      </w:pPr>
      <w:r>
        <w:rPr>
          <w:noProof/>
        </w:rPr>
        <w:lastRenderedPageBreak/>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77777777" w:rsidR="003014A6" w:rsidRPr="006049B4" w:rsidRDefault="00F903DB" w:rsidP="003014A6">
                            <w:pPr>
                              <w:pStyle w:val="Caption"/>
                              <w:bidi w:val="0"/>
                              <w:jc w:val="center"/>
                              <w:rPr>
                                <w:noProof/>
                              </w:rPr>
                            </w:pPr>
                            <w:bookmarkStart w:id="100" w:name="_Toc223013463"/>
                            <w:r>
                              <w:t xml:space="preserve">Figure </w:t>
                            </w:r>
                            <w:r>
                              <w:fldChar w:fldCharType="begin"/>
                            </w:r>
                            <w:r>
                              <w:instrText xml:space="preserve"> SEQ Figure \* ARABIC </w:instrText>
                            </w:r>
                            <w:r>
                              <w:fldChar w:fldCharType="separate"/>
                            </w:r>
                            <w:r>
                              <w:rPr>
                                <w:noProof/>
                              </w:rPr>
                              <w:t>25</w:t>
                            </w:r>
                            <w:r>
                              <w:rPr>
                                <w:noProof/>
                              </w:rPr>
                              <w:fldChar w:fldCharType="end"/>
                            </w:r>
                            <w:r>
                              <w:rPr>
                                <w:noProof/>
                              </w:rPr>
                              <w:t xml:space="preserve"> - Correlation network</w:t>
                            </w:r>
                            <w:bookmarkEnd w:id="10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left:0;text-align:left;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77777777" w:rsidR="003014A6" w:rsidRPr="006049B4" w:rsidRDefault="00F903DB" w:rsidP="003014A6">
                      <w:pPr>
                        <w:pStyle w:val="Caption"/>
                        <w:bidi w:val="0"/>
                        <w:jc w:val="center"/>
                        <w:rPr>
                          <w:noProof/>
                        </w:rPr>
                      </w:pPr>
                      <w:bookmarkStart w:id="101" w:name="_Toc223013463"/>
                      <w:r>
                        <w:t xml:space="preserve">Figure </w:t>
                      </w:r>
                      <w:r>
                        <w:fldChar w:fldCharType="begin"/>
                      </w:r>
                      <w:r>
                        <w:instrText xml:space="preserve"> SEQ Figure \* ARABIC </w:instrText>
                      </w:r>
                      <w:r>
                        <w:fldChar w:fldCharType="separate"/>
                      </w:r>
                      <w:r>
                        <w:rPr>
                          <w:noProof/>
                        </w:rPr>
                        <w:t>25</w:t>
                      </w:r>
                      <w:r>
                        <w:rPr>
                          <w:noProof/>
                        </w:rPr>
                        <w:fldChar w:fldCharType="end"/>
                      </w:r>
                      <w:r>
                        <w:rPr>
                          <w:noProof/>
                        </w:rPr>
                        <w:t xml:space="preserve"> - Correlation network</w:t>
                      </w:r>
                      <w:bookmarkEnd w:id="101"/>
                    </w:p>
                  </w:txbxContent>
                </v:textbox>
                <w10:wrap type="square"/>
              </v:shape>
            </w:pict>
          </mc:Fallback>
        </mc:AlternateContent>
      </w:r>
      <w:r>
        <w:rPr>
          <w:noProof/>
        </w:rPr>
        <w:drawing>
          <wp:anchor distT="0" distB="0" distL="114300" distR="114300" simplePos="0" relativeHeight="251658240" behindDoc="0" locked="0" layoutInCell="1" allowOverlap="1" wp14:anchorId="3C9CEC84" wp14:editId="6D5E8E92">
            <wp:simplePos x="0" y="0"/>
            <wp:positionH relativeFrom="column">
              <wp:posOffset>-1132840</wp:posOffset>
            </wp:positionH>
            <wp:positionV relativeFrom="paragraph">
              <wp:posOffset>186690</wp:posOffset>
            </wp:positionV>
            <wp:extent cx="7452995" cy="3620770"/>
            <wp:effectExtent l="0" t="0" r="0" b="0"/>
            <wp:wrapSquare wrapText="bothSides"/>
            <wp:docPr id="607730125" name="תמונה 19" descr="תמונה שמכילה קו, תרשים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0125" name="תמונה 19" descr="תמונה שמכילה קו, תרשים  תוכן בינה מלאכותית גנרטיבית עשוי להיות שגוי."/>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7452995"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lastRenderedPageBreak/>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02" w:name="_Toc142292921"/>
      <w:r>
        <w:rPr>
          <w:rFonts w:ascii="Calibri" w:hAnsi="Calibri" w:cs="Calibri"/>
          <w:i/>
          <w:iCs/>
        </w:rPr>
        <w:t>Figure S6: Relationship between water suppliers and consumers</w:t>
      </w:r>
      <w:r>
        <w:rPr>
          <w:rFonts w:ascii="Calibri" w:hAnsi="Calibri" w:cs="Calibri"/>
          <w:i/>
          <w:iCs/>
          <w:rtl/>
        </w:rPr>
        <w:br/>
      </w:r>
    </w:p>
    <w:bookmarkEnd w:id="102"/>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m:t>
        </m:r>
        <m:r>
          <m:rPr>
            <m:sty m:val="bi"/>
          </m:rPr>
          <w:rPr>
            <w:rFonts w:ascii="Cambria Math" w:eastAsia="Aptos" w:hAnsi="Cambria Math" w:cs="Arial"/>
            <w:sz w:val="22"/>
            <w:szCs w:val="22"/>
            <w:lang w:eastAsia="en-US"/>
          </w:rPr>
          <m:t>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m:t>
        </m:r>
        <m:r>
          <m:rPr>
            <m:sty m:val="bi"/>
          </m:rPr>
          <w:rPr>
            <w:rFonts w:ascii="Cambria Math" w:eastAsia="Aptos" w:hAnsi="Cambria Math" w:cs="Arial"/>
            <w:sz w:val="22"/>
            <w:szCs w:val="22"/>
            <w:lang w:eastAsia="en-US"/>
          </w:rPr>
          <m:t>.</m:t>
        </m:r>
        <m:r>
          <m:rPr>
            <m:sty m:val="bi"/>
          </m:rPr>
          <w:rPr>
            <w:rFonts w:ascii="Cambria Math" w:eastAsia="Aptos" w:hAnsi="Cambria Math" w:cs="Arial"/>
            <w:sz w:val="22"/>
            <w:szCs w:val="22"/>
            <w:lang w:eastAsia="en-US"/>
          </w:rPr>
          <m: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m:t>
        </m:r>
        <m:r>
          <m:rPr>
            <m:sty m:val="bi"/>
          </m:rPr>
          <w:rPr>
            <w:rFonts w:ascii="Cambria Math" w:eastAsia="Aptos" w:hAnsi="Cambria Math" w:cs="Arial"/>
            <w:sz w:val="22"/>
            <w:szCs w:val="22"/>
            <w:lang w:eastAsia="en-US"/>
          </w:rPr>
          <m:t>.</m:t>
        </m:r>
        <m:r>
          <m:rPr>
            <m:sty m:val="bi"/>
          </m:rPr>
          <w:rPr>
            <w:rFonts w:ascii="Cambria Math" w:eastAsia="Aptos" w:hAnsi="Cambria Math" w:cs="Arial"/>
            <w:sz w:val="22"/>
            <w:szCs w:val="22"/>
            <w:lang w:eastAsia="en-US"/>
          </w:rPr>
          <m: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B</m:t>
        </m:r>
        <m:r>
          <w:rPr>
            <w:rFonts w:ascii="Cambria Math" w:eastAsia="Aptos" w:hAnsi="Cambria Math" w:cs="Arial"/>
            <w:sz w:val="22"/>
            <w:szCs w:val="22"/>
            <w:lang w:eastAsia="en-US"/>
          </w:rPr>
          <m:t>(</m:t>
        </m:r>
        <m:r>
          <w:rPr>
            <w:rFonts w:ascii="Cambria Math" w:eastAsia="Aptos" w:hAnsi="Cambria Math" w:cs="Arial"/>
            <w:sz w:val="22"/>
            <w:szCs w:val="22"/>
            <w:lang w:eastAsia="en-US"/>
          </w:rPr>
          <m:t>t</m:t>
        </m:r>
        <m:r>
          <w:rPr>
            <w:rFonts w:ascii="Cambria Math" w:eastAsia="Aptos" w:hAnsi="Cambria Math" w:cs="Arial"/>
            <w:sz w:val="22"/>
            <w:szCs w:val="22"/>
            <w:lang w:eastAsia="en-US"/>
          </w:rPr>
          <m:t>)=</m:t>
        </m:r>
        <m:r>
          <w:rPr>
            <w:rFonts w:ascii="Cambria Math" w:eastAsia="Aptos" w:hAnsi="Cambria Math" w:cs="Arial"/>
            <w:sz w:val="22"/>
            <w:szCs w:val="22"/>
            <w:lang w:eastAsia="en-US"/>
          </w:rPr>
          <m: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F</m:t>
        </m:r>
        <m:r>
          <w:rPr>
            <w:rFonts w:ascii="Cambria Math" w:eastAsia="Aptos" w:hAnsi="Cambria Math" w:cs="Arial"/>
            <w:sz w:val="22"/>
            <w:szCs w:val="22"/>
            <w:lang w:eastAsia="en-US"/>
          </w:rPr>
          <m:t>.</m:t>
        </m:r>
        <m:r>
          <w:rPr>
            <w:rFonts w:ascii="Cambria Math" w:eastAsia="Aptos" w:hAnsi="Cambria Math" w:cs="Arial"/>
            <w:sz w:val="22"/>
            <w:szCs w:val="22"/>
            <w:lang w:eastAsia="en-US"/>
          </w:rPr>
          <m: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T</m:t>
        </m:r>
        <m:r>
          <w:rPr>
            <w:rFonts w:ascii="Cambria Math" w:eastAsia="Aptos" w:hAnsi="Cambria Math" w:cs="Arial"/>
            <w:sz w:val="22"/>
            <w:szCs w:val="22"/>
            <w:lang w:eastAsia="en-US"/>
          </w:rPr>
          <m:t>.</m:t>
        </m:r>
        <m:r>
          <w:rPr>
            <w:rFonts w:ascii="Cambria Math" w:eastAsia="Aptos" w:hAnsi="Cambria Math" w:cs="Arial"/>
            <w:sz w:val="22"/>
            <w:szCs w:val="22"/>
            <w:lang w:eastAsia="en-US"/>
          </w:rPr>
          <m: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03"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03"/>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04"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m:t>
                </m:r>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04"/>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m:t>
        </m:r>
        <m:r>
          <w:rPr>
            <w:rFonts w:ascii="Cambria Math" w:eastAsia="Aptos" w:hAnsi="Cambria Math" w:cs="Arial"/>
            <w:sz w:val="22"/>
            <w:szCs w:val="22"/>
            <w:lang w:eastAsia="en-US"/>
          </w:rPr>
          <m:t>p</m:t>
        </m:r>
        <m:r>
          <w:rPr>
            <w:rFonts w:ascii="Cambria Math" w:eastAsia="Aptos" w:hAnsi="Cambria Math" w:cs="Arial"/>
            <w:sz w:val="22"/>
            <w:szCs w:val="22"/>
            <w:lang w:eastAsia="en-US"/>
          </w:rPr>
          <m:t>.</m:t>
        </m:r>
        <m:r>
          <w:rPr>
            <w:rFonts w:ascii="Cambria Math" w:eastAsia="Aptos" w:hAnsi="Cambria Math" w:cs="Arial"/>
            <w:sz w:val="22"/>
            <w:szCs w:val="22"/>
            <w:lang w:eastAsia="en-US"/>
          </w:rPr>
          <m:t>c</m:t>
        </m:r>
        <m:r>
          <w:rPr>
            <w:rFonts w:ascii="Cambria Math" w:eastAsia="Aptos" w:hAnsi="Cambria Math" w:cs="Arial"/>
            <w:sz w:val="22"/>
            <w:szCs w:val="22"/>
            <w:lang w:eastAsia="en-US"/>
          </w:rPr>
          <m:t>*</m:t>
        </m:r>
        <m:r>
          <w:rPr>
            <w:rFonts w:ascii="Cambria Math" w:eastAsia="Aptos" w:hAnsi="Cambria Math" w:cs="Arial"/>
            <w:sz w:val="22"/>
            <w:szCs w:val="22"/>
            <w:lang w:eastAsia="en-US"/>
          </w:rPr>
          <m:t>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05" w:name="_Toc142292923"/>
    </w:p>
    <w:bookmarkEnd w:id="105"/>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m:t>
          </m:r>
          <m:r>
            <w:rPr>
              <w:rFonts w:ascii="Cambria Math" w:eastAsia="Aptos" w:hAnsi="Cambria Math" w:cs="Arial"/>
              <w:sz w:val="22"/>
              <w:szCs w:val="22"/>
              <w:lang w:eastAsia="en-US"/>
            </w:rPr>
            <m:t>p</m:t>
          </m:r>
          <m:r>
            <w:rPr>
              <w:rFonts w:ascii="Cambria Math" w:eastAsia="Aptos" w:hAnsi="Cambria Math" w:cs="Arial"/>
              <w:sz w:val="22"/>
              <w:szCs w:val="22"/>
              <w:lang w:eastAsia="en-US"/>
            </w:rPr>
            <m:t>.</m:t>
          </m:r>
          <m:r>
            <w:rPr>
              <w:rFonts w:ascii="Cambria Math" w:eastAsia="Aptos" w:hAnsi="Cambria Math" w:cs="Arial"/>
              <w:sz w:val="22"/>
              <w:szCs w:val="22"/>
              <w:lang w:eastAsia="en-US"/>
            </w:rPr>
            <m:t>c</m:t>
          </m:r>
          <m:r>
            <w:rPr>
              <w:rFonts w:ascii="Cambria Math" w:eastAsia="Aptos" w:hAnsi="Cambria Math" w:cs="Arial"/>
              <w:sz w:val="22"/>
              <w:szCs w:val="22"/>
              <w:lang w:eastAsia="en-US"/>
            </w:rPr>
            <m:t>*</m:t>
          </m:r>
          <m:r>
            <w:rPr>
              <w:rFonts w:ascii="Cambria Math" w:eastAsia="Aptos" w:hAnsi="Cambria Math" w:cs="Arial"/>
              <w:sz w:val="22"/>
              <w:szCs w:val="22"/>
              <w:lang w:eastAsia="en-US"/>
            </w:rPr>
            <m:t>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lastRenderedPageBreak/>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06"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m:t>
        </m:r>
        <m:r>
          <w:rPr>
            <w:rFonts w:ascii="Cambria Math" w:eastAsia="Aptos" w:hAnsi="Cambria Math" w:cs="Arial"/>
            <w:sz w:val="22"/>
            <w:szCs w:val="22"/>
            <w:lang w:eastAsia="en-US"/>
          </w:rPr>
          <m:t>.</m:t>
        </m:r>
        <m:r>
          <w:rPr>
            <w:rFonts w:ascii="Cambria Math" w:eastAsia="Aptos" w:hAnsi="Cambria Math" w:cs="Arial"/>
            <w:sz w:val="22"/>
            <w:szCs w:val="22"/>
            <w:lang w:eastAsia="en-US"/>
          </w:rPr>
          <m:t>p</m:t>
        </m:r>
        <m:r>
          <w:rPr>
            <w:rFonts w:ascii="Cambria Math" w:eastAsia="Aptos" w:hAnsi="Cambria Math" w:cs="Arial"/>
            <w:sz w:val="22"/>
            <w:szCs w:val="22"/>
            <w:lang w:eastAsia="en-US"/>
          </w:rPr>
          <m:t>.</m:t>
        </m:r>
        <m:r>
          <w:rPr>
            <w:rFonts w:ascii="Cambria Math" w:eastAsia="Aptos" w:hAnsi="Cambria Math" w:cs="Arial"/>
            <w:sz w:val="22"/>
            <w:szCs w:val="22"/>
            <w:lang w:eastAsia="en-US"/>
          </w:rPr>
          <m:t>c</m:t>
        </m:r>
        <m:r>
          <w:rPr>
            <w:rFonts w:ascii="Cambria Math" w:eastAsia="Aptos" w:hAnsi="Cambria Math" w:cs="Arial"/>
            <w:sz w:val="22"/>
            <w:szCs w:val="22"/>
            <w:lang w:eastAsia="en-US"/>
          </w:rPr>
          <m:t>(</m:t>
        </m:r>
        <m:r>
          <w:rPr>
            <w:rFonts w:ascii="Cambria Math" w:eastAsia="Aptos" w:hAnsi="Cambria Math" w:cs="Arial"/>
            <w:sz w:val="22"/>
            <w:szCs w:val="22"/>
            <w:lang w:eastAsia="en-US"/>
          </w:rPr>
          <m:t>t</m:t>
        </m:r>
        <m:r>
          <w:rPr>
            <w:rFonts w:ascii="Cambria Math" w:eastAsia="Aptos" w:hAnsi="Cambria Math" w:cs="Arial"/>
            <w:sz w:val="22"/>
            <w:szCs w:val="22"/>
            <w:lang w:eastAsia="en-US"/>
          </w:rPr>
          <m: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m:t>
        </m:r>
        <m:r>
          <w:rPr>
            <w:rFonts w:ascii="Cambria Math" w:eastAsia="Aptos" w:hAnsi="Cambria Math" w:cs="Arial"/>
            <w:sz w:val="22"/>
            <w:szCs w:val="22"/>
            <w:lang w:eastAsia="en-US"/>
          </w:rPr>
          <m:t>t</m:t>
        </m:r>
        <m:r>
          <w:rPr>
            <w:rFonts w:ascii="Cambria Math" w:eastAsia="Aptos" w:hAnsi="Cambria Math" w:cs="Arial"/>
            <w:sz w:val="22"/>
            <w:szCs w:val="22"/>
            <w:lang w:eastAsia="en-US"/>
          </w:rPr>
          <m: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a</m:t>
          </m:r>
          <m:r>
            <w:rPr>
              <w:rFonts w:ascii="Cambria Math" w:eastAsia="Aptos" w:hAnsi="Cambria Math" w:cs="Arial"/>
              <w:sz w:val="22"/>
              <w:szCs w:val="22"/>
              <w:lang w:eastAsia="en-US"/>
            </w:rPr>
            <m:t>.</m:t>
          </m:r>
          <m:r>
            <w:rPr>
              <w:rFonts w:ascii="Cambria Math" w:eastAsia="Aptos" w:hAnsi="Cambria Math" w:cs="Arial"/>
              <w:sz w:val="22"/>
              <w:szCs w:val="22"/>
              <w:lang w:eastAsia="en-US"/>
            </w:rPr>
            <m:t>p</m:t>
          </m:r>
          <m:r>
            <w:rPr>
              <w:rFonts w:ascii="Cambria Math" w:eastAsia="Aptos" w:hAnsi="Cambria Math" w:cs="Arial"/>
              <w:sz w:val="22"/>
              <w:szCs w:val="22"/>
              <w:lang w:eastAsia="en-US"/>
            </w:rPr>
            <m:t>.</m:t>
          </m:r>
          <m:r>
            <w:rPr>
              <w:rFonts w:ascii="Cambria Math" w:eastAsia="Aptos" w:hAnsi="Cambria Math" w:cs="Arial"/>
              <w:sz w:val="22"/>
              <w:szCs w:val="22"/>
              <w:lang w:eastAsia="en-US"/>
            </w:rPr>
            <m:t>c</m:t>
          </m:r>
          <m:r>
            <w:rPr>
              <w:rFonts w:ascii="Cambria Math" w:eastAsia="Aptos" w:hAnsi="Cambria Math" w:cs="Arial"/>
              <w:sz w:val="22"/>
              <w:szCs w:val="22"/>
              <w:lang w:eastAsia="en-US"/>
            </w:rPr>
            <m:t>*</m:t>
          </m:r>
          <m:r>
            <w:rPr>
              <w:rFonts w:ascii="Cambria Math" w:eastAsia="Aptos" w:hAnsi="Cambria Math" w:cs="Arial"/>
              <w:sz w:val="22"/>
              <w:szCs w:val="22"/>
              <w:lang w:eastAsia="en-US"/>
            </w:rPr>
            <m:t>P</m:t>
          </m:r>
          <m:r>
            <w:rPr>
              <w:rFonts w:ascii="Cambria Math" w:eastAsia="Aptos" w:hAnsi="Cambria Math" w:cs="Arial"/>
              <w:sz w:val="22"/>
              <w:szCs w:val="22"/>
              <w:lang w:eastAsia="en-US"/>
            </w:rPr>
            <m:t>(</m:t>
          </m:r>
          <m:r>
            <w:rPr>
              <w:rFonts w:ascii="Cambria Math" w:eastAsia="Aptos" w:hAnsi="Cambria Math" w:cs="Arial"/>
              <w:sz w:val="22"/>
              <w:szCs w:val="22"/>
              <w:lang w:eastAsia="en-US"/>
            </w:rPr>
            <m:t>t</m:t>
          </m:r>
          <m:r>
            <w:rPr>
              <w:rFonts w:ascii="Cambria Math" w:eastAsia="Aptos" w:hAnsi="Cambria Math" w:cs="Arial"/>
              <w:sz w:val="22"/>
              <w:szCs w:val="22"/>
              <w:lang w:eastAsia="en-US"/>
            </w:rPr>
            <m:t>)</m:t>
          </m:r>
        </m:oMath>
      </m:oMathPara>
      <w:bookmarkEnd w:id="106"/>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07" w:name="_Hlk146112307"/>
      <m:oMathPara>
        <m:oMath>
          <m:r>
            <w:rPr>
              <w:rFonts w:ascii="Cambria Math" w:eastAsia="Aptos" w:hAnsi="Cambria Math" w:cs="Arial"/>
              <w:sz w:val="22"/>
              <w:szCs w:val="22"/>
              <w:lang w:eastAsia="en-US"/>
            </w:rPr>
            <m:t>F</m:t>
          </m:r>
          <m:r>
            <w:rPr>
              <w:rFonts w:ascii="Cambria Math" w:eastAsia="Aptos" w:hAnsi="Cambria Math" w:cs="Arial"/>
              <w:sz w:val="22"/>
              <w:szCs w:val="22"/>
              <w:lang w:eastAsia="en-US"/>
            </w:rPr>
            <m:t>.</m:t>
          </m:r>
          <m:r>
            <w:rPr>
              <w:rFonts w:ascii="Cambria Math" w:eastAsia="Aptos" w:hAnsi="Cambria Math" w:cs="Arial"/>
              <w:sz w:val="22"/>
              <w:szCs w:val="22"/>
              <w:lang w:eastAsia="en-US"/>
            </w:rPr>
            <m: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p</m:t>
          </m:r>
          <m:r>
            <w:rPr>
              <w:rFonts w:ascii="Cambria Math" w:eastAsia="Aptos" w:hAnsi="Cambria Math" w:cs="Arial"/>
              <w:sz w:val="22"/>
              <w:szCs w:val="22"/>
              <w:lang w:eastAsia="en-US"/>
            </w:rPr>
            <m:t>.</m:t>
          </m:r>
          <m:r>
            <w:rPr>
              <w:rFonts w:ascii="Cambria Math" w:eastAsia="Aptos" w:hAnsi="Cambria Math" w:cs="Arial"/>
              <w:sz w:val="22"/>
              <w:szCs w:val="22"/>
              <w:lang w:eastAsia="en-US"/>
            </w:rPr>
            <m:t>p</m:t>
          </m:r>
          <m:r>
            <w:rPr>
              <w:rFonts w:ascii="Cambria Math" w:eastAsia="Aptos" w:hAnsi="Cambria Math" w:cs="Arial"/>
              <w:sz w:val="22"/>
              <w:szCs w:val="22"/>
              <w:lang w:eastAsia="en-US"/>
            </w:rPr>
            <m:t>.</m:t>
          </m:r>
          <m:r>
            <w:rPr>
              <w:rFonts w:ascii="Cambria Math" w:eastAsia="Aptos" w:hAnsi="Cambria Math" w:cs="Arial"/>
              <w:sz w:val="22"/>
              <w:szCs w:val="22"/>
              <w:lang w:eastAsia="en-US"/>
            </w:rPr>
            <m:t>c</m:t>
          </m:r>
          <m:r>
            <w:rPr>
              <w:rFonts w:ascii="Cambria Math" w:eastAsia="Aptos" w:hAnsi="Cambria Math" w:cs="Arial"/>
              <w:sz w:val="22"/>
              <w:szCs w:val="22"/>
              <w:lang w:eastAsia="en-US"/>
            </w:rPr>
            <m:t>*</m:t>
          </m:r>
          <m:r>
            <w:rPr>
              <w:rFonts w:ascii="Cambria Math" w:eastAsia="Aptos" w:hAnsi="Cambria Math" w:cs="Arial"/>
              <w:sz w:val="22"/>
              <w:szCs w:val="22"/>
              <w:lang w:eastAsia="en-US"/>
            </w:rPr>
            <m:t>P</m:t>
          </m:r>
          <m:r>
            <w:rPr>
              <w:rFonts w:ascii="Cambria Math" w:eastAsia="Aptos" w:hAnsi="Cambria Math" w:cs="Arial"/>
              <w:sz w:val="22"/>
              <w:szCs w:val="22"/>
              <w:lang w:eastAsia="en-US"/>
            </w:rPr>
            <m:t>.</m:t>
          </m:r>
          <m:r>
            <w:rPr>
              <w:rFonts w:ascii="Cambria Math" w:eastAsia="Aptos" w:hAnsi="Cambria Math" w:cs="Arial"/>
              <w:sz w:val="22"/>
              <w:szCs w:val="22"/>
              <w:lang w:eastAsia="en-US"/>
            </w:rPr>
            <m:t>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J</m:t>
          </m:r>
        </m:oMath>
      </m:oMathPara>
      <w:bookmarkEnd w:id="107"/>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m:t>
          </m:r>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m:t>
          </m:r>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F</m:t>
          </m:r>
          <m:r>
            <w:rPr>
              <w:rFonts w:ascii="Cambria Math" w:eastAsia="Aptos" w:hAnsi="Cambria Math" w:cs="Arial"/>
              <w:sz w:val="22"/>
              <w:szCs w:val="22"/>
              <w:lang w:eastAsia="en-US"/>
            </w:rPr>
            <m:t>.</m:t>
          </m:r>
          <m:r>
            <w:rPr>
              <w:rFonts w:ascii="Cambria Math" w:eastAsia="Aptos" w:hAnsi="Cambria Math" w:cs="Arial"/>
              <w:sz w:val="22"/>
              <w:szCs w:val="22"/>
              <w:lang w:eastAsia="en-US"/>
            </w:rPr>
            <m: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T</m:t>
          </m:r>
          <m:r>
            <w:rPr>
              <w:rFonts w:ascii="Cambria Math" w:eastAsia="Aptos" w:hAnsi="Cambria Math" w:cs="Arial"/>
              <w:sz w:val="22"/>
              <w:szCs w:val="22"/>
              <w:lang w:eastAsia="en-US"/>
            </w:rPr>
            <m:t>.</m:t>
          </m:r>
          <m:r>
            <w:rPr>
              <w:rFonts w:ascii="Cambria Math" w:eastAsia="Aptos" w:hAnsi="Cambria Math" w:cs="Arial"/>
              <w:sz w:val="22"/>
              <w:szCs w:val="22"/>
              <w:lang w:eastAsia="en-US"/>
            </w:rPr>
            <m: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08"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r>
      <w:r>
        <w:rPr>
          <w:rFonts w:ascii="Calibri" w:hAnsi="Calibri" w:cs="Calibri"/>
        </w:rP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08"/>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3"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Production and consumption of water (Central Bureau of Statistics, 2022)</w:t>
        </w:r>
      </w:hyperlink>
      <w:bookmarkStart w:id="109" w:name="_Ref142481691"/>
    </w:p>
    <w:p w14:paraId="7ABCBA5F"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The Israeli population forecast (Central Bureau of Statistics, 2019)</w:t>
        </w:r>
      </w:hyperlink>
      <w:bookmarkEnd w:id="109"/>
    </w:p>
    <w:p w14:paraId="3546B9A9" w14:textId="77777777" w:rsidR="00DF3096" w:rsidRPr="00EC0EFA" w:rsidRDefault="00DF3096" w:rsidP="008034E5">
      <w:pPr>
        <w:numPr>
          <w:ilvl w:val="0"/>
          <w:numId w:val="4"/>
        </w:numPr>
        <w:bidi w:val="0"/>
        <w:rPr>
          <w:rFonts w:ascii="Calibri" w:hAnsi="Calibri" w:cs="Calibri"/>
        </w:rPr>
      </w:pPr>
      <w:hyperlink r:id="rId46"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7"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r>
      <w:r>
        <w:rPr>
          <w:rFonts w:ascii="Calibri" w:hAnsi="Calibri" w:cs="Calibri"/>
        </w:rP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w:t>
      </w:r>
      <w:r>
        <w:rPr>
          <w:rFonts w:ascii="Calibri" w:hAnsi="Calibri" w:cs="Calibri"/>
        </w:rPr>
        <w:t>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 xml:space="preserve">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w:t>
      </w:r>
      <w:r>
        <w:rPr>
          <w:rFonts w:ascii="Calibri" w:hAnsi="Calibri" w:cs="Calibri"/>
          <w:rtl/>
        </w:rPr>
        <w:lastRenderedPageBreak/>
        <w:t>(כ־245,000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 xml:space="preserve">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w:t>
      </w:r>
      <w:r>
        <w:rPr>
          <w:rFonts w:ascii="Calibri" w:hAnsi="Calibri" w:cs="Calibri"/>
          <w:rtl/>
        </w:rPr>
        <w:t>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xml:space="preserve">: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w:t>
      </w:r>
      <w:r>
        <w:rPr>
          <w:rFonts w:ascii="Calibri" w:hAnsi="Calibri" w:cs="Calibri"/>
          <w:rtl/>
        </w:rPr>
        <w:t>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8"/>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laude" w:date="2026-09-29T14:12:00Z" w:initials="C">
    <w:p w14:paraId="6202EC69" w14:textId="77777777" w:rsidR="00D76FA6" w:rsidRDefault="00F903DB">
      <w:r>
        <w:rPr>
          <w:rStyle w:val="CommentReference"/>
        </w:rPr>
        <w:annotationRef/>
      </w:r>
      <w:r>
        <w:rPr>
          <w:color w:val="000000"/>
          <w:sz w:val="20"/>
          <w:szCs w:val="20"/>
        </w:rPr>
        <w:t>Abstract to be rewritten at the end, after nuclear results are final. Several statements here no longer match the new results (RE range, cost comparison fossil vs RE, budget/land ranges, "air pollution" – the model includes carbon cost only, scenario selection method).</w:t>
      </w:r>
    </w:p>
  </w:comment>
  <w:comment w:id="54" w:author="Raziel Riemer" w:date="2026-09-01T09:14:00Z" w:initials="R.R">
    <w:p w14:paraId="73D99AF0" w14:textId="77777777" w:rsidR="005253E1" w:rsidRDefault="005253E1" w:rsidP="005253E1">
      <w:pPr>
        <w:pStyle w:val="CommentText"/>
        <w:bidi w:val="0"/>
      </w:pPr>
      <w:r>
        <w:rPr>
          <w:rStyle w:val="CommentReference"/>
        </w:rPr>
        <w:annotationRef/>
      </w:r>
      <w:r>
        <w:rPr>
          <w:rFonts w:hint="eastAsia"/>
          <w:rtl/>
        </w:rPr>
        <w:t>להגדיל</w:t>
      </w:r>
      <w:r>
        <w:rPr>
          <w:rtl/>
        </w:rPr>
        <w:t xml:space="preserve"> פונטים של צירים ו </w:t>
      </w:r>
      <w:r>
        <w:t>legned</w:t>
      </w:r>
    </w:p>
  </w:comment>
  <w:comment w:id="56" w:author="Raziel Riemer" w:date="2026-09-02T11:46:00Z" w:initials="R.R">
    <w:p w14:paraId="06CB74FD" w14:textId="77777777" w:rsidR="00CA5D4A" w:rsidRDefault="00CA5D4A" w:rsidP="00CA5D4A">
      <w:pPr>
        <w:pStyle w:val="CommentText"/>
        <w:bidi w:val="0"/>
        <w:rPr>
          <w:rtl/>
        </w:rPr>
      </w:pPr>
      <w:r>
        <w:rPr>
          <w:rStyle w:val="CommentReference"/>
        </w:rPr>
        <w:annotationRef/>
      </w:r>
      <w:r>
        <w:rPr>
          <w:rFonts w:hint="eastAsia"/>
          <w:rtl/>
        </w:rPr>
        <w:t>איך</w:t>
      </w:r>
      <w:r>
        <w:rPr>
          <w:rtl/>
        </w:rPr>
        <w:t xml:space="preserve"> עליות הן שקל לקוטש?</w:t>
      </w:r>
      <w:r>
        <w:rPr>
          <w:rtl/>
        </w:rPr>
        <w:br/>
      </w:r>
      <w:r>
        <w:rPr>
          <w:rFonts w:hint="eastAsia"/>
          <w:rtl/>
        </w:rPr>
        <w:t>היום</w:t>
      </w:r>
      <w:r>
        <w:rPr>
          <w:rtl/>
        </w:rPr>
        <w:t xml:space="preserve"> זה בערך חצי שקל</w:t>
      </w:r>
      <w:r>
        <w:rPr>
          <w:rtl/>
        </w:rPr>
        <w:br/>
      </w:r>
      <w:r>
        <w:rPr>
          <w:rFonts w:hint="eastAsia"/>
          <w:rtl/>
        </w:rPr>
        <w:t>מה</w:t>
      </w:r>
      <w:r>
        <w:rPr>
          <w:rtl/>
        </w:rPr>
        <w:t xml:space="preserve"> זה הנקודות האדומות?</w:t>
      </w:r>
      <w:r>
        <w:rPr>
          <w:rtl/>
        </w:rPr>
        <w:br/>
      </w:r>
      <w:r>
        <w:rPr>
          <w:rFonts w:hint="eastAsia"/>
          <w:rtl/>
        </w:rPr>
        <w:t>מה</w:t>
      </w:r>
      <w:r>
        <w:rPr>
          <w:rtl/>
        </w:rPr>
        <w:t xml:space="preserve"> הן הנקודות השחורות?</w:t>
      </w:r>
      <w:r>
        <w:rPr>
          <w:rtl/>
        </w:rPr>
        <w:br/>
      </w:r>
      <w:r>
        <w:rPr>
          <w:rtl/>
        </w:rPr>
        <w:br/>
      </w:r>
      <w:r>
        <w:t>you have three legends but none of them is used</w:t>
      </w:r>
    </w:p>
  </w:comment>
  <w:comment w:id="57" w:author="Raziel Riemer" w:date="2026-09-02T12:06:00Z" w:initials="R.R">
    <w:p w14:paraId="076BA3DF" w14:textId="77777777" w:rsidR="004A20D0" w:rsidRDefault="004A20D0" w:rsidP="004A20D0">
      <w:pPr>
        <w:pStyle w:val="CommentText"/>
        <w:bidi w:val="0"/>
      </w:pPr>
      <w:r>
        <w:rPr>
          <w:rStyle w:val="CommentReference"/>
        </w:rPr>
        <w:annotationRef/>
      </w:r>
      <w:r>
        <w:rPr>
          <w:rFonts w:hint="eastAsia"/>
          <w:rtl/>
        </w:rPr>
        <w:t>כל</w:t>
      </w:r>
      <w:r>
        <w:rPr>
          <w:rtl/>
        </w:rPr>
        <w:t xml:space="preserve"> הסיפור הזה לא רואים מתוך הגרפים</w:t>
      </w:r>
      <w:r>
        <w:rPr>
          <w:rtl/>
        </w:rPr>
        <w:br/>
      </w:r>
      <w:r>
        <w:rPr>
          <w:rFonts w:hint="eastAsia"/>
          <w:rtl/>
        </w:rPr>
        <w:t>זה</w:t>
      </w:r>
      <w:r>
        <w:rPr>
          <w:rtl/>
        </w:rPr>
        <w:t xml:space="preserve"> אולי נכון למודל של </w:t>
      </w:r>
      <w:r>
        <w:t>NZO</w:t>
      </w:r>
      <w:r>
        <w:rPr>
          <w:rtl/>
        </w:rPr>
        <w:t xml:space="preserve"> אבל פה לא רואים את זה </w:t>
      </w:r>
    </w:p>
  </w:comment>
  <w:comment w:id="67" w:author="Raziel Riemer" w:date="2026-09-02T12:08:00Z" w:initials="R.R">
    <w:p w14:paraId="640B5718" w14:textId="77777777" w:rsidR="004A20D0" w:rsidRDefault="004A20D0" w:rsidP="004A20D0">
      <w:pPr>
        <w:pStyle w:val="CommentText"/>
        <w:bidi w:val="0"/>
      </w:pPr>
      <w:r>
        <w:rPr>
          <w:rStyle w:val="CommentReference"/>
        </w:rPr>
        <w:annotationRef/>
      </w:r>
      <w:r>
        <w:rPr>
          <w:rFonts w:hint="eastAsia"/>
          <w:rtl/>
        </w:rPr>
        <w:t>לגדיל</w:t>
      </w:r>
      <w:r>
        <w:rPr>
          <w:rtl/>
        </w:rPr>
        <w:t xml:space="preserve"> פונטים של צירים וסברים של נתונים</w:t>
      </w:r>
    </w:p>
  </w:comment>
  <w:comment w:id="68" w:author="Raziel Riemer" w:date="2026-02-26T20:37:00Z" w:initials="R.R">
    <w:p w14:paraId="225A63A9" w14:textId="2996A62E" w:rsidR="00D26E0E" w:rsidRDefault="00F903DB" w:rsidP="00D26E0E">
      <w:pPr>
        <w:pStyle w:val="CommentText"/>
        <w:bidi w:val="0"/>
      </w:pPr>
      <w:r>
        <w:rPr>
          <w:rStyle w:val="CommentReference"/>
        </w:rPr>
        <w:annotationRef/>
      </w:r>
      <w:r>
        <w:t>Is this total? Event of full discharge per year?</w:t>
      </w:r>
    </w:p>
    <w:p w14:paraId="5B3A696F" w14:textId="77777777" w:rsidR="00D26E0E" w:rsidRDefault="00F903DB" w:rsidP="00D26E0E">
      <w:pPr>
        <w:pStyle w:val="CommentText"/>
        <w:bidi w:val="0"/>
      </w:pPr>
      <w:r>
        <w:t>Further what does it mean</w:t>
      </w:r>
    </w:p>
  </w:comment>
  <w:comment w:id="69" w:author="itay simonson" w:date="2026-09-27T08:43:00Z" w:initials="is">
    <w:p w14:paraId="3F533FAF" w14:textId="77777777" w:rsidR="00FC6A1B" w:rsidRDefault="00FC6A1B" w:rsidP="00FC6A1B">
      <w:pPr>
        <w:pStyle w:val="CommentText"/>
        <w:bidi w:val="0"/>
      </w:pPr>
      <w:r>
        <w:rPr>
          <w:rStyle w:val="CommentReference"/>
        </w:rPr>
        <w:annotationRef/>
      </w:r>
      <w:r>
        <w:rPr>
          <w:rFonts w:hint="eastAsia"/>
          <w:rtl/>
        </w:rPr>
        <w:t>אני</w:t>
      </w:r>
      <w:r>
        <w:rPr>
          <w:rtl/>
        </w:rPr>
        <w:t xml:space="preserve"> בעד למחוק</w:t>
      </w:r>
    </w:p>
  </w:comment>
  <w:comment w:id="83" w:author="Raziel Riemer" w:date="2026-09-02T12:08:00Z" w:initials="R.R">
    <w:p w14:paraId="00C9E439" w14:textId="77777777" w:rsidR="004A20D0" w:rsidRDefault="004A20D0" w:rsidP="004A20D0">
      <w:pPr>
        <w:pStyle w:val="CommentText"/>
        <w:bidi w:val="0"/>
      </w:pPr>
      <w:r>
        <w:rPr>
          <w:rStyle w:val="CommentReference"/>
        </w:rPr>
        <w:annotationRef/>
      </w:r>
      <w:r>
        <w:rPr>
          <w:rFonts w:hint="eastAsia"/>
          <w:rtl/>
        </w:rPr>
        <w:t>אשמח</w:t>
      </w:r>
      <w:r>
        <w:rPr>
          <w:rtl/>
        </w:rPr>
        <w:t xml:space="preserve"> שתיצר כזה גרף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02EC69" w15:done="0"/>
  <w15:commentEx w15:paraId="73D99AF0" w15:done="0"/>
  <w15:commentEx w15:paraId="06CB74FD" w15:done="0"/>
  <w15:commentEx w15:paraId="076BA3DF" w15:done="0"/>
  <w15:commentEx w15:paraId="640B5718" w15:done="0"/>
  <w15:commentEx w15:paraId="5B3A696F" w15:done="0"/>
  <w15:commentEx w15:paraId="3F533FAF" w15:paraIdParent="5B3A696F" w15:done="0"/>
  <w15:commentEx w15:paraId="00C9E4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3F85E" w16cex:dateUtc="2026-09-29T14:12:00Z"/>
  <w16cex:commentExtensible w16cex:durableId="77510BD8" w16cex:dateUtc="2026-09-01T06:14:00Z"/>
  <w16cex:commentExtensible w16cex:durableId="1A829820" w16cex:dateUtc="2026-09-02T08:46:00Z"/>
  <w16cex:commentExtensible w16cex:durableId="1147A0DB" w16cex:dateUtc="2026-09-02T09:06:00Z"/>
  <w16cex:commentExtensible w16cex:durableId="450A1B8C" w16cex:dateUtc="2026-09-02T09:08:00Z"/>
  <w16cex:commentExtensible w16cex:durableId="53060EF9" w16cex:dateUtc="2026-02-26T18:37:00Z"/>
  <w16cex:commentExtensible w16cex:durableId="0FE2D70B" w16cex:dateUtc="2026-09-27T05:43:00Z"/>
  <w16cex:commentExtensible w16cex:durableId="15EE5F20" w16cex:dateUtc="2026-09-0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02EC69" w16cid:durableId="7D23F85E"/>
  <w16cid:commentId w16cid:paraId="73D99AF0" w16cid:durableId="77510BD8"/>
  <w16cid:commentId w16cid:paraId="06CB74FD" w16cid:durableId="1A829820"/>
  <w16cid:commentId w16cid:paraId="076BA3DF" w16cid:durableId="1147A0DB"/>
  <w16cid:commentId w16cid:paraId="640B5718" w16cid:durableId="450A1B8C"/>
  <w16cid:commentId w16cid:paraId="5B3A696F" w16cid:durableId="53060EF9"/>
  <w16cid:commentId w16cid:paraId="3F533FAF" w16cid:durableId="0FE2D70B"/>
  <w16cid:commentId w16cid:paraId="00C9E439" w16cid:durableId="15EE5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55F28" w14:textId="77777777" w:rsidR="00F903DB" w:rsidRDefault="00F903DB">
      <w:r>
        <w:separator/>
      </w:r>
    </w:p>
  </w:endnote>
  <w:endnote w:type="continuationSeparator" w:id="0">
    <w:p w14:paraId="1A8547A9" w14:textId="77777777" w:rsidR="00F903DB" w:rsidRDefault="00F90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D7E3" w14:textId="77777777" w:rsidR="00F903DB" w:rsidRDefault="00F903DB">
      <w:r>
        <w:separator/>
      </w:r>
    </w:p>
  </w:footnote>
  <w:footnote w:type="continuationSeparator" w:id="0">
    <w:p w14:paraId="4814A835" w14:textId="77777777" w:rsidR="00F903DB" w:rsidRDefault="00F90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iel Riemer">
    <w15:presenceInfo w15:providerId="None" w15:userId="Raziel Riemer"/>
  </w15:person>
  <w15:person w15:author="itay simonson">
    <w15:presenceInfo w15:providerId="Windows Live" w15:userId="c307a44d898d15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F0A"/>
    <w:rsid w:val="0000373C"/>
    <w:rsid w:val="0001053E"/>
    <w:rsid w:val="000106E5"/>
    <w:rsid w:val="000110FD"/>
    <w:rsid w:val="00012643"/>
    <w:rsid w:val="00016300"/>
    <w:rsid w:val="000203D8"/>
    <w:rsid w:val="000205D4"/>
    <w:rsid w:val="00023F04"/>
    <w:rsid w:val="0002574B"/>
    <w:rsid w:val="00025CE2"/>
    <w:rsid w:val="00027096"/>
    <w:rsid w:val="00030735"/>
    <w:rsid w:val="00035C18"/>
    <w:rsid w:val="00035CCA"/>
    <w:rsid w:val="00036988"/>
    <w:rsid w:val="000464DD"/>
    <w:rsid w:val="000501BF"/>
    <w:rsid w:val="00051D7F"/>
    <w:rsid w:val="000563F9"/>
    <w:rsid w:val="00062F64"/>
    <w:rsid w:val="00063B39"/>
    <w:rsid w:val="000727DE"/>
    <w:rsid w:val="00073650"/>
    <w:rsid w:val="0007664A"/>
    <w:rsid w:val="00084FD3"/>
    <w:rsid w:val="0008538D"/>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F71C2"/>
    <w:rsid w:val="00100F8B"/>
    <w:rsid w:val="0010132F"/>
    <w:rsid w:val="0010258F"/>
    <w:rsid w:val="0010458A"/>
    <w:rsid w:val="00104F73"/>
    <w:rsid w:val="001058ED"/>
    <w:rsid w:val="00105E55"/>
    <w:rsid w:val="001143D3"/>
    <w:rsid w:val="00114B8A"/>
    <w:rsid w:val="001150E9"/>
    <w:rsid w:val="001160AE"/>
    <w:rsid w:val="0011714E"/>
    <w:rsid w:val="00123543"/>
    <w:rsid w:val="001249D1"/>
    <w:rsid w:val="00126042"/>
    <w:rsid w:val="00126CB9"/>
    <w:rsid w:val="00131ED2"/>
    <w:rsid w:val="00132BB4"/>
    <w:rsid w:val="00132E6F"/>
    <w:rsid w:val="00134551"/>
    <w:rsid w:val="00136959"/>
    <w:rsid w:val="001449B2"/>
    <w:rsid w:val="00146FD3"/>
    <w:rsid w:val="001470A0"/>
    <w:rsid w:val="001471AE"/>
    <w:rsid w:val="001479CC"/>
    <w:rsid w:val="00152163"/>
    <w:rsid w:val="00153D77"/>
    <w:rsid w:val="001546D9"/>
    <w:rsid w:val="00155EAC"/>
    <w:rsid w:val="001579FF"/>
    <w:rsid w:val="00160590"/>
    <w:rsid w:val="00160C52"/>
    <w:rsid w:val="001639C1"/>
    <w:rsid w:val="001643E8"/>
    <w:rsid w:val="00166AB1"/>
    <w:rsid w:val="001769AE"/>
    <w:rsid w:val="001830D6"/>
    <w:rsid w:val="001835F5"/>
    <w:rsid w:val="0018772A"/>
    <w:rsid w:val="00190D30"/>
    <w:rsid w:val="00193145"/>
    <w:rsid w:val="00193FA2"/>
    <w:rsid w:val="00194B6F"/>
    <w:rsid w:val="001A0273"/>
    <w:rsid w:val="001A5580"/>
    <w:rsid w:val="001A695A"/>
    <w:rsid w:val="001B351B"/>
    <w:rsid w:val="001B5238"/>
    <w:rsid w:val="001B5617"/>
    <w:rsid w:val="001B69CA"/>
    <w:rsid w:val="001C0DF8"/>
    <w:rsid w:val="001C0E6E"/>
    <w:rsid w:val="001C2333"/>
    <w:rsid w:val="001C4454"/>
    <w:rsid w:val="001C69AF"/>
    <w:rsid w:val="001D237E"/>
    <w:rsid w:val="001D3714"/>
    <w:rsid w:val="001D4BB2"/>
    <w:rsid w:val="001D56A3"/>
    <w:rsid w:val="001D6036"/>
    <w:rsid w:val="001E50D1"/>
    <w:rsid w:val="001E7927"/>
    <w:rsid w:val="001F0128"/>
    <w:rsid w:val="001F0E5A"/>
    <w:rsid w:val="001F251B"/>
    <w:rsid w:val="001F6B7C"/>
    <w:rsid w:val="00201F39"/>
    <w:rsid w:val="00207B93"/>
    <w:rsid w:val="0021078B"/>
    <w:rsid w:val="00211D98"/>
    <w:rsid w:val="00211DDE"/>
    <w:rsid w:val="0021248E"/>
    <w:rsid w:val="00216107"/>
    <w:rsid w:val="002213A4"/>
    <w:rsid w:val="00222293"/>
    <w:rsid w:val="0022391B"/>
    <w:rsid w:val="002312CF"/>
    <w:rsid w:val="00235E88"/>
    <w:rsid w:val="00241F1F"/>
    <w:rsid w:val="00242A88"/>
    <w:rsid w:val="002472FF"/>
    <w:rsid w:val="002501EC"/>
    <w:rsid w:val="002526C2"/>
    <w:rsid w:val="00253F5A"/>
    <w:rsid w:val="00255284"/>
    <w:rsid w:val="0026084D"/>
    <w:rsid w:val="0026126D"/>
    <w:rsid w:val="00262EF0"/>
    <w:rsid w:val="002654CE"/>
    <w:rsid w:val="0026794A"/>
    <w:rsid w:val="00270081"/>
    <w:rsid w:val="002713FC"/>
    <w:rsid w:val="0027186D"/>
    <w:rsid w:val="00276897"/>
    <w:rsid w:val="002803D9"/>
    <w:rsid w:val="00287222"/>
    <w:rsid w:val="00290DE2"/>
    <w:rsid w:val="0029139C"/>
    <w:rsid w:val="00293218"/>
    <w:rsid w:val="0029433F"/>
    <w:rsid w:val="002960FA"/>
    <w:rsid w:val="002A00A1"/>
    <w:rsid w:val="002A0CEC"/>
    <w:rsid w:val="002A1313"/>
    <w:rsid w:val="002B4743"/>
    <w:rsid w:val="002B5B68"/>
    <w:rsid w:val="002B5DB7"/>
    <w:rsid w:val="002C50C0"/>
    <w:rsid w:val="002C5D6A"/>
    <w:rsid w:val="002C698C"/>
    <w:rsid w:val="002D1101"/>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0DDF"/>
    <w:rsid w:val="004134BC"/>
    <w:rsid w:val="00414868"/>
    <w:rsid w:val="00414BC3"/>
    <w:rsid w:val="00430602"/>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69E4"/>
    <w:rsid w:val="00487A26"/>
    <w:rsid w:val="004969B9"/>
    <w:rsid w:val="004A20D0"/>
    <w:rsid w:val="004A4A1C"/>
    <w:rsid w:val="004A4E97"/>
    <w:rsid w:val="004B3A68"/>
    <w:rsid w:val="004B55EF"/>
    <w:rsid w:val="004B792D"/>
    <w:rsid w:val="004C26ED"/>
    <w:rsid w:val="004C5168"/>
    <w:rsid w:val="004C5290"/>
    <w:rsid w:val="004C61EE"/>
    <w:rsid w:val="004D3ED3"/>
    <w:rsid w:val="004D4802"/>
    <w:rsid w:val="004D71B4"/>
    <w:rsid w:val="004D7D49"/>
    <w:rsid w:val="004F2BAF"/>
    <w:rsid w:val="004F4A80"/>
    <w:rsid w:val="004F5704"/>
    <w:rsid w:val="004F5E97"/>
    <w:rsid w:val="004F6AE8"/>
    <w:rsid w:val="004F6DC5"/>
    <w:rsid w:val="00500FA8"/>
    <w:rsid w:val="00501613"/>
    <w:rsid w:val="005017DC"/>
    <w:rsid w:val="00502FA5"/>
    <w:rsid w:val="00506D4F"/>
    <w:rsid w:val="005253E1"/>
    <w:rsid w:val="005318E1"/>
    <w:rsid w:val="005322D6"/>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D3D0A"/>
    <w:rsid w:val="005D4D89"/>
    <w:rsid w:val="005E027B"/>
    <w:rsid w:val="005E0993"/>
    <w:rsid w:val="005E0A1E"/>
    <w:rsid w:val="005E1390"/>
    <w:rsid w:val="005E1A81"/>
    <w:rsid w:val="005E2314"/>
    <w:rsid w:val="005E2976"/>
    <w:rsid w:val="005E2BD6"/>
    <w:rsid w:val="005F13B2"/>
    <w:rsid w:val="005F7ACD"/>
    <w:rsid w:val="0060326D"/>
    <w:rsid w:val="006049B4"/>
    <w:rsid w:val="00604D23"/>
    <w:rsid w:val="006078DC"/>
    <w:rsid w:val="00611C75"/>
    <w:rsid w:val="00613E1F"/>
    <w:rsid w:val="00616EEF"/>
    <w:rsid w:val="00617F47"/>
    <w:rsid w:val="006204B6"/>
    <w:rsid w:val="00627A9B"/>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6D63"/>
    <w:rsid w:val="006C74EB"/>
    <w:rsid w:val="006D3FFD"/>
    <w:rsid w:val="006F3BEC"/>
    <w:rsid w:val="006F59E0"/>
    <w:rsid w:val="00700442"/>
    <w:rsid w:val="007006C9"/>
    <w:rsid w:val="00703A95"/>
    <w:rsid w:val="00712DC5"/>
    <w:rsid w:val="00713C6A"/>
    <w:rsid w:val="0072259F"/>
    <w:rsid w:val="007232D5"/>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81C2A"/>
    <w:rsid w:val="00785952"/>
    <w:rsid w:val="0079107A"/>
    <w:rsid w:val="00793D4B"/>
    <w:rsid w:val="00794178"/>
    <w:rsid w:val="00794D30"/>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BEF"/>
    <w:rsid w:val="007F0571"/>
    <w:rsid w:val="007F3685"/>
    <w:rsid w:val="00801733"/>
    <w:rsid w:val="00802874"/>
    <w:rsid w:val="00802BD4"/>
    <w:rsid w:val="008034E5"/>
    <w:rsid w:val="00804F34"/>
    <w:rsid w:val="00807223"/>
    <w:rsid w:val="00807AFE"/>
    <w:rsid w:val="00810377"/>
    <w:rsid w:val="008110E6"/>
    <w:rsid w:val="008139C7"/>
    <w:rsid w:val="0081689F"/>
    <w:rsid w:val="00817652"/>
    <w:rsid w:val="008202E0"/>
    <w:rsid w:val="00820AC3"/>
    <w:rsid w:val="00820C63"/>
    <w:rsid w:val="00823B97"/>
    <w:rsid w:val="0082474B"/>
    <w:rsid w:val="008315BC"/>
    <w:rsid w:val="00833085"/>
    <w:rsid w:val="00833A90"/>
    <w:rsid w:val="00840B39"/>
    <w:rsid w:val="00840BA9"/>
    <w:rsid w:val="008414E6"/>
    <w:rsid w:val="00843E95"/>
    <w:rsid w:val="008472A4"/>
    <w:rsid w:val="00861E39"/>
    <w:rsid w:val="00862019"/>
    <w:rsid w:val="0086237A"/>
    <w:rsid w:val="008629EA"/>
    <w:rsid w:val="00866ED2"/>
    <w:rsid w:val="008713BF"/>
    <w:rsid w:val="00873FAA"/>
    <w:rsid w:val="008871C5"/>
    <w:rsid w:val="0088794A"/>
    <w:rsid w:val="0089220C"/>
    <w:rsid w:val="008937C6"/>
    <w:rsid w:val="008A585E"/>
    <w:rsid w:val="008B21A3"/>
    <w:rsid w:val="008B5575"/>
    <w:rsid w:val="008B5A78"/>
    <w:rsid w:val="008B7C08"/>
    <w:rsid w:val="008B7F54"/>
    <w:rsid w:val="008C6409"/>
    <w:rsid w:val="008D156E"/>
    <w:rsid w:val="008D2BFD"/>
    <w:rsid w:val="008D54EF"/>
    <w:rsid w:val="008D7872"/>
    <w:rsid w:val="008E0EFA"/>
    <w:rsid w:val="008E419D"/>
    <w:rsid w:val="008F0C0D"/>
    <w:rsid w:val="008F18ED"/>
    <w:rsid w:val="008F42C6"/>
    <w:rsid w:val="008F7958"/>
    <w:rsid w:val="0090053D"/>
    <w:rsid w:val="009047D1"/>
    <w:rsid w:val="00906097"/>
    <w:rsid w:val="0092104B"/>
    <w:rsid w:val="009235A4"/>
    <w:rsid w:val="00924253"/>
    <w:rsid w:val="00927E9D"/>
    <w:rsid w:val="00927F18"/>
    <w:rsid w:val="00934154"/>
    <w:rsid w:val="00935F06"/>
    <w:rsid w:val="00935F94"/>
    <w:rsid w:val="0094151A"/>
    <w:rsid w:val="0095125C"/>
    <w:rsid w:val="009600B0"/>
    <w:rsid w:val="00960BE4"/>
    <w:rsid w:val="00971377"/>
    <w:rsid w:val="00971DDC"/>
    <w:rsid w:val="00973DE8"/>
    <w:rsid w:val="0097414E"/>
    <w:rsid w:val="00977C54"/>
    <w:rsid w:val="0099215F"/>
    <w:rsid w:val="009937F2"/>
    <w:rsid w:val="0099432C"/>
    <w:rsid w:val="0099494F"/>
    <w:rsid w:val="00997222"/>
    <w:rsid w:val="009A02D2"/>
    <w:rsid w:val="009A2E69"/>
    <w:rsid w:val="009A4166"/>
    <w:rsid w:val="009A51A0"/>
    <w:rsid w:val="009A54E0"/>
    <w:rsid w:val="009A6CF8"/>
    <w:rsid w:val="009A7F6A"/>
    <w:rsid w:val="009B0BCA"/>
    <w:rsid w:val="009B25A5"/>
    <w:rsid w:val="009B3049"/>
    <w:rsid w:val="009B5295"/>
    <w:rsid w:val="009B72D8"/>
    <w:rsid w:val="009B7D21"/>
    <w:rsid w:val="009C3B24"/>
    <w:rsid w:val="009C44DB"/>
    <w:rsid w:val="009D1E39"/>
    <w:rsid w:val="009D2351"/>
    <w:rsid w:val="009D2786"/>
    <w:rsid w:val="009D42FE"/>
    <w:rsid w:val="009D7BB0"/>
    <w:rsid w:val="009E4990"/>
    <w:rsid w:val="009E7C85"/>
    <w:rsid w:val="009F0A50"/>
    <w:rsid w:val="009F31CB"/>
    <w:rsid w:val="009F3CCD"/>
    <w:rsid w:val="009F413C"/>
    <w:rsid w:val="009F42C6"/>
    <w:rsid w:val="009F4C8B"/>
    <w:rsid w:val="009F77E2"/>
    <w:rsid w:val="00A015EE"/>
    <w:rsid w:val="00A051C8"/>
    <w:rsid w:val="00A071EB"/>
    <w:rsid w:val="00A07502"/>
    <w:rsid w:val="00A146C2"/>
    <w:rsid w:val="00A17CAD"/>
    <w:rsid w:val="00A23826"/>
    <w:rsid w:val="00A24C9D"/>
    <w:rsid w:val="00A3435D"/>
    <w:rsid w:val="00A361A0"/>
    <w:rsid w:val="00A36EC8"/>
    <w:rsid w:val="00A41E1E"/>
    <w:rsid w:val="00A43CEB"/>
    <w:rsid w:val="00A4686D"/>
    <w:rsid w:val="00A50102"/>
    <w:rsid w:val="00A51494"/>
    <w:rsid w:val="00A53E74"/>
    <w:rsid w:val="00A61C66"/>
    <w:rsid w:val="00A62375"/>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268A"/>
    <w:rsid w:val="00A92CB0"/>
    <w:rsid w:val="00A96D1B"/>
    <w:rsid w:val="00A97A0E"/>
    <w:rsid w:val="00AA28C6"/>
    <w:rsid w:val="00AA740A"/>
    <w:rsid w:val="00AB131C"/>
    <w:rsid w:val="00AB5273"/>
    <w:rsid w:val="00AB588F"/>
    <w:rsid w:val="00AC35B8"/>
    <w:rsid w:val="00AC5214"/>
    <w:rsid w:val="00AC6F2B"/>
    <w:rsid w:val="00AD3C25"/>
    <w:rsid w:val="00AD57C7"/>
    <w:rsid w:val="00AE1E2B"/>
    <w:rsid w:val="00AE293B"/>
    <w:rsid w:val="00AF7928"/>
    <w:rsid w:val="00B007ED"/>
    <w:rsid w:val="00B03898"/>
    <w:rsid w:val="00B06F94"/>
    <w:rsid w:val="00B0720A"/>
    <w:rsid w:val="00B07971"/>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7BDB"/>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943E8"/>
    <w:rsid w:val="00C94E4D"/>
    <w:rsid w:val="00CA1B71"/>
    <w:rsid w:val="00CA37E8"/>
    <w:rsid w:val="00CA43D5"/>
    <w:rsid w:val="00CA5D4A"/>
    <w:rsid w:val="00CA64AF"/>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205C4"/>
    <w:rsid w:val="00D21419"/>
    <w:rsid w:val="00D217A6"/>
    <w:rsid w:val="00D21DFA"/>
    <w:rsid w:val="00D26E0E"/>
    <w:rsid w:val="00D27E0D"/>
    <w:rsid w:val="00D3781C"/>
    <w:rsid w:val="00D40EEB"/>
    <w:rsid w:val="00D41DBB"/>
    <w:rsid w:val="00D420CC"/>
    <w:rsid w:val="00D45EF2"/>
    <w:rsid w:val="00D51783"/>
    <w:rsid w:val="00D52B27"/>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A4CBF"/>
    <w:rsid w:val="00DA59D8"/>
    <w:rsid w:val="00DA76FD"/>
    <w:rsid w:val="00DB28A8"/>
    <w:rsid w:val="00DB3A3F"/>
    <w:rsid w:val="00DB7593"/>
    <w:rsid w:val="00DC0C94"/>
    <w:rsid w:val="00DC0EEB"/>
    <w:rsid w:val="00DC1930"/>
    <w:rsid w:val="00DC1D60"/>
    <w:rsid w:val="00DC338B"/>
    <w:rsid w:val="00DC3B79"/>
    <w:rsid w:val="00DC4FAC"/>
    <w:rsid w:val="00DD098E"/>
    <w:rsid w:val="00DD1D0D"/>
    <w:rsid w:val="00DD4913"/>
    <w:rsid w:val="00DE2635"/>
    <w:rsid w:val="00DE4433"/>
    <w:rsid w:val="00DE56D3"/>
    <w:rsid w:val="00DE7A63"/>
    <w:rsid w:val="00DF2527"/>
    <w:rsid w:val="00DF2679"/>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D4E"/>
    <w:rsid w:val="00E64F81"/>
    <w:rsid w:val="00E70C53"/>
    <w:rsid w:val="00E71638"/>
    <w:rsid w:val="00E72787"/>
    <w:rsid w:val="00E7284C"/>
    <w:rsid w:val="00E8319C"/>
    <w:rsid w:val="00E906E7"/>
    <w:rsid w:val="00E940DF"/>
    <w:rsid w:val="00E95046"/>
    <w:rsid w:val="00EA2AE2"/>
    <w:rsid w:val="00EA2B6E"/>
    <w:rsid w:val="00EA4704"/>
    <w:rsid w:val="00EA68C1"/>
    <w:rsid w:val="00EB12BA"/>
    <w:rsid w:val="00EB13B2"/>
    <w:rsid w:val="00EB6CCB"/>
    <w:rsid w:val="00EB7059"/>
    <w:rsid w:val="00EC0EFA"/>
    <w:rsid w:val="00EC29EE"/>
    <w:rsid w:val="00ED48A8"/>
    <w:rsid w:val="00ED4DE9"/>
    <w:rsid w:val="00ED6044"/>
    <w:rsid w:val="00ED6DB8"/>
    <w:rsid w:val="00EE1CDC"/>
    <w:rsid w:val="00EE6AE8"/>
    <w:rsid w:val="00EF4FD9"/>
    <w:rsid w:val="00F03DC0"/>
    <w:rsid w:val="00F06D98"/>
    <w:rsid w:val="00F077A7"/>
    <w:rsid w:val="00F11B1C"/>
    <w:rsid w:val="00F16092"/>
    <w:rsid w:val="00F2099A"/>
    <w:rsid w:val="00F22AEF"/>
    <w:rsid w:val="00F371AD"/>
    <w:rsid w:val="00F420E0"/>
    <w:rsid w:val="00F4449B"/>
    <w:rsid w:val="00F46839"/>
    <w:rsid w:val="00F53420"/>
    <w:rsid w:val="00F5552F"/>
    <w:rsid w:val="00F55D06"/>
    <w:rsid w:val="00F5673A"/>
    <w:rsid w:val="00F56F08"/>
    <w:rsid w:val="00F60209"/>
    <w:rsid w:val="00F75CD9"/>
    <w:rsid w:val="00F76DCC"/>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C0C45"/>
    <w:rsid w:val="00FC14AD"/>
    <w:rsid w:val="00FC6A1B"/>
    <w:rsid w:val="00FC6C61"/>
    <w:rsid w:val="00FD207C"/>
    <w:rsid w:val="00FD27B2"/>
    <w:rsid w:val="00FD2D16"/>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8.jpeg"/><Relationship Id="rId47"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45"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29.jpe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48" Type="http://schemas.openxmlformats.org/officeDocument/2006/relationships/header" Target="header2.xml"/><Relationship Id="rId8" Type="http://schemas.openxmlformats.org/officeDocument/2006/relationships/header" Target="header1.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20" Type="http://schemas.openxmlformats.org/officeDocument/2006/relationships/image" Target="media/image8.png"/><Relationship Id="rId41"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1988</TotalTime>
  <Pages>72</Pages>
  <Words>23829</Words>
  <Characters>135828</Characters>
  <Application>Microsoft Office Word</Application>
  <DocSecurity>0</DocSecurity>
  <Lines>1131</Lines>
  <Paragraphs>318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55</cp:revision>
  <cp:lastPrinted>2025-09-29T10:09:00Z</cp:lastPrinted>
  <dcterms:created xsi:type="dcterms:W3CDTF">2026-09-27T05:23:00Z</dcterms:created>
  <dcterms:modified xsi:type="dcterms:W3CDTF">2026-09-29T14:54:00Z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