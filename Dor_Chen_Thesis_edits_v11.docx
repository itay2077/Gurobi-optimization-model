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proofErr w:type="gramStart"/>
      <w:r>
        <w:rPr>
          <w:rFonts w:cs="David"/>
        </w:rPr>
        <w:t>M.Sc</w:t>
      </w:r>
      <w:proofErr w:type="spellEnd"/>
      <w:proofErr w:type="gramEnd"/>
      <w:r>
        <w:rPr>
          <w:rFonts w:cs="David"/>
        </w:rPr>
        <w:t xml:space="preserve">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proofErr w:type="gramStart"/>
      <w:r>
        <w:rPr>
          <w:rFonts w:cs="David"/>
        </w:rPr>
        <w:t>By</w:t>
      </w:r>
      <w:proofErr w:type="gramEnd"/>
      <w:r>
        <w:rPr>
          <w:rFonts w:cs="David"/>
        </w:rPr>
        <w:t>: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proofErr w:type="gramStart"/>
      <w:r>
        <w:rPr>
          <w:rFonts w:cs="David"/>
        </w:rPr>
        <w:t>M.Sc</w:t>
      </w:r>
      <w:proofErr w:type="spellEnd"/>
      <w:proofErr w:type="gramEnd"/>
      <w:r>
        <w:rPr>
          <w:rFonts w:cs="David"/>
        </w:rPr>
        <w:t xml:space="preserve">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proofErr w:type="gramStart"/>
      <w:r>
        <w:rPr>
          <w:rFonts w:cs="David"/>
        </w:rPr>
        <w:t>By</w:t>
      </w:r>
      <w:proofErr w:type="gramEnd"/>
      <w:r>
        <w:rPr>
          <w:rFonts w:cs="David"/>
        </w:rPr>
        <w:t>: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w:t>
      </w:r>
      <w:proofErr w:type="gramStart"/>
      <w:r>
        <w:rPr>
          <w:rFonts w:cs="David"/>
        </w:rPr>
        <w:t xml:space="preserve">Chen  </w:t>
      </w:r>
      <w:r>
        <w:rPr>
          <w:rFonts w:cs="David"/>
        </w:rPr>
        <w:tab/>
      </w:r>
      <w:proofErr w:type="gramEnd"/>
      <w:r>
        <w:rPr>
          <w:rFonts w:cs="David"/>
        </w:rPr>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w:t>
      </w:r>
      <w:proofErr w:type="gramStart"/>
      <w:r>
        <w:rPr>
          <w:rFonts w:cstheme="minorHAnsi"/>
        </w:rPr>
        <w:t xml:space="preserve">Riemer  </w:t>
      </w:r>
      <w:r>
        <w:rPr>
          <w:rFonts w:cs="David"/>
        </w:rPr>
        <w:tab/>
      </w:r>
      <w:proofErr w:type="gramEnd"/>
      <w:r>
        <w:rPr>
          <w:rFonts w:cs="David"/>
        </w:rPr>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w:t>
      </w:r>
      <w:proofErr w:type="spellStart"/>
      <w:r>
        <w:rPr>
          <w:rFonts w:cstheme="minorHAnsi"/>
        </w:rPr>
        <w:t>Meidad</w:t>
      </w:r>
      <w:proofErr w:type="spellEnd"/>
      <w:r>
        <w:rPr>
          <w:rFonts w:cstheme="minorHAnsi"/>
        </w:rPr>
        <w:t xml:space="preserve">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5A122D3C" w14:textId="77777777" w:rsidR="00A74322" w:rsidRDefault="00A74322" w:rsidP="00A74322">
      <w:pPr>
        <w:bidi w:val="0"/>
        <w:rPr>
          <w:rtl/>
        </w:rPr>
      </w:pPr>
    </w:p>
    <w:p w14:paraId="72F9EFDF" w14:textId="6B0B5ADE" w:rsidR="00A74322" w:rsidRPr="00A74322" w:rsidRDefault="00A74322" w:rsidP="00A74322">
      <w:pPr>
        <w:bidi w:val="0"/>
        <w:sectPr w:rsidR="00A74322" w:rsidRPr="00A74322" w:rsidSect="00FA16F9">
          <w:pgSz w:w="11906" w:h="16838"/>
          <w:pgMar w:top="1440" w:right="851" w:bottom="1440" w:left="851" w:header="709" w:footer="709" w:gutter="0"/>
          <w:pgNumType w:start="0"/>
          <w:cols w:space="708"/>
          <w:titlePg/>
          <w:bidi/>
          <w:rtlGutter/>
          <w:docGrid w:linePitch="360"/>
        </w:sectPr>
      </w:pPr>
      <w:r>
        <w:rPr>
          <w:rFonts w:hint="cs"/>
          <w:rtl/>
        </w:rPr>
        <w:t xml:space="preserve">שינוי קצבי התקנה בהתאם למגמה עולמית </w:t>
      </w:r>
      <w:r>
        <w:rPr>
          <w:rtl/>
        </w:rPr>
        <w:br/>
      </w:r>
      <w:r>
        <w:rPr>
          <w:rFonts w:hint="cs"/>
          <w:rtl/>
        </w:rPr>
        <w:t xml:space="preserve">הוספת גרף שינוי מחיר כללי בהתאם לאחוזי מתחדשות </w:t>
      </w:r>
      <w:r>
        <w:rPr>
          <w:rtl/>
        </w:rPr>
        <w:br/>
      </w:r>
      <w:r>
        <w:rPr>
          <w:rFonts w:hint="cs"/>
          <w:rtl/>
        </w:rPr>
        <w:t xml:space="preserve">שטח לעלות ב10% </w:t>
      </w:r>
      <w:r>
        <w:rPr>
          <w:rtl/>
        </w:rPr>
        <w:br/>
      </w: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593ABF0" w14:textId="77777777"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 xml:space="preserve">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w:t>
      </w:r>
      <w:proofErr w:type="gramStart"/>
      <w:r>
        <w:rPr>
          <w:rFonts w:ascii="Calibri" w:hAnsi="Calibri" w:cs="Calibri"/>
          <w:color w:val="auto"/>
          <w:sz w:val="24"/>
          <w:szCs w:val="24"/>
          <w:rtl w:val="0"/>
          <w:cs w:val="0"/>
        </w:rPr>
        <w:t>245,000 time</w:t>
      </w:r>
      <w:proofErr w:type="gramEnd"/>
      <w:r>
        <w:rPr>
          <w:rFonts w:ascii="Calibri" w:hAnsi="Calibri" w:cs="Calibri"/>
          <w:color w:val="auto"/>
          <w:sz w:val="24"/>
          <w:szCs w:val="24"/>
          <w:rtl w:val="0"/>
          <w:cs w:val="0"/>
        </w:rPr>
        <w:t xml:space="preserve"> steps, 2023–2050). The problem is formulated as a large-scale linear program that minimizes cumulative life-cycle greenhouse gas emissions subject to a cumulative budget—including a carbon cost of 200 NIS/</w:t>
      </w:r>
      <w:proofErr w:type="spellStart"/>
      <w:r>
        <w:rPr>
          <w:rFonts w:ascii="Calibri" w:hAnsi="Calibri" w:cs="Calibri"/>
          <w:color w:val="auto"/>
          <w:sz w:val="24"/>
          <w:szCs w:val="24"/>
          <w:rtl w:val="0"/>
          <w:cs w:val="0"/>
        </w:rPr>
        <w:t>tCO₂e</w:t>
      </w:r>
      <w:proofErr w:type="spellEnd"/>
      <w:r>
        <w:rPr>
          <w:rFonts w:ascii="Calibri" w:hAnsi="Calibri" w:cs="Calibri"/>
          <w:color w:val="auto"/>
          <w:sz w:val="24"/>
          <w:szCs w:val="24"/>
          <w:rtl w:val="0"/>
          <w:cs w:val="0"/>
        </w:rPr>
        <w:t xml:space="preserve">—a cap on land available for solar deployment, annual build-rate limits, a reserve-margin requirement and hourly storage dynamics. A grid of 99 scenarios, combining nine budget levels (₪400–480×10⁹) and eleven land caps (100–850 km²), is </w:t>
      </w:r>
      <w:proofErr w:type="spellStart"/>
      <w:r>
        <w:rPr>
          <w:rFonts w:ascii="Calibri" w:hAnsi="Calibri" w:cs="Calibri"/>
          <w:color w:val="auto"/>
          <w:sz w:val="24"/>
          <w:szCs w:val="24"/>
          <w:rtl w:val="0"/>
          <w:cs w:val="0"/>
        </w:rPr>
        <w:t>analysed</w:t>
      </w:r>
      <w:proofErr w:type="spellEnd"/>
      <w:r>
        <w:rPr>
          <w:rFonts w:ascii="Calibri" w:hAnsi="Calibri" w:cs="Calibri"/>
          <w:color w:val="auto"/>
          <w:sz w:val="24"/>
          <w:szCs w:val="24"/>
          <w:rtl w:val="0"/>
          <w:cs w:val="0"/>
        </w:rPr>
        <w:t xml:space="preserve"> with and without the option of 3 GW of nuclear capacity.</w:t>
      </w:r>
    </w:p>
    <w:p w14:paraId="0D37C758" w14:textId="165851E8" w:rsidR="00846AAF" w:rsidRDefault="002A3CA1">
      <w:pPr>
        <w:pStyle w:val="TOCHeading"/>
        <w:bidi w:val="0"/>
        <w:spacing w:after="200"/>
      </w:pPr>
      <w:r>
        <w:rPr>
          <w:rFonts w:ascii="Calibri" w:hAnsi="Calibri" w:cs="Calibri"/>
          <w:color w:val="auto"/>
          <w:sz w:val="24"/>
          <w:szCs w:val="24"/>
          <w:rtl w:val="0"/>
          <w:cs w:val="0"/>
        </w:rPr>
        <w:t xml:space="preserve">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w:t>
      </w:r>
      <w:proofErr w:type="gramStart"/>
      <w:r>
        <w:rPr>
          <w:rFonts w:ascii="Calibri" w:hAnsi="Calibri" w:cs="Calibri"/>
          <w:color w:val="auto"/>
          <w:sz w:val="24"/>
          <w:szCs w:val="24"/>
          <w:rtl w:val="0"/>
          <w:cs w:val="0"/>
        </w:rPr>
        <w:t>an</w:t>
      </w:r>
      <w:proofErr w:type="gramEnd"/>
      <w:r>
        <w:rPr>
          <w:rFonts w:ascii="Calibri" w:hAnsi="Calibri" w:cs="Calibri"/>
          <w:color w:val="auto"/>
          <w:sz w:val="24"/>
          <w:szCs w:val="24"/>
          <w:rtl w:val="0"/>
          <w:cs w:val="0"/>
        </w:rPr>
        <w:t xml:space="preserve"> additional ₪20×10⁹ enables earlier deployment of solar PV and storage and </w:t>
      </w:r>
      <w:r>
        <w:rPr>
          <w:rFonts w:ascii="Calibri" w:hAnsi="Calibri" w:cs="Calibri"/>
          <w:color w:val="auto"/>
          <w:sz w:val="24"/>
          <w:szCs w:val="24"/>
          <w:rtl w:val="0"/>
          <w:cs w:val="0"/>
        </w:rPr>
        <w:t>reduces cumulative emissions by about 25%, while above about ₪470–500×10⁹ further budget yields only small reductions.</w:t>
      </w:r>
      <w:r>
        <w:rPr>
          <w:rFonts w:ascii="Calibri" w:hAnsi="Calibri" w:cs="Calibri"/>
          <w:color w:val="auto"/>
          <w:sz w:val="24"/>
          <w:szCs w:val="24"/>
          <w:rtl w:val="0"/>
          <w:cs w:val="0"/>
        </w:rPr>
        <w:t xml:space="preserve"> Once the land cap is reached, growing demand is met by gas and emissions rise again, indicating that land allocation must keep pace with demand.</w:t>
      </w:r>
    </w:p>
    <w:p w14:paraId="2FE73471" w14:textId="506A9298" w:rsidR="00846AAF" w:rsidRDefault="002A3CA1">
      <w:pPr>
        <w:pStyle w:val="TOCHeading"/>
        <w:bidi w:val="0"/>
        <w:spacing w:after="200"/>
      </w:pPr>
      <w:r>
        <w:rPr>
          <w:rFonts w:ascii="Calibri" w:hAnsi="Calibri" w:cs="Calibri"/>
          <w:color w:val="auto"/>
          <w:sz w:val="24"/>
          <w:szCs w:val="24"/>
          <w:rtl w:val="0"/>
          <w:cs w:val="0"/>
        </w:rPr>
        <w:t xml:space="preserve">For a fixed budget, increasing the renewable share </w:t>
      </w:r>
      <w:r>
        <w:rPr>
          <w:rFonts w:ascii="Calibri" w:hAnsi="Calibri" w:cs="Calibri"/>
          <w:color w:val="auto"/>
          <w:sz w:val="24"/>
          <w:szCs w:val="24"/>
          <w:rtl w:val="0"/>
          <w:cs w:val="0"/>
        </w:rPr>
        <w:t>from about 50% to 90% leaves the direct cost of generation practically unchanged (0.271–0.276 NIS/kWh)</w:t>
      </w:r>
      <w:r>
        <w:rPr>
          <w:rFonts w:ascii="Calibri" w:hAnsi="Calibri" w:cs="Calibri"/>
          <w:color w:val="auto"/>
          <w:sz w:val="24"/>
          <w:szCs w:val="24"/>
          <w:rtl w:val="0"/>
          <w:cs w:val="0"/>
        </w:rPr>
        <w:t xml:space="preserve">, whereas the fossil-dominated system is the most expensive in 2050 despite being cheaper in the early years. When the carbon cost is included, the social cost declines monotonically </w:t>
      </w:r>
      <w:r>
        <w:rPr>
          <w:rFonts w:ascii="Calibri" w:hAnsi="Calibri" w:cs="Calibri"/>
          <w:color w:val="auto"/>
          <w:sz w:val="24"/>
          <w:szCs w:val="24"/>
          <w:rtl w:val="0"/>
          <w:cs w:val="0"/>
        </w:rPr>
        <w:t xml:space="preserve">to about 0.290 NIS/kWh at 90% renewables. The economic optimum—the least-cost system including the carbon cost—lies at about ₪398×10⁹ with about 79% renewables in 2050, and budgets only slightly above it </w:t>
      </w:r>
      <w:proofErr w:type="gramStart"/>
      <w:r>
        <w:rPr>
          <w:rFonts w:ascii="Calibri" w:hAnsi="Calibri" w:cs="Calibri"/>
          <w:color w:val="auto"/>
          <w:sz w:val="24"/>
          <w:szCs w:val="24"/>
          <w:rtl w:val="0"/>
          <w:cs w:val="0"/>
        </w:rPr>
        <w:t>reduce</w:t>
      </w:r>
      <w:proofErr w:type="gramEnd"/>
      <w:r>
        <w:rPr>
          <w:rFonts w:ascii="Calibri" w:hAnsi="Calibri" w:cs="Calibri"/>
          <w:color w:val="auto"/>
          <w:sz w:val="24"/>
          <w:szCs w:val="24"/>
          <w:rtl w:val="0"/>
          <w:cs w:val="0"/>
        </w:rPr>
        <w:t xml:space="preserve"> cumulative emissions substantially.</w:t>
      </w:r>
      <w:r>
        <w:rPr>
          <w:rFonts w:ascii="Calibri" w:hAnsi="Calibri" w:cs="Calibri"/>
          <w:color w:val="auto"/>
          <w:sz w:val="24"/>
          <w:szCs w:val="24"/>
          <w:rtl w:val="0"/>
          <w:cs w:val="0"/>
        </w:rPr>
        <w:t xml:space="preserve"> In all scenarios, about 32 GW of gas capacity is retained for reliability. Adding 3 GW of nuclear capacity </w:t>
      </w:r>
      <w:r>
        <w:rPr>
          <w:rFonts w:ascii="Calibri" w:hAnsi="Calibri" w:cs="Calibri"/>
          <w:color w:val="auto"/>
          <w:sz w:val="24"/>
          <w:szCs w:val="24"/>
          <w:rtl w:val="0"/>
          <w:cs w:val="0"/>
        </w:rPr>
        <w:t xml:space="preserve">reduces cumulative emissions by 18–179 </w:t>
      </w:r>
      <w:proofErr w:type="spellStart"/>
      <w:r>
        <w:rPr>
          <w:rFonts w:ascii="Calibri" w:hAnsi="Calibri" w:cs="Calibri"/>
          <w:color w:val="auto"/>
          <w:sz w:val="24"/>
          <w:szCs w:val="24"/>
          <w:rtl w:val="0"/>
          <w:cs w:val="0"/>
        </w:rPr>
        <w:t>MtCO₂e</w:t>
      </w:r>
      <w:proofErr w:type="spellEnd"/>
      <w:r>
        <w:rPr>
          <w:rFonts w:ascii="Calibri" w:hAnsi="Calibri" w:cs="Calibri"/>
          <w:color w:val="auto"/>
          <w:sz w:val="24"/>
          <w:szCs w:val="24"/>
          <w:rtl w:val="0"/>
          <w:cs w:val="0"/>
        </w:rPr>
        <w:t>, with the largest benefit when land is scarce, indicating that firm low-carbon capacity acts as a partial substitute for land.</w:t>
      </w:r>
    </w:p>
    <w:p w14:paraId="53D392BD" w14:textId="77777777" w:rsidR="00846AAF" w:rsidRDefault="002A3CA1">
      <w:pPr>
        <w:pStyle w:val="TOCHeading"/>
        <w:bidi w:val="0"/>
        <w:spacing w:after="200"/>
      </w:pPr>
      <w:r>
        <w:rPr>
          <w:rFonts w:ascii="Calibri" w:hAnsi="Calibri" w:cs="Calibri"/>
          <w:color w:val="auto"/>
          <w:sz w:val="24"/>
          <w:szCs w:val="24"/>
          <w:rtl w:val="0"/>
          <w:cs w:val="0"/>
        </w:rPr>
        <w:lastRenderedPageBreak/>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t xml:space="preserve">Keywords: Energy transition, Electricity sector, Linear optimization, Renewable integration, Land constraint, Battery storage, </w:t>
      </w:r>
      <w:proofErr w:type="gramStart"/>
      <w:r>
        <w:rPr>
          <w:rFonts w:ascii="Calibri" w:hAnsi="Calibri" w:cs="Calibri"/>
          <w:color w:val="auto"/>
          <w:sz w:val="24"/>
          <w:szCs w:val="24"/>
          <w:rtl w:val="0"/>
          <w:cs w:val="0"/>
        </w:rPr>
        <w:t>Nuclear</w:t>
      </w:r>
      <w:proofErr w:type="gramEnd"/>
      <w:r>
        <w:rPr>
          <w:rFonts w:ascii="Calibri" w:hAnsi="Calibri" w:cs="Calibri"/>
          <w:color w:val="auto"/>
          <w:sz w:val="24"/>
          <w:szCs w:val="24"/>
          <w:rtl w:val="0"/>
          <w:cs w:val="0"/>
        </w:rPr>
        <w:t xml:space="preserve">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 xml:space="preserve">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w:t>
      </w:r>
      <w:proofErr w:type="spellStart"/>
      <w:r>
        <w:rPr>
          <w:rFonts w:ascii="Calibri" w:hAnsi="Calibri" w:cs="Calibri"/>
          <w:color w:val="auto"/>
          <w:sz w:val="24"/>
          <w:szCs w:val="24"/>
          <w:rtl w:val="0"/>
          <w:cs w:val="0"/>
        </w:rPr>
        <w:t>Meidad</w:t>
      </w:r>
      <w:proofErr w:type="spellEnd"/>
      <w:r>
        <w:rPr>
          <w:rFonts w:ascii="Calibri" w:hAnsi="Calibri" w:cs="Calibri"/>
          <w:color w:val="auto"/>
          <w:sz w:val="24"/>
          <w:szCs w:val="24"/>
          <w:rtl w:val="0"/>
          <w:cs w:val="0"/>
        </w:rPr>
        <w:t xml:space="preserve">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br/>
        <w:t>Table of Contents</w:t>
      </w:r>
      <w:bookmarkEnd w:id="6"/>
      <w:bookmarkEnd w:id="7"/>
      <w:bookmarkEnd w:id="8"/>
      <w:bookmarkEnd w:id="9"/>
    </w:p>
    <w:p w14:paraId="1492BD58" w14:textId="3604F4A8" w:rsidR="008034E5" w:rsidRDefault="00F903DB" w:rsidP="00211B71">
      <w:pPr>
        <w:pStyle w:val="TOC1"/>
        <w:jc w:val="right"/>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w:t>
      </w:r>
      <w:proofErr w:type="spellStart"/>
      <w:r>
        <w:rPr>
          <w:rFonts w:ascii="Calibri" w:hAnsi="Calibri" w:cs="Calibri"/>
        </w:rPr>
        <w:t>Rockström</w:t>
      </w:r>
      <w:proofErr w:type="spellEnd"/>
      <w:r>
        <w:rPr>
          <w:rFonts w:ascii="Calibri" w:hAnsi="Calibri" w:cs="Calibri"/>
        </w:rPr>
        <w:t xml:space="preserve">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w:t>
      </w:r>
      <w:r>
        <w:rPr>
          <w:rFonts w:ascii="Calibri" w:hAnsi="Calibri" w:cs="Calibri"/>
        </w:rPr>
        <w:lastRenderedPageBreak/>
        <w:t xml:space="preserve">relationship between footprints and LCA has been clarified, providing a foundation for integrated modeling (Fang and </w:t>
      </w:r>
      <w:proofErr w:type="spellStart"/>
      <w:r>
        <w:rPr>
          <w:rFonts w:ascii="Calibri" w:hAnsi="Calibri" w:cs="Calibri"/>
        </w:rPr>
        <w:t>Heijungs</w:t>
      </w:r>
      <w:proofErr w:type="spellEnd"/>
      <w:r>
        <w:rPr>
          <w:rFonts w:ascii="Calibri" w:hAnsi="Calibri" w:cs="Calibri"/>
        </w:rPr>
        <w:t xml:space="preserve">,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w:t>
      </w:r>
      <w:proofErr w:type="spellStart"/>
      <w:r>
        <w:rPr>
          <w:rFonts w:ascii="Calibri" w:hAnsi="Calibri" w:cs="Calibri"/>
        </w:rPr>
        <w:t>Lv</w:t>
      </w:r>
      <w:proofErr w:type="spellEnd"/>
      <w:r>
        <w:rPr>
          <w:rFonts w:ascii="Calibri" w:hAnsi="Calibri" w:cs="Calibri"/>
        </w:rPr>
        <w:t>,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 xml:space="preserve">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w:t>
      </w:r>
      <w:r>
        <w:rPr>
          <w:rFonts w:ascii="Calibri" w:hAnsi="Calibri" w:cs="Calibri"/>
        </w:rPr>
        <w:lastRenderedPageBreak/>
        <w:t>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2902D5F1" w:rsidR="00DF3096" w:rsidRDefault="00F903DB" w:rsidP="008034E5">
      <w:pPr>
        <w:bidi w:val="0"/>
      </w:pPr>
      <w:r>
        <w:rPr>
          <w:rFonts w:ascii="Calibri" w:hAnsi="Calibri" w:cs="Calibri"/>
        </w:rPr>
        <w:lastRenderedPageBreak/>
        <w:t xml:space="preserve">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resolution; and finally, its integration with external data sources (the ROTH model and the NZO datasets). Chapter 3 reports the results, including the hourly system behavior, the full scenario space, the representative scenarios and the nuclear variants. Chapter 4 provides </w:t>
      </w:r>
      <w:proofErr w:type="gramStart"/>
      <w:r>
        <w:rPr>
          <w:rFonts w:ascii="Calibri" w:hAnsi="Calibri" w:cs="Calibri"/>
        </w:rPr>
        <w:t>the discussion</w:t>
      </w:r>
      <w:proofErr w:type="gramEnd"/>
      <w:r>
        <w:rPr>
          <w:rFonts w:ascii="Calibri" w:hAnsi="Calibri" w:cs="Calibri"/>
        </w:rPr>
        <w:t>, situating the findings within broader policy and academic contexts and addressing limitations and future research. Chapter 5 summarizes the main conclusions. References are listed in Chapter 6, and 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 xml:space="preserve">Several modeling assumptions are embedded in this framework. For example, electricity generation is assumed to rely primarily on solar PV, with improvements in land-use efficiency until 2050; water demand grows with population, with </w:t>
      </w:r>
      <w:r>
        <w:rPr>
          <w:rFonts w:ascii="Calibri" w:hAnsi="Calibri" w:cs="Calibri"/>
        </w:rPr>
        <w:lastRenderedPageBreak/>
        <w:t>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w:t>
      </w:r>
      <w:r>
        <w:rPr>
          <w:rFonts w:ascii="Calibri" w:hAnsi="Calibri" w:cs="Calibri"/>
        </w:rPr>
        <w:lastRenderedPageBreak/>
        <w:t xml:space="preserve">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proofErr w:type="spellStart"/>
      <w:r>
        <w:rPr>
          <w:rFonts w:ascii="Calibri" w:hAnsi="Calibri" w:cs="Calibri"/>
          <w:i/>
          <w:iCs/>
        </w:rPr>
        <w:t>Mekorot</w:t>
      </w:r>
      <w:proofErr w:type="spellEnd"/>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 xml:space="preserve">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w:t>
      </w:r>
      <w:r>
        <w:rPr>
          <w:rFonts w:ascii="Calibri" w:hAnsi="Calibri" w:cs="Calibri"/>
        </w:rPr>
        <w:lastRenderedPageBreak/>
        <w:t>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proofErr w:type="spellStart"/>
      <w:r>
        <w:rPr>
          <w:rFonts w:ascii="Calibri" w:hAnsi="Calibri" w:cs="Calibri"/>
          <w:i/>
          <w:iCs/>
        </w:rPr>
        <w:t>Mekorot</w:t>
      </w:r>
      <w:proofErr w:type="spellEnd"/>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lastRenderedPageBreak/>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42874A71"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 xml:space="preserve">Electricity demand trajectories are derived from the General Framework Model described in Section 2.1, which defines national-scale scenarios for Israel’s </w:t>
      </w:r>
      <w:r>
        <w:rPr>
          <w:rFonts w:ascii="Calibri" w:hAnsi="Calibri" w:cs="Calibri"/>
        </w:rPr>
        <w:lastRenderedPageBreak/>
        <w:t>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fmincon</w:t>
      </w:r>
      <w:proofErr w:type="spellEnd"/>
      <w:r>
        <w:rPr>
          <w:rFonts w:ascii="Calibri" w:hAnsi="Calibri" w:cs="Calibri"/>
          <w:b/>
          <w:bCs/>
        </w:rPr>
        <w:t xml:space="preserve"> / </w:t>
      </w:r>
      <w:proofErr w:type="spellStart"/>
      <w:r>
        <w:rPr>
          <w:rFonts w:ascii="Calibri" w:hAnsi="Calibri" w:cs="Calibri"/>
          <w:b/>
          <w:bCs/>
        </w:rPr>
        <w:t>fminunc</w:t>
      </w:r>
      <w:proofErr w:type="spellEnd"/>
      <w:r>
        <w:rPr>
          <w:rFonts w:ascii="Calibri" w:hAnsi="Calibri" w:cs="Calibri"/>
        </w:rPr>
        <w:t xml:space="preserve"> and MATLAB’s built-in LP solver (</w:t>
      </w:r>
      <w:proofErr w:type="spellStart"/>
      <w:r>
        <w:rPr>
          <w:rFonts w:ascii="Calibri" w:hAnsi="Calibri" w:cs="Calibri"/>
        </w:rPr>
        <w:t>linprog</w:t>
      </w:r>
      <w:proofErr w:type="spellEnd"/>
      <w:r>
        <w:rPr>
          <w:rFonts w:ascii="Calibri" w:hAnsi="Calibri" w:cs="Calibri"/>
        </w:rPr>
        <w:t xml:space="preserve">) were first considered. </w:t>
      </w:r>
      <w:proofErr w:type="spellStart"/>
      <w:r>
        <w:rPr>
          <w:rFonts w:ascii="Calibri" w:hAnsi="Calibri" w:cs="Calibri"/>
        </w:rPr>
        <w:t>fmincon</w:t>
      </w:r>
      <w:proofErr w:type="spellEnd"/>
      <w:r>
        <w:rPr>
          <w:rFonts w:ascii="Calibri" w:hAnsi="Calibri" w:cs="Calibri"/>
        </w:rPr>
        <w:t xml:space="preserve"> is designed for general nonlinear problems and does not exploit the sparse linear structure of the model, while </w:t>
      </w:r>
      <w:proofErr w:type="spellStart"/>
      <w:r>
        <w:rPr>
          <w:rFonts w:ascii="Calibri" w:hAnsi="Calibri" w:cs="Calibri"/>
        </w:rPr>
        <w:t>linprog</w:t>
      </w:r>
      <w:proofErr w:type="spellEnd"/>
      <w:r>
        <w:rPr>
          <w:rFonts w:ascii="Calibri" w:hAnsi="Calibri" w:cs="Calibri"/>
        </w:rPr>
        <w:t xml:space="preserve">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Gurobi</w:t>
      </w:r>
      <w:proofErr w:type="spellEnd"/>
      <w:r>
        <w:rPr>
          <w:rFonts w:ascii="Calibri" w:hAnsi="Calibri" w:cs="Calibri"/>
          <w:b/>
          <w:bCs/>
        </w:rPr>
        <w:t xml:space="preserve"> Optimizer</w:t>
      </w:r>
      <w:r>
        <w:rPr>
          <w:rFonts w:ascii="Calibri" w:hAnsi="Calibri" w:cs="Calibri"/>
        </w:rPr>
        <w:t xml:space="preserve"> was ultimately chosen. </w:t>
      </w:r>
      <w:proofErr w:type="spellStart"/>
      <w:r>
        <w:rPr>
          <w:rFonts w:ascii="Calibri" w:hAnsi="Calibri" w:cs="Calibri"/>
        </w:rPr>
        <w:t>Gurobi</w:t>
      </w:r>
      <w:proofErr w:type="spellEnd"/>
      <w:r>
        <w:rPr>
          <w:rFonts w:ascii="Calibri" w:hAnsi="Calibri" w:cs="Calibri"/>
        </w:rPr>
        <w:t xml:space="preserve"> is widely recognized as one of the leading solvers for large-scale linear programming (LP), offering advanced </w:t>
      </w:r>
      <w:proofErr w:type="spellStart"/>
      <w:r>
        <w:rPr>
          <w:rFonts w:ascii="Calibri" w:hAnsi="Calibri" w:cs="Calibri"/>
        </w:rPr>
        <w:t>presolve</w:t>
      </w:r>
      <w:proofErr w:type="spellEnd"/>
      <w:r>
        <w:rPr>
          <w:rFonts w:ascii="Calibri" w:hAnsi="Calibri" w:cs="Calibri"/>
        </w:rPr>
        <w:t xml:space="preserve"> techniques and certified optimality. The problem was solved with the barrier (interior-point) method followed by crossover, which returns an exact vertex solution; numerically robust settings (</w:t>
      </w:r>
      <w:proofErr w:type="spellStart"/>
      <w:r>
        <w:rPr>
          <w:rFonts w:ascii="Calibri" w:hAnsi="Calibri" w:cs="Calibri"/>
        </w:rPr>
        <w:t>NumericFocus</w:t>
      </w:r>
      <w:proofErr w:type="spellEnd"/>
      <w:r>
        <w:rPr>
          <w:rFonts w:ascii="Calibri" w:hAnsi="Calibri" w:cs="Calibri"/>
        </w:rPr>
        <w:t xml:space="preserve">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 xml:space="preserve">The adoption of </w:t>
      </w:r>
      <w:proofErr w:type="spellStart"/>
      <w:r>
        <w:rPr>
          <w:rFonts w:ascii="Calibri" w:hAnsi="Calibri" w:cs="Calibri"/>
        </w:rPr>
        <w:t>Gurobi</w:t>
      </w:r>
      <w:proofErr w:type="spellEnd"/>
      <w:r>
        <w:rPr>
          <w:rFonts w:ascii="Calibri" w:hAnsi="Calibri" w:cs="Calibri"/>
        </w:rPr>
        <w:t xml:space="preserve"> ensured that the optimization results were not only computationally efficient but also analytically rigorous. By combining MATLAB’s modeling flexibility with </w:t>
      </w:r>
      <w:proofErr w:type="spellStart"/>
      <w:r>
        <w:rPr>
          <w:rFonts w:ascii="Calibri" w:hAnsi="Calibri" w:cs="Calibri"/>
        </w:rPr>
        <w:t>Gurobi’s</w:t>
      </w:r>
      <w:proofErr w:type="spellEnd"/>
      <w:r>
        <w:rPr>
          <w:rFonts w:ascii="Calibri" w:hAnsi="Calibri" w:cs="Calibri"/>
        </w:rPr>
        <w:t xml:space="preserve">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lastRenderedPageBreak/>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w:t>
      </w:r>
      <w:proofErr w:type="gramStart"/>
      <w:r>
        <w:rPr>
          <w:rFonts w:ascii="Calibri" w:hAnsi="Calibri" w:cs="Calibri"/>
          <w:color w:val="000000" w:themeColor="text1"/>
        </w:rPr>
        <w:t>r)^</w:t>
      </w:r>
      <w:proofErr w:type="gramEnd"/>
      <w:r>
        <w:rPr>
          <w:rFonts w:ascii="Calibri" w:hAnsi="Calibri" w:cs="Calibri"/>
          <w:color w:val="000000" w:themeColor="text1"/>
        </w:rPr>
        <w:t>L / ((1+</w:t>
      </w:r>
      <w:proofErr w:type="gramStart"/>
      <w:r>
        <w:rPr>
          <w:rFonts w:ascii="Calibri" w:hAnsi="Calibri" w:cs="Calibri"/>
          <w:color w:val="000000" w:themeColor="text1"/>
        </w:rPr>
        <w:t>r)^</w:t>
      </w:r>
      <w:proofErr w:type="gramEnd"/>
      <w:r>
        <w:rPr>
          <w:rFonts w:ascii="Calibri" w:hAnsi="Calibri" w:cs="Calibri"/>
          <w:color w:val="000000" w:themeColor="text1"/>
        </w:rPr>
        <w:t>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w:t>
      </w:r>
      <w:r>
        <w:rPr>
          <w:rFonts w:ascii="Calibri" w:hAnsi="Calibri" w:cs="Calibri"/>
        </w:rPr>
        <w:lastRenderedPageBreak/>
        <w:t>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w:t>
      </w:r>
      <w:proofErr w:type="spellStart"/>
      <w:r>
        <w:rPr>
          <w:rFonts w:ascii="Calibri" w:hAnsi="Calibri" w:cs="Calibri"/>
        </w:rPr>
        <w:t>Gurobi’s</w:t>
      </w:r>
      <w:proofErr w:type="spellEnd"/>
      <w:r>
        <w:rPr>
          <w:rFonts w:ascii="Calibri" w:hAnsi="Calibri" w:cs="Calibri"/>
        </w:rPr>
        <w:t xml:space="preserve">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proofErr w:type="gramStart"/>
      <w:r>
        <w:rPr>
          <w:rFonts w:ascii="Calibri" w:hAnsi="Calibri" w:cs="Calibri"/>
        </w:rPr>
        <w:t>Taken</w:t>
      </w:r>
      <w:proofErr w:type="gramEnd"/>
      <w:r>
        <w:rPr>
          <w:rFonts w:ascii="Calibri" w:hAnsi="Calibri" w:cs="Calibri"/>
        </w:rPr>
        <w:t xml:space="preserve">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B015F6">
        <w:rPr>
          <w:rFonts w:ascii="Calibri" w:hAnsi="Calibri" w:cs="Calibri"/>
        </w:rPr>
        <w:t xml:space="preserve">: electricity demand at time </w:t>
      </w:r>
      <m:oMath>
        <m:r>
          <w:rPr>
            <w:rFonts w:ascii="Cambria Math" w:hAnsi="Cambria Math" w:cs="Calibri"/>
          </w:rPr>
          <m:t xml:space="preserve">t </m:t>
        </m:r>
      </m:oMath>
      <w:r w:rsidR="00B015F6">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B015F6">
        <w:rPr>
          <w:rFonts w:ascii="Calibri" w:hAnsi="Calibri" w:cs="Calibri"/>
        </w:rPr>
        <w:t>: capacity factor for solar technology</w:t>
      </w:r>
      <m:oMath>
        <m:r>
          <w:rPr>
            <w:rFonts w:ascii="Cambria Math" w:hAnsi="Cambria Math" w:cs="Calibri"/>
          </w:rPr>
          <m:t xml:space="preserve"> </m:t>
        </m:r>
      </m:oMath>
      <w:r w:rsidR="00B015F6">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sidR="00B015F6">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B015F6">
        <w:rPr>
          <w:rFonts w:ascii="Calibri" w:hAnsi="Calibri" w:cs="Calibri"/>
        </w:rPr>
        <w:t xml:space="preserve">: emissions intensity of generation technology </w:t>
      </w:r>
      <m:oMath>
        <m:r>
          <w:rPr>
            <w:rFonts w:ascii="Cambria Math" w:hAnsi="Cambria Math" w:cs="Calibri"/>
          </w:rPr>
          <m:t xml:space="preserve">i </m:t>
        </m:r>
      </m:oMath>
      <w:r w:rsidR="00B015F6">
        <w:rPr>
          <w:rFonts w:ascii="Calibri" w:hAnsi="Calibri" w:cs="Calibri"/>
        </w:rPr>
        <w:t xml:space="preserve">at time </w:t>
      </w:r>
      <m:oMath>
        <m:r>
          <w:rPr>
            <w:rFonts w:ascii="Cambria Math" w:hAnsi="Cambria Math" w:cs="Calibri"/>
          </w:rPr>
          <m:t>t</m:t>
        </m:r>
      </m:oMath>
      <w:r w:rsidR="00B015F6">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B015F6">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B015F6">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B015F6">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B015F6">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sidR="00B015F6">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sidR="00B015F6">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sidR="00B015F6">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sidR="00B015F6">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sidR="00B015F6">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sidR="00B015F6">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B015F6">
        <w:rPr>
          <w:rFonts w:ascii="Calibri" w:hAnsi="Calibri" w:cs="Calibri"/>
        </w:rPr>
        <w:t xml:space="preserve">: electricity generation or discharge from technology </w:t>
      </w:r>
      <m:oMath>
        <m:r>
          <w:rPr>
            <w:rFonts w:ascii="Cambria Math" w:hAnsi="Cambria Math" w:cs="Calibri"/>
          </w:rPr>
          <m:t xml:space="preserve">i </m:t>
        </m:r>
      </m:oMath>
      <w:r w:rsidR="00B015F6">
        <w:rPr>
          <w:rFonts w:ascii="Calibri" w:hAnsi="Calibri" w:cs="Calibri"/>
        </w:rPr>
        <w:t xml:space="preserve">at time </w:t>
      </w:r>
      <m:oMath>
        <m:r>
          <w:rPr>
            <w:rFonts w:ascii="Cambria Math" w:hAnsi="Cambria Math" w:cs="Calibri"/>
          </w:rPr>
          <m:t>t</m:t>
        </m:r>
      </m:oMath>
      <w:r w:rsidR="00B015F6">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B015F6">
        <w:rPr>
          <w:rFonts w:ascii="Calibri" w:hAnsi="Calibri" w:cs="Calibri"/>
        </w:rPr>
        <w:t xml:space="preserve">: incremental capacity addition of technology </w:t>
      </w:r>
      <m:oMath>
        <m:r>
          <w:rPr>
            <w:rFonts w:ascii="Cambria Math" w:hAnsi="Cambria Math" w:cs="Calibri"/>
          </w:rPr>
          <m:t>i</m:t>
        </m:r>
      </m:oMath>
      <w:r w:rsidR="00B015F6">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B015F6">
        <w:rPr>
          <w:rFonts w:ascii="Calibri" w:hAnsi="Calibri" w:cs="Calibri"/>
        </w:rPr>
        <w:t xml:space="preserve">: installed capacity of technology </w:t>
      </w:r>
      <m:oMath>
        <m:r>
          <w:rPr>
            <w:rFonts w:ascii="Cambria Math" w:hAnsi="Cambria Math" w:cs="Calibri"/>
          </w:rPr>
          <m:t>i</m:t>
        </m:r>
      </m:oMath>
      <w:r w:rsidR="00B015F6">
        <w:rPr>
          <w:rFonts w:ascii="Calibri" w:hAnsi="Calibri" w:cs="Calibri"/>
        </w:rPr>
        <w:t xml:space="preserve">at time </w:t>
      </w:r>
      <m:oMath>
        <m:r>
          <w:rPr>
            <w:rFonts w:ascii="Cambria Math" w:hAnsi="Cambria Math" w:cs="Calibri"/>
          </w:rPr>
          <m:t xml:space="preserve">t </m:t>
        </m:r>
      </m:oMath>
      <w:r w:rsidR="00B015F6">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B015F6">
        <w:rPr>
          <w:rFonts w:ascii="Calibri" w:hAnsi="Calibri" w:cs="Calibri"/>
        </w:rPr>
        <w:t xml:space="preserve">: state of charge of the battery system at time </w:t>
      </w:r>
      <m:oMath>
        <m:r>
          <w:rPr>
            <w:rFonts w:ascii="Cambria Math" w:hAnsi="Cambria Math" w:cs="Calibri"/>
          </w:rPr>
          <m:t xml:space="preserve">t </m:t>
        </m:r>
      </m:oMath>
      <w:r w:rsidR="00B015F6">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B015F6">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sidR="00B015F6">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B015F6">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sidR="00B015F6">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sidR="00B015F6">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w:rPr>
              <w:rFonts w:ascii="Cambria Math" w:hAnsi="Cambria Math"/>
            </w:rPr>
            <m:t>min</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i∈I∖{solar}</m:t>
                      </m:r>
                    </m:sub>
                    <m:sup/>
                    <m:e>
                      <m:sSub>
                        <m:sSubPr>
                          <m:ctrlPr>
                            <w:rPr>
                              <w:rFonts w:ascii="Cambria Math" w:hAnsi="Cambria Math"/>
                            </w:rPr>
                          </m:ctrlPr>
                        </m:sSubPr>
                        <m:e>
                          <m:r>
                            <w:rPr>
                              <w:rFonts w:ascii="Cambria Math" w:hAnsi="Cambria Math"/>
                            </w:rPr>
                            <m:t>e</m:t>
                          </m:r>
                        </m:e>
                        <m:sub>
                          <m:r>
                            <w:rPr>
                              <w:rFonts w:ascii="Cambria Math" w:hAnsi="Cambria Math"/>
                            </w:rPr>
                            <m:t>i,t</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e>
              </m:d>
            </m:e>
          </m:nary>
        </m:oMath>
      </m:oMathPara>
    </w:p>
    <w:p w14:paraId="727120D8" w14:textId="77777777" w:rsidR="00432873" w:rsidRDefault="00960C33">
      <w:pPr>
        <w:bidi w:val="0"/>
        <w:spacing w:after="200"/>
        <w:jc w:val="both"/>
      </w:pPr>
      <w:r>
        <w:rPr>
          <w:rFonts w:ascii="Calibri" w:hAnsi="Calibri" w:cs="Calibri"/>
        </w:rPr>
        <w:t>Life-cycle emissions of solar PV are attributed to all generated solar energy—delivered to the grid, stored in batteries, or curtailed—so that they depend only on installed solar capacity; emissions of battery storage are attributed to discharged energy, and those of nuclear, gas and coal to their generation.</w:t>
      </w:r>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w:t>
      </w:r>
      <w:proofErr w:type="gramStart"/>
      <w:r>
        <w:rPr>
          <w:rFonts w:ascii="Calibri" w:hAnsi="Calibri" w:cs="Calibri"/>
        </w:rPr>
        <w:t>), and</w:t>
      </w:r>
      <w:proofErr w:type="gramEnd"/>
      <w:r>
        <w:rPr>
          <w:rFonts w:ascii="Calibri" w:hAnsi="Calibri" w:cs="Calibri"/>
        </w:rPr>
        <w:t xml:space="preserve">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B015F6">
        <w:rPr>
          <w:rFonts w:ascii="Calibri" w:hAnsi="Calibri" w:cs="Calibri"/>
        </w:rPr>
        <w:t xml:space="preserve">This equality enforces strict hourly supply-demand balance, ensuring that total generation, including storage discharge, exactly meets electricity demand in every time step. </w:t>
      </w:r>
      <w:r w:rsidR="00B015F6">
        <w:rPr>
          <w:rFonts w:ascii="Calibri" w:hAnsi="Calibri" w:cs="Calibri"/>
        </w:rPr>
        <w:br/>
      </w:r>
      <w:r w:rsidR="00B015F6">
        <w:rPr>
          <w:rFonts w:ascii="Calibri" w:hAnsi="Calibri" w:cs="Calibri"/>
          <w:u w:val="single"/>
          <w:rtl/>
        </w:rPr>
        <w:br/>
      </w:r>
      <w:r w:rsidR="00B015F6">
        <w:rPr>
          <w:rFonts w:ascii="Calibri" w:hAnsi="Calibri" w:cs="Calibri"/>
          <w:u w:val="single"/>
          <w:rtl/>
        </w:rPr>
        <w:br/>
      </w:r>
      <w:r w:rsidR="00B015F6">
        <w:rPr>
          <w:rFonts w:ascii="Calibri" w:hAnsi="Calibri" w:cs="Calibri"/>
          <w:u w:val="single"/>
          <w:rtl/>
        </w:rPr>
        <w:br/>
      </w:r>
      <w:r w:rsidR="00B015F6">
        <w:rPr>
          <w:rFonts w:ascii="Calibri" w:hAnsi="Calibri" w:cs="Calibri"/>
          <w:u w:val="single"/>
          <w:rtl/>
        </w:rPr>
        <w:br/>
      </w:r>
      <w:r w:rsidR="00B015F6">
        <w:rPr>
          <w:rFonts w:ascii="Calibri" w:hAnsi="Calibri" w:cs="Calibri"/>
          <w:u w:val="single"/>
        </w:rPr>
        <w:t>Capacity Constraints</w:t>
      </w:r>
    </w:p>
    <w:p w14:paraId="610D95D6" w14:textId="77777777" w:rsidR="00432873" w:rsidRDefault="00960C33">
      <w:pPr>
        <w:bidi w:val="0"/>
        <w:spacing w:before="100" w:beforeAutospacing="1" w:after="100" w:afterAutospacing="1"/>
        <w:outlineLvl w:val="3"/>
      </w:pPr>
      <w:r>
        <w:rPr>
          <w:rFonts w:ascii="Calibri" w:hAnsi="Calibri" w:cs="Calibri"/>
          <w:u w:val="single"/>
        </w:rPr>
        <w:t>Solar Generation Split</w:t>
      </w:r>
    </w:p>
    <w:p w14:paraId="613A2096" w14:textId="77777777" w:rsidR="00432873" w:rsidRDefault="00960C33">
      <w:pPr>
        <w:bidi w:val="0"/>
        <w:spacing w:after="200"/>
        <w:jc w:val="both"/>
      </w:pPr>
      <w:r>
        <w:rPr>
          <w:rFonts w:ascii="Calibri" w:hAnsi="Calibri" w:cs="Calibri"/>
        </w:rPr>
        <w:t>Solar output can be delivered to the grid, used to charge the battery, or curtailed; the battery can be charged only from solar PV:</w:t>
      </w:r>
    </w:p>
    <w:p w14:paraId="0E00FF46" w14:textId="77777777" w:rsidR="00432873" w:rsidRDefault="00000000">
      <w:pPr>
        <w:jc w:val="center"/>
        <w:rPr>
          <w:ins w:id="43" w:author="Claude" w:date="2026-09-29T00:00:00Z"/>
        </w:rPr>
      </w:pPr>
      <m:oMathPara>
        <m:oMath>
          <m:sSub>
            <m:sSubPr>
              <m:ctrlPr>
                <w:rPr>
                  <w:rFonts w:ascii="Cambria Math" w:hAnsi="Cambria Math"/>
                </w:rPr>
              </m:ctrlPr>
            </m:sSubPr>
            <m:e>
              <m:r>
                <w:rPr>
                  <w:rFonts w:ascii="Cambria Math" w:hAnsi="Cambria Math"/>
                </w:rPr>
                <m:t>U</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Dump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 xml:space="preserve">    ∀t</m:t>
          </m:r>
        </m:oMath>
      </m:oMathPara>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6B043E6B"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the main analysis, annual additions of solar PV and of battery storage follow a time-varying schedule that reflects the gradual scale-up of supply chains, permitting and grid connection: 2 GW per year until 2025, rising linearly to 3 GW per year in 2030, 5 GW per year in 2035 and 7 GW per year from 2040 onwards. Gas additions are limited to 5 GW per year;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 The influence of this assumption is examined in Section 3.8 by comparing the results with a constant limit of 4 GW per year.</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w:lastRenderedPageBreak/>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000000" w:rsidP="008034E5">
      <w:pPr>
        <w:bidi w:val="0"/>
        <w:spacing w:before="100" w:beforeAutospacing="1" w:after="100" w:afterAutospacing="1"/>
        <w:outlineLvl w:val="3"/>
        <w:rPr>
          <w:rFonts w:ascii="Calibri" w:hAnsi="Calibri" w:cs="Calibri"/>
          <w:rtl/>
          <w:lang w:eastAsia="en-US"/>
        </w:rPr>
      </w:pPr>
      <m:oMathPara>
        <m:oMath>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oMath>
      </m:oMathPara>
    </w:p>
    <w:p w14:paraId="4B060215" w14:textId="77777777" w:rsidR="00432873"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batt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oMath>
      </m:oMathPara>
    </w:p>
    <w:p w14:paraId="71F67BD1" w14:textId="77777777" w:rsidR="00432873" w:rsidRDefault="00960C33">
      <w:pPr>
        <w:bidi w:val="0"/>
        <w:spacing w:after="200"/>
        <w:jc w:val="both"/>
      </w:pPr>
      <w:r>
        <w:rPr>
          <w:rFonts w:ascii="Calibri" w:hAnsi="Calibri" w:cs="Calibri"/>
        </w:rPr>
        <w:t xml:space="preserve">where </w:t>
      </w:r>
      <w:proofErr w:type="spellStart"/>
      <w:r>
        <w:rPr>
          <w:rFonts w:ascii="Calibri" w:hAnsi="Calibri" w:cs="Calibri"/>
        </w:rPr>
        <w:t>K_</w:t>
      </w:r>
      <w:proofErr w:type="gramStart"/>
      <w:r>
        <w:rPr>
          <w:rFonts w:ascii="Calibri" w:hAnsi="Calibri" w:cs="Calibri"/>
        </w:rPr>
        <w:t>batt,t</w:t>
      </w:r>
      <w:proofErr w:type="spellEnd"/>
      <w:proofErr w:type="gramEnd"/>
      <w:r>
        <w:rPr>
          <w:rFonts w:ascii="Calibri" w:hAnsi="Calibri" w:cs="Calibri"/>
        </w:rPr>
        <w:t xml:space="preserve"> denotes rated power (MW) and </w:t>
      </w:r>
      <w:proofErr w:type="spellStart"/>
      <w:r>
        <w:rPr>
          <w:rFonts w:ascii="Calibri" w:hAnsi="Calibri" w:cs="Calibri"/>
        </w:rPr>
        <w:t>H_batt</w:t>
      </w:r>
      <w:proofErr w:type="spellEnd"/>
      <w:r>
        <w:rPr>
          <w:rFonts w:ascii="Calibri" w:hAnsi="Calibri" w:cs="Calibri"/>
        </w:rPr>
        <w:t xml:space="preserve"> = 4 h is the energy-to-power ratio. The last condition prevents energy charged in hour t from being discharged within the same hour. Charging and discharging efficiencies are </w:t>
      </w:r>
      <w:proofErr w:type="spellStart"/>
      <w:r>
        <w:rPr>
          <w:rFonts w:ascii="Calibri" w:hAnsi="Calibri" w:cs="Calibri"/>
        </w:rPr>
        <w:t>η_ch</w:t>
      </w:r>
      <w:proofErr w:type="spellEnd"/>
      <w:r>
        <w:rPr>
          <w:rFonts w:ascii="Calibri" w:hAnsi="Calibri" w:cs="Calibri"/>
        </w:rPr>
        <w:t xml:space="preserve"> = 0.95 and </w:t>
      </w:r>
      <w:proofErr w:type="spellStart"/>
      <w:r>
        <w:rPr>
          <w:rFonts w:ascii="Calibri" w:hAnsi="Calibri" w:cs="Calibri"/>
        </w:rPr>
        <w:t>η_dis</w:t>
      </w:r>
      <w:proofErr w:type="spellEnd"/>
      <w:r>
        <w:rPr>
          <w:rFonts w:ascii="Calibri" w:hAnsi="Calibri" w:cs="Calibri"/>
        </w:rPr>
        <w:t xml:space="preserve"> = 0.90.</w:t>
      </w:r>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 xml:space="preserve">plants must run at </w:t>
      </w:r>
      <w:proofErr w:type="gramStart"/>
      <w:r>
        <w:rPr>
          <w:rFonts w:ascii="Calibri" w:hAnsi="Calibri" w:cs="Calibri"/>
          <w:lang w:eastAsia="en-US"/>
        </w:rPr>
        <w:t>full</w:t>
      </w:r>
      <w:proofErr w:type="gramEnd"/>
      <w:r>
        <w:rPr>
          <w:rFonts w:ascii="Calibri" w:hAnsi="Calibri" w:cs="Calibri"/>
          <w:lang w:eastAsia="en-US"/>
        </w:rPr>
        <w:t xml:space="preserve">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lastRenderedPageBreak/>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w:t>
      </w:r>
      <w:proofErr w:type="spellStart"/>
      <w:r>
        <w:rPr>
          <w:rFonts w:ascii="Calibri" w:hAnsi="Calibri" w:cs="Calibri"/>
        </w:rPr>
        <w:t>Lv</w:t>
      </w:r>
      <w:proofErr w:type="spellEnd"/>
      <w:r>
        <w:rPr>
          <w:rFonts w:ascii="Calibri" w:hAnsi="Calibri" w:cs="Calibri"/>
        </w:rPr>
        <w:t>,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42000BD2" w:rsidR="00A958B6" w:rsidRDefault="00630255">
      <w:pPr>
        <w:bidi w:val="0"/>
      </w:pPr>
      <w:r>
        <w:rPr>
          <w:rFonts w:ascii="Calibri" w:hAnsi="Calibri" w:cs="Calibri"/>
        </w:rPr>
        <w:t xml:space="preserve">Our analysis proceeded in two stages. In the first stage, we constructed a structured grid of scenarios by fixing the annual build-rate limits and varying two economy-wide constraints: the cumulative budget (eight levels between ₪400×10^9 and ₪500×10^9: 400, 405, 410, 420, 430, 450, 470 and 500) and the land available for </w:t>
      </w:r>
      <w:r>
        <w:rPr>
          <w:rFonts w:ascii="Calibri" w:hAnsi="Calibri" w:cs="Calibri"/>
        </w:rPr>
        <w:lastRenderedPageBreak/>
        <w:t xml:space="preserve">utility-scale solar deployment (eleven levels: 100 km², representing a low-land, fossil-dominated benchmark, and 400–850 km² in steps of 50 km²). </w:t>
      </w:r>
      <w:r>
        <w:rPr>
          <w:rFonts w:ascii="Calibri" w:hAnsi="Calibri" w:cs="Calibri"/>
        </w:rPr>
        <w:t xml:space="preserve">This factorial design yields 88 scenarios, of which 82 are feasible. The six infeasible scenarios combine the smallest land cap (100 km²) with budgets of ₪400–420×10^9, or the 400 and 450 km² land caps with the lowest budget (₪400×10^9); in these </w:t>
      </w:r>
      <w:proofErr w:type="gramStart"/>
      <w:r>
        <w:rPr>
          <w:rFonts w:ascii="Calibri" w:hAnsi="Calibri" w:cs="Calibri"/>
        </w:rPr>
        <w:t>cases</w:t>
      </w:r>
      <w:proofErr w:type="gramEnd"/>
      <w:r>
        <w:rPr>
          <w:rFonts w:ascii="Calibri" w:hAnsi="Calibri" w:cs="Calibri"/>
        </w:rPr>
        <w:t xml:space="preserve"> the budget cannot cover the required capacity expansion together with the fuel and carbon costs of the remaining gas generation.</w:t>
      </w:r>
      <w:r>
        <w:rPr>
          <w:rFonts w:ascii="Calibri" w:hAnsi="Calibri" w:cs="Calibri"/>
        </w:rPr>
        <w:t xml:space="preserve"> In the main scenario grid, nuclear capacity additions are disabled; nuclear variants are </w:t>
      </w:r>
      <w:proofErr w:type="spellStart"/>
      <w:r>
        <w:rPr>
          <w:rFonts w:ascii="Calibri" w:hAnsi="Calibri" w:cs="Calibri"/>
        </w:rPr>
        <w:t>analysed</w:t>
      </w:r>
      <w:proofErr w:type="spellEnd"/>
      <w:r>
        <w:rPr>
          <w:rFonts w:ascii="Calibri" w:hAnsi="Calibri" w:cs="Calibri"/>
        </w:rPr>
        <w:t xml:space="preserve"> separately in Section 3.7.</w:t>
      </w:r>
    </w:p>
    <w:p w14:paraId="032AA391" w14:textId="77777777" w:rsidR="00414868" w:rsidRPr="00414868" w:rsidRDefault="00414868" w:rsidP="008034E5">
      <w:pPr>
        <w:bidi w:val="0"/>
        <w:rPr>
          <w:rFonts w:ascii="Calibri" w:hAnsi="Calibri" w:cs="Calibri"/>
        </w:rPr>
      </w:pPr>
    </w:p>
    <w:p w14:paraId="3BBDE0C4" w14:textId="1A090632" w:rsidR="00A958B6" w:rsidRDefault="00630255">
      <w:pPr>
        <w:bidi w:val="0"/>
      </w:pPr>
      <w:r>
        <w:rPr>
          <w:rFonts w:ascii="Calibri" w:hAnsi="Calibri" w:cs="Calibri"/>
        </w:rPr>
        <w:t xml:space="preserve">In the second stage, we moved from breadth to depth. Because </w:t>
      </w:r>
      <w:proofErr w:type="gramStart"/>
      <w:r>
        <w:rPr>
          <w:rFonts w:ascii="Calibri" w:hAnsi="Calibri" w:cs="Calibri"/>
        </w:rPr>
        <w:t>the optimization</w:t>
      </w:r>
      <w:proofErr w:type="gramEnd"/>
      <w:r>
        <w:rPr>
          <w:rFonts w:ascii="Calibri" w:hAnsi="Calibri" w:cs="Calibri"/>
        </w:rPr>
        <w:t xml:space="preserve">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spanning renewable shares of </w:t>
      </w:r>
      <w:r>
        <w:rPr>
          <w:rFonts w:ascii="Calibri" w:hAnsi="Calibri" w:cs="Calibri"/>
        </w:rPr>
        <w:t>12.8% and 49.5–90.5%</w:t>
      </w:r>
      <w:r>
        <w:rPr>
          <w:rFonts w:ascii="Calibri" w:hAnsi="Calibri" w:cs="Calibri"/>
        </w:rPr>
        <w:t xml:space="preserve">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w:t>
      </w:r>
      <w:proofErr w:type="spellStart"/>
      <w:r>
        <w:rPr>
          <w:rFonts w:ascii="Calibri" w:hAnsi="Calibri" w:cs="Calibri"/>
        </w:rPr>
        <w:t>tCO₂e</w:t>
      </w:r>
      <w:proofErr w:type="spellEnd"/>
      <w:r>
        <w:rPr>
          <w:rFonts w:ascii="Calibri" w:hAnsi="Calibri" w:cs="Calibri"/>
        </w:rPr>
        <w:t>) is reported separately from direct costs (CAPEX and OPEX) in all cost indicators, so that direct and social cost components can be examined explicitly.</w:t>
      </w:r>
    </w:p>
    <w:p w14:paraId="66BDC12E" w14:textId="77777777" w:rsidR="003F63FF" w:rsidRDefault="00960C33">
      <w:pPr>
        <w:bidi w:val="0"/>
        <w:spacing w:after="200" w:line="276" w:lineRule="auto"/>
        <w:jc w:val="both"/>
      </w:pPr>
      <w:r>
        <w:rPr>
          <w:rFonts w:ascii="Calibri" w:hAnsi="Calibri" w:cs="Calibri"/>
        </w:rPr>
        <w:t xml:space="preserve">In addition to these two stages, the economic optimum of the system was determined by solving the same model with total discounted </w:t>
      </w:r>
      <w:proofErr w:type="gramStart"/>
      <w:r>
        <w:rPr>
          <w:rFonts w:ascii="Calibri" w:hAnsi="Calibri" w:cs="Calibri"/>
        </w:rPr>
        <w:t>cost—</w:t>
      </w:r>
      <w:proofErr w:type="gramEnd"/>
      <w:r>
        <w:rPr>
          <w:rFonts w:ascii="Calibri" w:hAnsi="Calibri" w:cs="Calibri"/>
        </w:rPr>
        <w:t xml:space="preserve">including CAPEX, OPEX and the carbon </w:t>
      </w:r>
      <w:proofErr w:type="gramStart"/>
      <w:r>
        <w:rPr>
          <w:rFonts w:ascii="Calibri" w:hAnsi="Calibri" w:cs="Calibri"/>
        </w:rPr>
        <w:t>cost—</w:t>
      </w:r>
      <w:proofErr w:type="gramEnd"/>
      <w:r>
        <w:rPr>
          <w:rFonts w:ascii="Calibri" w:hAnsi="Calibri" w:cs="Calibri"/>
        </w:rPr>
        <w:t xml:space="preserve">as the objective and without a budget constraint, for selected land caps. The resulting </w:t>
      </w:r>
      <w:proofErr w:type="gramStart"/>
      <w:r>
        <w:rPr>
          <w:rFonts w:ascii="Calibri" w:hAnsi="Calibri" w:cs="Calibri"/>
        </w:rPr>
        <w:t>least-cost</w:t>
      </w:r>
      <w:proofErr w:type="gramEnd"/>
      <w:r>
        <w:rPr>
          <w:rFonts w:ascii="Calibri" w:hAnsi="Calibri" w:cs="Calibri"/>
        </w:rPr>
        <w:t xml:space="preserve"> system marks the lower bound of the budget range examined in the scenario grid (Section 3.8).</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 xml:space="preserve">This two-tiered </w:t>
      </w:r>
      <w:proofErr w:type="gramStart"/>
      <w:r>
        <w:rPr>
          <w:rFonts w:ascii="Calibri" w:hAnsi="Calibri" w:cs="Calibri"/>
        </w:rPr>
        <w:t>process</w:t>
      </w:r>
      <w:proofErr w:type="gramEnd"/>
      <w:r>
        <w:rPr>
          <w:rFonts w:ascii="Calibri" w:hAnsi="Calibri" w:cs="Calibri"/>
        </w:rPr>
        <w:t xml:space="preserve"> broad exploration followed by selection of representative </w:t>
      </w:r>
      <w:proofErr w:type="gramStart"/>
      <w:r>
        <w:rPr>
          <w:rFonts w:ascii="Calibri" w:hAnsi="Calibri" w:cs="Calibri"/>
        </w:rPr>
        <w:t>scenarios</w:t>
      </w:r>
      <w:proofErr w:type="gramEnd"/>
      <w:r>
        <w:rPr>
          <w:rFonts w:ascii="Calibri" w:hAnsi="Calibri" w:cs="Calibri"/>
        </w:rPr>
        <w:t xml:space="preserve">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4" w:name="_Toc223013395"/>
      <w:r>
        <w:rPr>
          <w:rFonts w:eastAsia="Times New Roman"/>
        </w:rPr>
        <w:t>2.4 Integration with External Models</w:t>
      </w:r>
      <w:bookmarkEnd w:id="44"/>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w:t>
      </w:r>
      <w:r>
        <w:rPr>
          <w:rFonts w:ascii="Calibri" w:hAnsi="Calibri" w:cs="Calibri"/>
        </w:rPr>
        <w:lastRenderedPageBreak/>
        <w:t xml:space="preserve">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t>
      </w:r>
      <w:proofErr w:type="gramStart"/>
      <w:r>
        <w:rPr>
          <w:rFonts w:ascii="Calibri" w:hAnsi="Calibri" w:cs="Calibri"/>
        </w:rPr>
        <w:t>were</w:t>
      </w:r>
      <w:proofErr w:type="gramEnd"/>
      <w:r>
        <w:rPr>
          <w:rFonts w:ascii="Calibri" w:hAnsi="Calibri" w:cs="Calibri"/>
        </w:rPr>
        <w:t xml:space="preserv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w:t>
      </w:r>
      <w:proofErr w:type="gramStart"/>
      <w:r>
        <w:rPr>
          <w:rFonts w:ascii="Calibri" w:hAnsi="Calibri" w:cs="Calibri"/>
          <w:color w:val="000000" w:themeColor="text1"/>
        </w:rPr>
        <w:t>The</w:t>
      </w:r>
      <w:proofErr w:type="gramEnd"/>
      <w:r>
        <w:rPr>
          <w:rFonts w:ascii="Calibri" w:hAnsi="Calibri" w:cs="Calibri"/>
          <w:color w:val="000000" w:themeColor="text1"/>
        </w:rPr>
        <w:t xml:space="preserv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w:t>
      </w:r>
      <w:r>
        <w:rPr>
          <w:rFonts w:ascii="Calibri" w:hAnsi="Calibri" w:cs="Calibri"/>
          <w:color w:val="000000" w:themeColor="text1"/>
          <w:lang w:val=""/>
        </w:rPr>
        <w:lastRenderedPageBreak/>
        <w:t xml:space="preserve">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5" w:name="_Toc209882155"/>
      <w:bookmarkStart w:id="46" w:name="_Toc209900265"/>
      <w:bookmarkStart w:id="47" w:name="_Toc209901111"/>
      <w:bookmarkStart w:id="48"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5"/>
      <w:bookmarkEnd w:id="46"/>
      <w:bookmarkEnd w:id="47"/>
      <w:bookmarkEnd w:id="48"/>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3F1AAF45" w:rsidR="00CF502E" w:rsidRDefault="00106D0F" w:rsidP="008034E5">
      <w:pPr>
        <w:keepNext/>
        <w:bidi w:val="0"/>
        <w:rPr>
          <w:rtl/>
        </w:rPr>
      </w:pPr>
      <w:r>
        <w:rPr>
          <w:noProof/>
        </w:rPr>
        <w:drawing>
          <wp:inline distT="0" distB="0" distL="0" distR="0" wp14:anchorId="7DC2AD46" wp14:editId="1A0BB2C3">
            <wp:extent cx="5274310" cy="2437130"/>
            <wp:effectExtent l="0" t="0" r="2540" b="1270"/>
            <wp:docPr id="148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80" name=""/>
                    <pic:cNvPicPr/>
                  </pic:nvPicPr>
                  <pic:blipFill>
                    <a:blip r:embed="rId14"/>
                    <a:stretch>
                      <a:fillRect/>
                    </a:stretch>
                  </pic:blipFill>
                  <pic:spPr>
                    <a:xfrm>
                      <a:off x="0" y="0"/>
                      <a:ext cx="5274310" cy="243713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49" w:name="_RefFig_gW"/>
      <w:bookmarkStart w:id="50" w:name="_Toc223013442"/>
      <w:r>
        <w:rPr>
          <w:color w:val="000000" w:themeColor="text1"/>
        </w:rPr>
        <w:t xml:space="preserve">Figure </w:t>
      </w:r>
      <w:bookmarkEnd w:id="49"/>
      <w:r>
        <w:rPr>
          <w:rFonts w:hint="cs"/>
          <w:color w:val="000000" w:themeColor="text1"/>
          <w:rtl/>
        </w:rPr>
        <w:t>4</w:t>
      </w:r>
      <w:r>
        <w:rPr>
          <w:noProof/>
          <w:color w:val="000000" w:themeColor="text1"/>
        </w:rPr>
        <w:t xml:space="preserve"> -  Generation mix, hourly resolution, winter week (January 2050)</w:t>
      </w:r>
      <w:bookmarkEnd w:id="50"/>
    </w:p>
    <w:p w14:paraId="418EA60D" w14:textId="49D7B7C9" w:rsidR="004C5290" w:rsidRPr="004C5290" w:rsidRDefault="00F903DB" w:rsidP="008034E5">
      <w:pPr>
        <w:bidi w:val="0"/>
        <w:rPr>
          <w:rFonts w:ascii="Calibri" w:hAnsi="Calibri" w:cs="Calibri"/>
        </w:rPr>
      </w:pPr>
      <w:r>
        <w:rPr>
          <w:rFonts w:ascii="Calibri" w:hAnsi="Calibri" w:cs="Calibri"/>
        </w:rPr>
        <w:lastRenderedPageBreak/>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2EF55A20" w:rsidR="00CF502E" w:rsidRDefault="00AB06B3" w:rsidP="008034E5">
      <w:pPr>
        <w:keepNext/>
        <w:bidi w:val="0"/>
      </w:pPr>
      <w:r>
        <w:rPr>
          <w:noProof/>
        </w:rPr>
        <w:drawing>
          <wp:inline distT="0" distB="0" distL="0" distR="0" wp14:anchorId="158F4064" wp14:editId="4353D1FF">
            <wp:extent cx="5274310" cy="2437130"/>
            <wp:effectExtent l="0" t="0" r="2540" b="1270"/>
            <wp:docPr id="57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6902" name=""/>
                    <pic:cNvPicPr/>
                  </pic:nvPicPr>
                  <pic:blipFill>
                    <a:blip r:embed="rId15"/>
                    <a:stretch>
                      <a:fillRect/>
                    </a:stretch>
                  </pic:blipFill>
                  <pic:spPr>
                    <a:xfrm>
                      <a:off x="0" y="0"/>
                      <a:ext cx="5274310" cy="243713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1" w:name="_RefFig_gS"/>
      <w:bookmarkStart w:id="52" w:name="_Toc223013443"/>
      <w:r>
        <w:rPr>
          <w:color w:val="000000" w:themeColor="text1"/>
        </w:rPr>
        <w:t xml:space="preserve">Figure </w:t>
      </w:r>
      <w:bookmarkStart w:id="53"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bookmarkEnd w:id="51"/>
      <w:bookmarkEnd w:id="53"/>
      <w:r>
        <w:rPr>
          <w:color w:val="000000" w:themeColor="text1"/>
        </w:rPr>
        <w:t xml:space="preserve"> - Generation mix, hourly resolution, summer week (June 2050)</w:t>
      </w:r>
      <w:bookmarkEnd w:id="52"/>
    </w:p>
    <w:p w14:paraId="6EE63455" w14:textId="4DC6CF41"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w:t>
      </w:r>
      <w:r>
        <w:rPr>
          <w:rFonts w:ascii="Calibri" w:hAnsi="Calibri" w:cs="Calibri"/>
        </w:rPr>
        <w:t>for a representative year (2050) in the 850 km² scenario at ₪420×10⁹ (90.5% renewables),</w:t>
      </w:r>
      <w:r>
        <w:rPr>
          <w:rFonts w:ascii="Calibri" w:hAnsi="Calibri" w:cs="Calibri"/>
        </w:rPr>
        <w:t xml:space="preserve">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w:t>
      </w:r>
      <w:r>
        <w:rPr>
          <w:rFonts w:ascii="Calibri" w:hAnsi="Calibri" w:cs="Calibri"/>
        </w:rPr>
        <w:lastRenderedPageBreak/>
        <w:t>than marginal features.</w:t>
      </w:r>
      <w:r>
        <w:rPr>
          <w:rFonts w:ascii="Calibri" w:hAnsi="Calibri" w:cs="Calibri"/>
        </w:rPr>
        <w:br/>
      </w:r>
      <w:r>
        <w:rPr>
          <w:noProof/>
        </w:rPr>
        <w:drawing>
          <wp:inline distT="0" distB="0" distL="0" distR="0" wp14:anchorId="07B5823C" wp14:editId="0DF888C0">
            <wp:extent cx="5274310" cy="2480945"/>
            <wp:effectExtent l="0" t="0" r="2540" b="0"/>
            <wp:docPr id="17864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9617"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354993B4" w:rsidR="00CF502E" w:rsidRPr="0070767B" w:rsidRDefault="00F903DB" w:rsidP="008034E5">
      <w:pPr>
        <w:pStyle w:val="Caption"/>
        <w:bidi w:val="0"/>
        <w:jc w:val="center"/>
        <w:rPr>
          <w:color w:val="000000" w:themeColor="text1"/>
        </w:rPr>
      </w:pPr>
      <w:bookmarkStart w:id="54" w:name="_RefFig_gY"/>
      <w:bookmarkStart w:id="55" w:name="_Toc223013444"/>
      <w:r>
        <w:rPr>
          <w:color w:val="000000" w:themeColor="text1"/>
        </w:rPr>
        <w:t>Figure</w:t>
      </w:r>
      <w:r>
        <w:rPr>
          <w:color w:val="000000" w:themeColor="text1"/>
          <w:rtl/>
        </w:rPr>
        <w:t xml:space="preserve"> </w:t>
      </w:r>
      <w:r>
        <w:rPr>
          <w:color w:val="000000" w:themeColor="text1"/>
        </w:rPr>
        <w:t xml:space="preserve"> </w:t>
      </w:r>
      <w:bookmarkStart w:id="56"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4"/>
      <w:bookmarkEnd w:id="56"/>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90 RE%</w:t>
      </w:r>
      <w:bookmarkEnd w:id="55"/>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7" w:name="_Toc223013397"/>
      <w:r>
        <w:t>3.2 System feasibility space: land, cost and renewable penetration</w:t>
      </w:r>
      <w:bookmarkEnd w:id="57"/>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679326CE" w:rsidR="00091CCB" w:rsidRPr="009B0BCA" w:rsidRDefault="00D577A1" w:rsidP="00091CCB">
      <w:pPr>
        <w:bidi w:val="0"/>
        <w:rPr>
          <w:rFonts w:ascii="Calibri" w:hAnsi="Calibri" w:cs="Calibri"/>
          <w:rtl/>
        </w:rPr>
      </w:pPr>
      <w:r>
        <w:rPr>
          <w:noProof/>
        </w:rPr>
        <w:lastRenderedPageBreak/>
        <w:drawing>
          <wp:inline distT="0" distB="0" distL="0" distR="0" wp14:anchorId="1344ADCA" wp14:editId="55B9792E">
            <wp:extent cx="5274310" cy="2491105"/>
            <wp:effectExtent l="0" t="0" r="2540" b="4445"/>
            <wp:docPr id="4290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4452" name=""/>
                    <pic:cNvPicPr/>
                  </pic:nvPicPr>
                  <pic:blipFill>
                    <a:blip r:embed="rId17"/>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4BBDF3A1" w:rsidR="00CD43E8" w:rsidRDefault="009E0F59" w:rsidP="008034E5">
      <w:pPr>
        <w:keepNext/>
        <w:bidi w:val="0"/>
      </w:pPr>
      <w:r>
        <w:rPr>
          <w:noProof/>
        </w:rPr>
        <w:t xml:space="preserve"> </w:t>
      </w:r>
      <w:r w:rsidR="00D577A1">
        <w:rPr>
          <w:noProof/>
        </w:rPr>
        <w:drawing>
          <wp:inline distT="0" distB="0" distL="0" distR="0" wp14:anchorId="51383770" wp14:editId="67747694">
            <wp:extent cx="5274310" cy="2474595"/>
            <wp:effectExtent l="0" t="0" r="2540" b="1905"/>
            <wp:docPr id="12978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6319" name=""/>
                    <pic:cNvPicPr/>
                  </pic:nvPicPr>
                  <pic:blipFill>
                    <a:blip r:embed="rId18"/>
                    <a:stretch>
                      <a:fillRect/>
                    </a:stretch>
                  </pic:blipFill>
                  <pic:spPr>
                    <a:xfrm>
                      <a:off x="0" y="0"/>
                      <a:ext cx="5274310" cy="2474595"/>
                    </a:xfrm>
                    <a:prstGeom prst="rect">
                      <a:avLst/>
                    </a:prstGeom>
                  </pic:spPr>
                </pic:pic>
              </a:graphicData>
            </a:graphic>
          </wp:inline>
        </w:drawing>
      </w:r>
    </w:p>
    <w:p w14:paraId="27D49AC0" w14:textId="1EACCA7B" w:rsidR="0079107A" w:rsidRPr="00AF7548" w:rsidRDefault="00F903DB" w:rsidP="00AF7548">
      <w:pPr>
        <w:pStyle w:val="Caption"/>
        <w:bidi w:val="0"/>
        <w:jc w:val="center"/>
        <w:rPr>
          <w:color w:val="000000" w:themeColor="text1"/>
        </w:rPr>
      </w:pPr>
      <w:bookmarkStart w:id="58" w:name="_RefFig_m1"/>
      <w:r>
        <w:rPr>
          <w:color w:val="000000" w:themeColor="text1"/>
        </w:rPr>
        <w:t xml:space="preserve">Figure </w:t>
      </w:r>
      <w:bookmarkStart w:id="59"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bookmarkEnd w:id="58"/>
      <w:bookmarkEnd w:id="59"/>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2A5C6B53" w:rsidR="00D16DAF" w:rsidRDefault="002A3CA1">
      <w:pPr>
        <w:bidi w:val="0"/>
        <w:spacing w:after="200" w:line="276" w:lineRule="auto"/>
        <w:jc w:val="both"/>
      </w:pPr>
      <w:r>
        <w:rPr>
          <w:rFonts w:ascii="Calibri" w:hAnsi="Calibri" w:cs="Calibri"/>
        </w:rPr>
        <w:t xml:space="preserve">Land availability is the primary driver of renewable penetration. Along the land axis, the renewable share in 2050 increases from about 50% at 400 km² to about 92% at 850 km², whereas for a given land cap it changes </w:t>
      </w:r>
      <w:r>
        <w:rPr>
          <w:rFonts w:ascii="Calibri" w:hAnsi="Calibri" w:cs="Calibri"/>
        </w:rPr>
        <w:t>by only one to three percentage points</w:t>
      </w:r>
      <w:r>
        <w:rPr>
          <w:rFonts w:ascii="Calibri" w:hAnsi="Calibri" w:cs="Calibri"/>
        </w:rPr>
        <w:t xml:space="preserve"> along the budget axis once the budget exceeds ₪410×10⁹. The low-land benchmark (100 km²) remains at about 13% renewables in 2050, close to the current share of renewables in the Israeli electricity mix.</w:t>
      </w:r>
    </w:p>
    <w:p w14:paraId="1D848682" w14:textId="77777777" w:rsidR="00267F12" w:rsidRDefault="00000000">
      <w:pPr>
        <w:bidi w:val="0"/>
        <w:spacing w:after="200" w:line="276" w:lineRule="auto"/>
        <w:jc w:val="both"/>
      </w:pPr>
      <w:r>
        <w:rPr>
          <w:rFonts w:ascii="Calibri" w:hAnsi="Calibri" w:cs="Calibri"/>
        </w:rPr>
        <w:t xml:space="preserve">The budget is a binding constraint mainly at the lower end of the examined range. At the lowest budget (₪400×10⁹), the land caps of 800 and 850 km² are not fully utilized—only about 780 km² are used—and the renewable share is limited to about 85% by the budget rather than by land. From ₪410×10⁹ onwards all land caps are fully </w:t>
      </w:r>
      <w:r>
        <w:rPr>
          <w:rFonts w:ascii="Calibri" w:hAnsi="Calibri" w:cs="Calibri"/>
        </w:rPr>
        <w:lastRenderedPageBreak/>
        <w:t>used, and additional budget raises the renewable share in 2050 only marginally, by up to about two percentage points at 850 km² between ₪410×10⁹ and ₪500×10⁹.</w:t>
      </w:r>
    </w:p>
    <w:p w14:paraId="0028E8B2" w14:textId="77777777" w:rsidR="00267F12" w:rsidRDefault="00000000">
      <w:pPr>
        <w:bidi w:val="0"/>
        <w:spacing w:after="200" w:line="276" w:lineRule="auto"/>
        <w:jc w:val="both"/>
      </w:pPr>
      <w:r>
        <w:rPr>
          <w:rFonts w:ascii="Calibri" w:hAnsi="Calibri" w:cs="Calibri"/>
        </w:rPr>
        <w:t xml:space="preserve">Six of the 88 scenarios are infeasible: the 100 km² land cap with budgets of ₪400–420×10⁹, and the 400 and 450 km² land caps with a budget of ₪400×10⁹. In these </w:t>
      </w:r>
      <w:proofErr w:type="gramStart"/>
      <w:r>
        <w:rPr>
          <w:rFonts w:ascii="Calibri" w:hAnsi="Calibri" w:cs="Calibri"/>
        </w:rPr>
        <w:t>cases</w:t>
      </w:r>
      <w:proofErr w:type="gramEnd"/>
      <w:r>
        <w:rPr>
          <w:rFonts w:ascii="Calibri" w:hAnsi="Calibri" w:cs="Calibri"/>
        </w:rPr>
        <w:t xml:space="preserve"> the budget cannot cover the required capacity expansion together with the fuel and carbon costs of the remaining gas generation. Notably, once its carbon cost is included, the fossil-dominated system requires a larger budget (at least about ₪426×10⁹; Section 3.8.3) than systems with about 85% renewables, which are already feasible at ₪400×10⁹.</w:t>
      </w:r>
    </w:p>
    <w:p w14:paraId="27BE6DB9" w14:textId="752856AE" w:rsidR="00027096" w:rsidRDefault="00D577A1" w:rsidP="00027096">
      <w:pPr>
        <w:bidi w:val="0"/>
        <w:rPr>
          <w:rFonts w:ascii="Calibri" w:hAnsi="Calibri" w:cs="Calibri"/>
          <w:color w:val="0070C0"/>
          <w:lang w:val=""/>
        </w:rPr>
      </w:pPr>
      <w:r>
        <w:rPr>
          <w:noProof/>
        </w:rPr>
        <w:drawing>
          <wp:inline distT="0" distB="0" distL="0" distR="0" wp14:anchorId="2792492C" wp14:editId="78E2D6AC">
            <wp:extent cx="5274310" cy="2476500"/>
            <wp:effectExtent l="0" t="0" r="2540" b="0"/>
            <wp:docPr id="12510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8096" name=""/>
                    <pic:cNvPicPr/>
                  </pic:nvPicPr>
                  <pic:blipFill>
                    <a:blip r:embed="rId19"/>
                    <a:stretch>
                      <a:fillRect/>
                    </a:stretch>
                  </pic:blipFill>
                  <pic:spPr>
                    <a:xfrm>
                      <a:off x="0" y="0"/>
                      <a:ext cx="5274310" cy="2476500"/>
                    </a:xfrm>
                    <a:prstGeom prst="rect">
                      <a:avLst/>
                    </a:prstGeom>
                  </pic:spPr>
                </pic:pic>
              </a:graphicData>
            </a:graphic>
          </wp:inline>
        </w:drawing>
      </w:r>
    </w:p>
    <w:p w14:paraId="6F7316D5" w14:textId="376E4F70" w:rsidR="00C41244" w:rsidRPr="00562253" w:rsidRDefault="00D577A1" w:rsidP="00C41244">
      <w:pPr>
        <w:bidi w:val="0"/>
        <w:rPr>
          <w:rFonts w:ascii="Calibri" w:hAnsi="Calibri" w:cs="Calibri"/>
          <w:color w:val="0070C0"/>
          <w:lang w:val=""/>
        </w:rPr>
      </w:pPr>
      <w:r>
        <w:rPr>
          <w:noProof/>
        </w:rPr>
        <w:drawing>
          <wp:inline distT="0" distB="0" distL="0" distR="0" wp14:anchorId="1DEA5D9F" wp14:editId="5D662C41">
            <wp:extent cx="5274310" cy="2441575"/>
            <wp:effectExtent l="0" t="0" r="2540" b="0"/>
            <wp:docPr id="3555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488" name=""/>
                    <pic:cNvPicPr/>
                  </pic:nvPicPr>
                  <pic:blipFill>
                    <a:blip r:embed="rId20"/>
                    <a:stretch>
                      <a:fillRect/>
                    </a:stretch>
                  </pic:blipFill>
                  <pic:spPr>
                    <a:xfrm>
                      <a:off x="0" y="0"/>
                      <a:ext cx="5274310" cy="244157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60" w:name="_RefFig_m2"/>
      <w:r>
        <w:rPr>
          <w:color w:val="000000" w:themeColor="text1"/>
        </w:rPr>
        <w:t xml:space="preserve">Figure </w:t>
      </w:r>
      <w:bookmarkStart w:id="61"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60"/>
      <w:bookmarkEnd w:id="61"/>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F7C4F8B" w:rsidR="00D16DAF" w:rsidRDefault="002A3CA1">
      <w:pPr>
        <w:bidi w:val="0"/>
        <w:spacing w:after="200" w:line="276" w:lineRule="auto"/>
        <w:jc w:val="both"/>
      </w:pPr>
      <w:r>
        <w:rPr>
          <w:rFonts w:ascii="Calibri" w:hAnsi="Calibri" w:cs="Calibri"/>
        </w:rPr>
        <w:t xml:space="preserve">While Figure 6 focuses on the renewable share in the target year, Figure 7 shows the corresponding cumulative emissions over the full horizon (2023–2050), again as a heatmap and as a mesh. Cumulative emissions range from </w:t>
      </w:r>
      <w:r>
        <w:rPr>
          <w:rFonts w:ascii="Calibri" w:hAnsi="Calibri" w:cs="Calibri"/>
        </w:rPr>
        <w:t xml:space="preserve">about 1,350 </w:t>
      </w:r>
      <w:proofErr w:type="spellStart"/>
      <w:r>
        <w:rPr>
          <w:rFonts w:ascii="Calibri" w:hAnsi="Calibri" w:cs="Calibri"/>
        </w:rPr>
        <w:t>MtCO₂e</w:t>
      </w:r>
      <w:proofErr w:type="spellEnd"/>
      <w:r>
        <w:rPr>
          <w:rFonts w:ascii="Calibri" w:hAnsi="Calibri" w:cs="Calibri"/>
        </w:rPr>
        <w:t xml:space="preserve"> in the </w:t>
      </w:r>
      <w:r>
        <w:rPr>
          <w:rFonts w:ascii="Calibri" w:hAnsi="Calibri" w:cs="Calibri"/>
        </w:rPr>
        <w:lastRenderedPageBreak/>
        <w:t xml:space="preserve">low-land benchmark </w:t>
      </w:r>
      <w:r>
        <w:rPr>
          <w:rFonts w:ascii="Calibri" w:hAnsi="Calibri" w:cs="Calibri"/>
        </w:rPr>
        <w:t xml:space="preserve">to about 307 </w:t>
      </w:r>
      <w:proofErr w:type="spellStart"/>
      <w:r>
        <w:rPr>
          <w:rFonts w:ascii="Calibri" w:hAnsi="Calibri" w:cs="Calibri"/>
        </w:rPr>
        <w:t>MtCO₂e</w:t>
      </w:r>
      <w:proofErr w:type="spellEnd"/>
      <w:r>
        <w:rPr>
          <w:rFonts w:ascii="Calibri" w:hAnsi="Calibri" w:cs="Calibri"/>
        </w:rPr>
        <w:t xml:space="preserve"> at 850 km² and ₪500×10⁹.</w:t>
      </w:r>
      <w:r>
        <w:rPr>
          <w:rFonts w:ascii="Calibri" w:hAnsi="Calibri" w:cs="Calibri"/>
        </w:rPr>
        <w:t xml:space="preserve"> Base-year (2023) emissions in the model are 33.2 </w:t>
      </w:r>
      <w:proofErr w:type="spellStart"/>
      <w:r>
        <w:rPr>
          <w:rFonts w:ascii="Calibri" w:hAnsi="Calibri" w:cs="Calibri"/>
        </w:rPr>
        <w:t>MtCO₂e</w:t>
      </w:r>
      <w:proofErr w:type="spellEnd"/>
      <w:r>
        <w:rPr>
          <w:rFonts w:ascii="Calibri" w:hAnsi="Calibri" w:cs="Calibri"/>
        </w:rPr>
        <w:t>.</w:t>
      </w:r>
    </w:p>
    <w:p w14:paraId="3C73A25F" w14:textId="77777777" w:rsidR="00267F12" w:rsidRDefault="00000000">
      <w:pPr>
        <w:bidi w:val="0"/>
        <w:spacing w:after="200" w:line="276" w:lineRule="auto"/>
        <w:jc w:val="both"/>
      </w:pPr>
      <w:r>
        <w:rPr>
          <w:rFonts w:ascii="Calibri" w:hAnsi="Calibri" w:cs="Calibri"/>
        </w:rPr>
        <w:t xml:space="preserve">In contrast to the 2050 renewable share, cumulative emissions respond strongly to the budget. At 500 km², for example, raising the budget from ₪400×10⁹ to ₪420×10⁹ lowers cumulative emissions from about 860 to about 636 </w:t>
      </w:r>
      <w:proofErr w:type="spellStart"/>
      <w:r>
        <w:rPr>
          <w:rFonts w:ascii="Calibri" w:hAnsi="Calibri" w:cs="Calibri"/>
        </w:rPr>
        <w:t>MtCO₂e</w:t>
      </w:r>
      <w:proofErr w:type="spellEnd"/>
      <w:r>
        <w:rPr>
          <w:rFonts w:ascii="Calibri" w:hAnsi="Calibri" w:cs="Calibri"/>
        </w:rPr>
        <w:t xml:space="preserve"> (−26%), while the renewable share in 2050 increases only from 59.4% to 60.3%. The additional budget allows solar and storage capacity to be built earlier, within the build-rate limits, and thereby displaces gas-fired generation in the intermediate decades. Early investment therefore matters for cumulative emissions even when the </w:t>
      </w:r>
      <w:proofErr w:type="gramStart"/>
      <w:r>
        <w:rPr>
          <w:rFonts w:ascii="Calibri" w:hAnsi="Calibri" w:cs="Calibri"/>
        </w:rPr>
        <w:t>end-</w:t>
      </w:r>
      <w:proofErr w:type="gramEnd"/>
      <w:r>
        <w:rPr>
          <w:rFonts w:ascii="Calibri" w:hAnsi="Calibri" w:cs="Calibri"/>
        </w:rPr>
        <w:t xml:space="preserve">state system is constrained by land. The effect diminishes at higher budgets but persists throughout the examined range: at 850 km², each additional ₪10×10⁹ reduces cumulative emissions by about 150 </w:t>
      </w:r>
      <w:proofErr w:type="spellStart"/>
      <w:r>
        <w:rPr>
          <w:rFonts w:ascii="Calibri" w:hAnsi="Calibri" w:cs="Calibri"/>
        </w:rPr>
        <w:t>MtCO₂e</w:t>
      </w:r>
      <w:proofErr w:type="spellEnd"/>
      <w:r>
        <w:rPr>
          <w:rFonts w:ascii="Calibri" w:hAnsi="Calibri" w:cs="Calibri"/>
        </w:rPr>
        <w:t xml:space="preserve"> between ₪400×10⁹ and ₪410×10⁹, by about 50 </w:t>
      </w:r>
      <w:proofErr w:type="spellStart"/>
      <w:r>
        <w:rPr>
          <w:rFonts w:ascii="Calibri" w:hAnsi="Calibri" w:cs="Calibri"/>
        </w:rPr>
        <w:t>MtCO₂e</w:t>
      </w:r>
      <w:proofErr w:type="spellEnd"/>
      <w:r>
        <w:rPr>
          <w:rFonts w:ascii="Calibri" w:hAnsi="Calibri" w:cs="Calibri"/>
        </w:rPr>
        <w:t xml:space="preserve"> between ₪420×10⁹ and ₪430×10⁹, and by less than 5 </w:t>
      </w:r>
      <w:proofErr w:type="spellStart"/>
      <w:r>
        <w:rPr>
          <w:rFonts w:ascii="Calibri" w:hAnsi="Calibri" w:cs="Calibri"/>
        </w:rPr>
        <w:t>MtCO₂e</w:t>
      </w:r>
      <w:proofErr w:type="spellEnd"/>
      <w:r>
        <w:rPr>
          <w:rFonts w:ascii="Calibri" w:hAnsi="Calibri" w:cs="Calibri"/>
        </w:rPr>
        <w:t xml:space="preserve"> above ₪470×10⁹.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2" w:name="_Toc223013399"/>
      <w:r>
        <w:t>3.</w:t>
      </w:r>
      <w:r>
        <w:rPr>
          <w:rFonts w:hint="cs"/>
          <w:rtl/>
        </w:rPr>
        <w:t>3</w:t>
      </w:r>
      <w:r>
        <w:t xml:space="preserve"> Energy balance and demand coverage in 2050</w:t>
      </w:r>
      <w:bookmarkEnd w:id="62"/>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4BD45B8A" w:rsidR="00104F73" w:rsidRDefault="00DB50C5" w:rsidP="008034E5">
      <w:pPr>
        <w:keepNext/>
        <w:bidi w:val="0"/>
      </w:pPr>
      <w:r>
        <w:rPr>
          <w:noProof/>
        </w:rPr>
        <w:drawing>
          <wp:inline distT="0" distB="0" distL="0" distR="0" wp14:anchorId="2CC89660" wp14:editId="47898635">
            <wp:extent cx="5274310" cy="2449830"/>
            <wp:effectExtent l="0" t="0" r="2540" b="7620"/>
            <wp:docPr id="3945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8601"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3" w:name="_RefFig_en"/>
      <w:bookmarkStart w:id="64" w:name="_Toc223013448"/>
      <w:r>
        <w:rPr>
          <w:color w:val="000000" w:themeColor="text1"/>
        </w:rPr>
        <w:t xml:space="preserve">Figure </w:t>
      </w:r>
      <w:bookmarkStart w:id="65"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bookmarkEnd w:id="63"/>
      <w:bookmarkEnd w:id="65"/>
      <w:r>
        <w:rPr>
          <w:noProof/>
          <w:color w:val="000000" w:themeColor="text1"/>
        </w:rPr>
        <w:t xml:space="preserve"> - Annual electricity demand coverage and generation mix in 2050 across all scenarios</w:t>
      </w:r>
      <w:bookmarkEnd w:id="64"/>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6" w:name="_Toc223013400"/>
      <w:r>
        <w:t xml:space="preserve">3.4 </w:t>
      </w:r>
      <w:r>
        <w:rPr>
          <w:rFonts w:ascii="Calibri" w:hAnsi="Calibri" w:cs="Calibri"/>
        </w:rPr>
        <w:t>System cost structure in 2050 – representative scenarios</w:t>
      </w:r>
      <w:bookmarkEnd w:id="66"/>
    </w:p>
    <w:p w14:paraId="719B4255" w14:textId="77777777" w:rsidR="00A146C2" w:rsidRPr="00A146C2" w:rsidRDefault="00A146C2" w:rsidP="008034E5">
      <w:pPr>
        <w:bidi w:val="0"/>
        <w:rPr>
          <w:rFonts w:ascii="Calibri" w:hAnsi="Calibri" w:cs="Calibri"/>
          <w:rtl/>
        </w:rPr>
      </w:pPr>
    </w:p>
    <w:p w14:paraId="541D4802" w14:textId="108A0BE4" w:rsidR="00D16DAF" w:rsidRDefault="002A3CA1">
      <w:pPr>
        <w:bidi w:val="0"/>
        <w:spacing w:after="200" w:line="276" w:lineRule="auto"/>
        <w:jc w:val="both"/>
      </w:pPr>
      <w:r>
        <w:rPr>
          <w:rFonts w:ascii="Calibri" w:hAnsi="Calibri" w:cs="Calibri"/>
        </w:rPr>
        <w:t xml:space="preserve">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w:t>
      </w:r>
      <w:r>
        <w:rPr>
          <w:rFonts w:ascii="Calibri" w:hAnsi="Calibri" w:cs="Calibri"/>
        </w:rPr>
        <w:t>49.5–90.5%</w:t>
      </w:r>
      <w:r>
        <w:rPr>
          <w:rFonts w:ascii="Calibri" w:hAnsi="Calibri" w:cs="Calibri"/>
        </w:rPr>
        <w:t xml:space="preserve">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 xml:space="preserve">The average system cost reported in this section is the cost of the generation system only: the annual capital payments (CAPEX) and the fixed and variable operating costs (OPEX) of generation and storage in 2050, divided by the electricity delivered in that </w:t>
      </w:r>
      <w:r>
        <w:rPr>
          <w:rFonts w:ascii="Calibri" w:hAnsi="Calibri" w:cs="Calibri"/>
        </w:rPr>
        <w:lastRenderedPageBreak/>
        <w:t>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w:t>
      </w:r>
      <w:proofErr w:type="spellStart"/>
      <w:r>
        <w:rPr>
          <w:rFonts w:ascii="Calibri" w:hAnsi="Calibri" w:cs="Calibri"/>
        </w:rPr>
        <w:t>tCO₂e</w:t>
      </w:r>
      <w:proofErr w:type="spellEnd"/>
      <w:r>
        <w:rPr>
          <w:rFonts w:ascii="Calibri" w:hAnsi="Calibri" w:cs="Calibri"/>
        </w:rPr>
        <w:t>)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7E473A59" w:rsidR="00160C52" w:rsidRPr="005E0993" w:rsidRDefault="00B03422" w:rsidP="00160C52">
      <w:pPr>
        <w:bidi w:val="0"/>
        <w:rPr>
          <w:noProof/>
          <w:color w:val="3A7C22" w:themeColor="accent6" w:themeShade="BF"/>
        </w:rPr>
      </w:pPr>
      <w:r>
        <w:rPr>
          <w:noProof/>
        </w:rPr>
        <w:drawing>
          <wp:inline distT="0" distB="0" distL="0" distR="0" wp14:anchorId="0D96634B" wp14:editId="2D4AC4EC">
            <wp:extent cx="5274310" cy="2528570"/>
            <wp:effectExtent l="0" t="0" r="2540" b="5080"/>
            <wp:docPr id="3820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85579" name=""/>
                    <pic:cNvPicPr/>
                  </pic:nvPicPr>
                  <pic:blipFill>
                    <a:blip r:embed="rId22"/>
                    <a:stretch>
                      <a:fillRect/>
                    </a:stretch>
                  </pic:blipFill>
                  <pic:spPr>
                    <a:xfrm>
                      <a:off x="0" y="0"/>
                      <a:ext cx="5274310" cy="252857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7" w:name="_RefFig_co11"/>
      <w:r>
        <w:rPr>
          <w:color w:val="000000" w:themeColor="text1"/>
        </w:rPr>
        <w:t xml:space="preserve">Figure </w:t>
      </w:r>
      <w:bookmarkStart w:id="68"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bookmarkEnd w:id="67"/>
      <w:bookmarkEnd w:id="68"/>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3B28E8B6" w14:textId="77777777" w:rsidR="00267F12" w:rsidRDefault="00000000">
      <w:pPr>
        <w:bidi w:val="0"/>
        <w:spacing w:after="200" w:line="276" w:lineRule="auto"/>
        <w:jc w:val="both"/>
      </w:pPr>
      <w:r>
        <w:rPr>
          <w:rFonts w:ascii="Calibri" w:hAnsi="Calibri" w:cs="Calibri"/>
        </w:rPr>
        <w:t>Figure 9 shows the direct average system cost in 2050. The fossil-dominated benchmark (12.8% renewables) has the highest direct cost, about 0.280 NIS/kWh. For renewable shares between 49.5% and 80% the direct cost is almost constant at about 0.271–0.272 NIS/kWh, and it rises slightly to 0.272–0.276 NIS/kWh at 84–90.5%. Since all representative scenarios between 400 and 850 km² share the same budget, the result can be read as follows: for the same budget, more land raises the renewable share in 2050 from about 50% to about 90% at a practically unchanged direct cost per kWh.</w:t>
      </w:r>
    </w:p>
    <w:p w14:paraId="2B7459F2" w14:textId="77777777" w:rsidR="00267F12" w:rsidRDefault="00000000">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₪347×10⁹ in the 400 km² scenario. Fossil-heavy systems are therefore cheaper in the early years but become the most expensive by 2050; the difference in total budget is accounted for by the carbon cost (about ₪120×10⁹ in the benchmark versus ₪57–73×10⁹ in the representative renewable scenarios).</w:t>
      </w:r>
    </w:p>
    <w:p w14:paraId="55CC50A4" w14:textId="4BFB9F73" w:rsidR="00D16DAF" w:rsidRDefault="002A3CA1">
      <w:pPr>
        <w:bidi w:val="0"/>
        <w:spacing w:after="200" w:line="276" w:lineRule="auto"/>
        <w:jc w:val="both"/>
      </w:pPr>
      <w:r>
        <w:rPr>
          <w:rFonts w:ascii="Calibri" w:hAnsi="Calibri" w:cs="Calibri"/>
        </w:rPr>
        <w:lastRenderedPageBreak/>
        <w:t xml:space="preserve">Figure 9 also shows the total (social) average system cost, i.e. the direct cost plus the carbon cost. The carbon cost amounts to about 0.085 NIS/kWh in the benchmark, about 0.05 NIS/kWh at 50% renewables and </w:t>
      </w:r>
      <w:r>
        <w:rPr>
          <w:rFonts w:ascii="Calibri" w:hAnsi="Calibri" w:cs="Calibri"/>
        </w:rPr>
        <w:t>about 0.014 NIS/kWh at 90.5%</w:t>
      </w:r>
      <w:r>
        <w:rPr>
          <w:rFonts w:ascii="Calibri" w:hAnsi="Calibri" w:cs="Calibri"/>
        </w:rPr>
        <w:t xml:space="preserve">. As a result, the total average system cost declines monotonically from about 0.364 NIS/kWh in the benchmark </w:t>
      </w:r>
      <w:r>
        <w:rPr>
          <w:rFonts w:ascii="Calibri" w:hAnsi="Calibri" w:cs="Calibri"/>
        </w:rPr>
        <w:t>to about 0.322 NIS/kWh at 50% renewables and to about 0.290 NIS/kWh at 90.5%</w:t>
      </w:r>
      <w:r>
        <w:rPr>
          <w:rFonts w:ascii="Calibri" w:hAnsi="Calibri" w:cs="Calibri"/>
        </w:rPr>
        <w:t>: once the carbon cost is accounted for, the cleanest representative system is also the cheapest.</w:t>
      </w:r>
    </w:p>
    <w:p w14:paraId="1A3E7960" w14:textId="42545CF4" w:rsidR="00D16DAF" w:rsidRDefault="002A3CA1">
      <w:pPr>
        <w:bidi w:val="0"/>
        <w:spacing w:after="200" w:line="276" w:lineRule="auto"/>
        <w:jc w:val="both"/>
      </w:pPr>
      <w:r>
        <w:rPr>
          <w:rFonts w:ascii="Calibri" w:hAnsi="Calibri" w:cs="Calibri"/>
        </w:rPr>
        <w:t xml:space="preserve">Figure 10 decomposes the annual system cost in 2050 into CAPEX, OPEX and carbon cost by technology. The total annual cost declines from about ₪64×10⁹ in the benchmark to about ₪57×10⁹ at 50% renewables and </w:t>
      </w:r>
      <w:r>
        <w:rPr>
          <w:rFonts w:ascii="Calibri" w:hAnsi="Calibri" w:cs="Calibri"/>
        </w:rPr>
        <w:t>about ₪51×10⁹ at 91%about ₪51×10⁹ at 90.5%</w:t>
      </w:r>
      <w:r>
        <w:rPr>
          <w:rFonts w:ascii="Calibri" w:hAnsi="Calibri" w:cs="Calibri"/>
        </w:rPr>
        <w:t xml:space="preserve">. At low renewable shares the system is OPEX-dominated: gas operating costs alone amount to about ₪41×10⁹ in the benchmark. As the renewable share increases, gas OPEX falls to </w:t>
      </w:r>
      <w:r>
        <w:rPr>
          <w:rFonts w:ascii="Calibri" w:hAnsi="Calibri" w:cs="Calibri"/>
        </w:rPr>
        <w:t>about ₪9×10⁹ at 90.5%</w:t>
      </w:r>
      <w:r>
        <w:rPr>
          <w:rFonts w:ascii="Calibri" w:hAnsi="Calibri" w:cs="Calibri"/>
        </w:rPr>
        <w:t>,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0761284F" w:rsidR="00DD098E" w:rsidRDefault="00257F20" w:rsidP="008034E5">
      <w:pPr>
        <w:keepNext/>
        <w:bidi w:val="0"/>
      </w:pPr>
      <w:r>
        <w:rPr>
          <w:noProof/>
        </w:rPr>
        <w:drawing>
          <wp:inline distT="0" distB="0" distL="0" distR="0" wp14:anchorId="355417B8" wp14:editId="17B4CF46">
            <wp:extent cx="5274310" cy="2534285"/>
            <wp:effectExtent l="0" t="0" r="2540" b="0"/>
            <wp:docPr id="6012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912" name=""/>
                    <pic:cNvPicPr/>
                  </pic:nvPicPr>
                  <pic:blipFill>
                    <a:blip r:embed="rId23"/>
                    <a:stretch>
                      <a:fillRect/>
                    </a:stretch>
                  </pic:blipFill>
                  <pic:spPr>
                    <a:xfrm>
                      <a:off x="0" y="0"/>
                      <a:ext cx="5274310" cy="253428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69" w:name="_RefFig_co12"/>
      <w:bookmarkStart w:id="70" w:name="_Toc223013450"/>
      <w:r>
        <w:rPr>
          <w:color w:val="000000" w:themeColor="text1"/>
        </w:rPr>
        <w:t xml:space="preserve">Figure </w:t>
      </w:r>
      <w:bookmarkStart w:id="71"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bookmarkEnd w:id="69"/>
      <w:bookmarkEnd w:id="71"/>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0"/>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2" w:name="_Toc223013401"/>
      <w:r>
        <w:t xml:space="preserve">3.5 Emissions in 2050 by source - </w:t>
      </w:r>
      <w:r>
        <w:rPr>
          <w:rFonts w:ascii="Calibri" w:hAnsi="Calibri" w:cs="Calibri"/>
        </w:rPr>
        <w:t>representative scenarios</w:t>
      </w:r>
      <w:bookmarkEnd w:id="72"/>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C83A7B" w:rsidR="00E24A88" w:rsidRDefault="004911CF" w:rsidP="008034E5">
      <w:pPr>
        <w:keepNext/>
        <w:bidi w:val="0"/>
      </w:pPr>
      <w:r>
        <w:rPr>
          <w:noProof/>
        </w:rPr>
        <w:drawing>
          <wp:inline distT="0" distB="0" distL="0" distR="0" wp14:anchorId="4D7877D2" wp14:editId="0AA0055F">
            <wp:extent cx="5274310" cy="2440940"/>
            <wp:effectExtent l="0" t="0" r="2540" b="0"/>
            <wp:docPr id="4244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1736"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44EAB9CF" w:rsidR="00E24A88" w:rsidRDefault="00F903DB" w:rsidP="008034E5">
      <w:pPr>
        <w:pStyle w:val="Caption"/>
        <w:bidi w:val="0"/>
        <w:jc w:val="center"/>
        <w:rPr>
          <w:rFonts w:ascii="Calibri" w:hAnsi="Calibri" w:cs="Calibri"/>
        </w:rPr>
      </w:pPr>
      <w:bookmarkStart w:id="73" w:name="_RefFig_em"/>
      <w:bookmarkStart w:id="74" w:name="_Toc223013451"/>
      <w:r>
        <w:t xml:space="preserve">Figure </w:t>
      </w:r>
      <w:bookmarkStart w:id="75" w:name="_RefFigN_em"/>
      <w:r>
        <w:fldChar w:fldCharType="begin"/>
      </w:r>
      <w:r>
        <w:instrText xml:space="preserve"> SEQ Figure \* ARABIC </w:instrText>
      </w:r>
      <w:r>
        <w:fldChar w:fldCharType="separate"/>
      </w:r>
      <w:r>
        <w:rPr>
          <w:noProof/>
        </w:rPr>
        <w:t>10</w:t>
      </w:r>
      <w:r>
        <w:rPr>
          <w:noProof/>
        </w:rPr>
        <w:fldChar w:fldCharType="end"/>
      </w:r>
      <w:bookmarkEnd w:id="73"/>
      <w:bookmarkEnd w:id="75"/>
      <w:r>
        <w:t xml:space="preserve">- Emissions in 2050 by generation source </w:t>
      </w:r>
      <w:r>
        <w:rPr>
          <w:rFonts w:ascii="Calibri" w:hAnsi="Calibri" w:cs="Calibri"/>
        </w:rPr>
        <w:t>for the representative scenarios</w:t>
      </w:r>
      <w:bookmarkEnd w:id="74"/>
    </w:p>
    <w:p w14:paraId="2F220A1D" w14:textId="77777777" w:rsidR="00E24A88" w:rsidRPr="00A9004F" w:rsidRDefault="00E24A88" w:rsidP="008034E5">
      <w:pPr>
        <w:bidi w:val="0"/>
        <w:rPr>
          <w:rFonts w:ascii="Calibri" w:hAnsi="Calibri" w:cs="Calibri"/>
          <w:rtl/>
        </w:rPr>
      </w:pPr>
    </w:p>
    <w:p w14:paraId="69C30A86" w14:textId="7D9AB6FE" w:rsidR="00D16DAF" w:rsidRDefault="002A3CA1">
      <w:pPr>
        <w:bidi w:val="0"/>
        <w:spacing w:after="200" w:line="276" w:lineRule="auto"/>
        <w:jc w:val="both"/>
      </w:pPr>
      <w:r>
        <w:rPr>
          <w:rFonts w:ascii="Calibri" w:hAnsi="Calibri" w:cs="Calibri"/>
        </w:rPr>
        <w:t xml:space="preserve">Emissions in 2050 decrease from about 75 </w:t>
      </w:r>
      <w:proofErr w:type="spellStart"/>
      <w:r>
        <w:rPr>
          <w:rFonts w:ascii="Calibri" w:hAnsi="Calibri" w:cs="Calibri"/>
        </w:rPr>
        <w:t>MtCO₂e</w:t>
      </w:r>
      <w:proofErr w:type="spellEnd"/>
      <w:r>
        <w:rPr>
          <w:rFonts w:ascii="Calibri" w:hAnsi="Calibri" w:cs="Calibri"/>
        </w:rPr>
        <w:t xml:space="preserve"> in the fossil-dominated benchmark to about 45 </w:t>
      </w:r>
      <w:proofErr w:type="spellStart"/>
      <w:r>
        <w:rPr>
          <w:rFonts w:ascii="Calibri" w:hAnsi="Calibri" w:cs="Calibri"/>
        </w:rPr>
        <w:t>MtCO₂e</w:t>
      </w:r>
      <w:proofErr w:type="spellEnd"/>
      <w:r>
        <w:rPr>
          <w:rFonts w:ascii="Calibri" w:hAnsi="Calibri" w:cs="Calibri"/>
        </w:rPr>
        <w:t xml:space="preserve"> at 50% renewables and to </w:t>
      </w:r>
      <w:r>
        <w:rPr>
          <w:rFonts w:ascii="Calibri" w:hAnsi="Calibri" w:cs="Calibri"/>
        </w:rPr>
        <w:t xml:space="preserve">about 12 </w:t>
      </w:r>
      <w:proofErr w:type="spellStart"/>
      <w:r>
        <w:rPr>
          <w:rFonts w:ascii="Calibri" w:hAnsi="Calibri" w:cs="Calibri"/>
        </w:rPr>
        <w:t>MtCO₂e</w:t>
      </w:r>
      <w:proofErr w:type="spellEnd"/>
      <w:r>
        <w:rPr>
          <w:rFonts w:ascii="Calibri" w:hAnsi="Calibri" w:cs="Calibri"/>
        </w:rPr>
        <w:t xml:space="preserve"> at 90.5%</w:t>
      </w:r>
      <w:r>
        <w:rPr>
          <w:rFonts w:ascii="Calibri" w:hAnsi="Calibri" w:cs="Calibri"/>
        </w:rPr>
        <w:t xml:space="preserve">. Gas remains the dominant source of emissions in all scenarios. Life-cycle emissions of solar PV and battery storage are small but not zero; their absolute level grows with installed capacity, and </w:t>
      </w:r>
      <w:r>
        <w:rPr>
          <w:rFonts w:ascii="Calibri" w:hAnsi="Calibri" w:cs="Calibri"/>
        </w:rPr>
        <w:t>at 90.5% renewables they account</w:t>
      </w:r>
      <w:r>
        <w:rPr>
          <w:rFonts w:ascii="Calibri" w:hAnsi="Calibri" w:cs="Calibri"/>
        </w:rPr>
        <w:t xml:space="preserve"> for about one third of the residual emissions (about 4 </w:t>
      </w:r>
      <w:proofErr w:type="spellStart"/>
      <w:r>
        <w:rPr>
          <w:rFonts w:ascii="Calibri" w:hAnsi="Calibri" w:cs="Calibri"/>
        </w:rPr>
        <w:t>MtCO₂e</w:t>
      </w:r>
      <w:proofErr w:type="spellEnd"/>
      <w:r>
        <w:rPr>
          <w:rFonts w:ascii="Calibri" w:hAnsi="Calibri" w:cs="Calibri"/>
        </w:rPr>
        <w:t>).</w:t>
      </w:r>
    </w:p>
    <w:p w14:paraId="54A0A02C" w14:textId="77777777" w:rsidR="00844628" w:rsidRDefault="00630255">
      <w:pPr>
        <w:bidi w:val="0"/>
        <w:spacing w:after="200" w:line="276" w:lineRule="auto"/>
        <w:jc w:val="both"/>
      </w:pPr>
      <w:r>
        <w:rPr>
          <w:rFonts w:ascii="Calibri" w:hAnsi="Calibri" w:cs="Calibri"/>
        </w:rPr>
        <w:t xml:space="preserve">The results indicate that intermediate renewable targets already deliver substantial emissions reductions, while near-zero emissions in the electricity </w:t>
      </w:r>
      <w:proofErr w:type="gramStart"/>
      <w:r>
        <w:rPr>
          <w:rFonts w:ascii="Calibri" w:hAnsi="Calibri" w:cs="Calibri"/>
        </w:rPr>
        <w:t>sector require</w:t>
      </w:r>
      <w:proofErr w:type="gramEnd"/>
      <w:r>
        <w:rPr>
          <w:rFonts w:ascii="Calibri" w:hAnsi="Calibri" w:cs="Calibri"/>
        </w:rPr>
        <w:t xml:space="preserv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6" w:name="_Toc223013402"/>
      <w:r>
        <w:lastRenderedPageBreak/>
        <w:t xml:space="preserve">3.6 Installed capacities and infrastructure scale in 2050 – </w:t>
      </w:r>
      <w:r>
        <w:rPr>
          <w:rFonts w:ascii="Calibri" w:hAnsi="Calibri" w:cs="Calibri"/>
        </w:rPr>
        <w:t>representative scenarios</w:t>
      </w:r>
      <w:bookmarkEnd w:id="76"/>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0A1679A9" w:rsidR="00AC5214" w:rsidRDefault="004911CF" w:rsidP="008034E5">
      <w:pPr>
        <w:keepNext/>
        <w:bidi w:val="0"/>
      </w:pPr>
      <w:r>
        <w:rPr>
          <w:noProof/>
        </w:rPr>
        <w:drawing>
          <wp:inline distT="0" distB="0" distL="0" distR="0" wp14:anchorId="1B45F7FA" wp14:editId="52CE7D12">
            <wp:extent cx="5274310" cy="2440940"/>
            <wp:effectExtent l="0" t="0" r="2540" b="0"/>
            <wp:docPr id="14446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4136"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144BD54A" w:rsidR="00D205C4" w:rsidRDefault="00F903DB" w:rsidP="008034E5">
      <w:pPr>
        <w:pStyle w:val="Caption"/>
        <w:bidi w:val="0"/>
        <w:jc w:val="center"/>
        <w:rPr>
          <w:rFonts w:ascii="Calibri" w:hAnsi="Calibri" w:cs="Calibri"/>
        </w:rPr>
      </w:pPr>
      <w:bookmarkStart w:id="77" w:name="_RefFig_cap"/>
      <w:bookmarkStart w:id="78" w:name="_Toc223013453"/>
      <w:r>
        <w:t xml:space="preserve">Figure </w:t>
      </w:r>
      <w:bookmarkStart w:id="79" w:name="_RefFigN_cap"/>
      <w:r>
        <w:fldChar w:fldCharType="begin"/>
      </w:r>
      <w:r>
        <w:instrText xml:space="preserve"> SEQ Figure \* ARABIC </w:instrText>
      </w:r>
      <w:r>
        <w:fldChar w:fldCharType="separate"/>
      </w:r>
      <w:r>
        <w:rPr>
          <w:noProof/>
        </w:rPr>
        <w:t>11</w:t>
      </w:r>
      <w:r>
        <w:rPr>
          <w:noProof/>
        </w:rPr>
        <w:fldChar w:fldCharType="end"/>
      </w:r>
      <w:bookmarkEnd w:id="77"/>
      <w:bookmarkEnd w:id="79"/>
      <w:r>
        <w:rPr>
          <w:noProof/>
        </w:rPr>
        <w:t xml:space="preserve">  – Installed generation and storage capacities in 2050 across the representative scenarios</w:t>
      </w:r>
      <w:bookmarkEnd w:id="78"/>
    </w:p>
    <w:p w14:paraId="466C14EA" w14:textId="77777777" w:rsidR="00D205C4" w:rsidRDefault="00D205C4" w:rsidP="008034E5">
      <w:pPr>
        <w:bidi w:val="0"/>
        <w:rPr>
          <w:rFonts w:ascii="Calibri" w:hAnsi="Calibri" w:cs="Calibri"/>
          <w:rtl/>
        </w:rPr>
      </w:pPr>
    </w:p>
    <w:p w14:paraId="7A77AEC9" w14:textId="30A4166B" w:rsidR="00D16DAF" w:rsidRDefault="002A3CA1">
      <w:pPr>
        <w:bidi w:val="0"/>
        <w:spacing w:after="200" w:line="276" w:lineRule="auto"/>
        <w:jc w:val="both"/>
      </w:pPr>
      <w:r>
        <w:rPr>
          <w:rFonts w:ascii="Calibri" w:hAnsi="Calibri" w:cs="Calibri"/>
        </w:rPr>
        <w:t xml:space="preserve">Figure 12 presents the installed capacities of the main system components in 2050 in </w:t>
      </w:r>
      <w:proofErr w:type="gramStart"/>
      <w:r>
        <w:rPr>
          <w:rFonts w:ascii="Calibri" w:hAnsi="Calibri" w:cs="Calibri"/>
        </w:rPr>
        <w:t>the representative</w:t>
      </w:r>
      <w:proofErr w:type="gramEnd"/>
      <w:r>
        <w:rPr>
          <w:rFonts w:ascii="Calibri" w:hAnsi="Calibri" w:cs="Calibri"/>
        </w:rPr>
        <w:t xml:space="preser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w:t>
      </w:r>
      <w:proofErr w:type="gramStart"/>
      <w:r>
        <w:rPr>
          <w:rFonts w:ascii="Calibri" w:hAnsi="Calibri" w:cs="Calibri"/>
        </w:rPr>
        <w:t>the renewable</w:t>
      </w:r>
      <w:proofErr w:type="gramEnd"/>
      <w:r>
        <w:rPr>
          <w:rFonts w:ascii="Calibri" w:hAnsi="Calibri" w:cs="Calibri"/>
        </w:rPr>
        <w:t xml:space="preserve"> share, </w:t>
      </w:r>
      <w:r>
        <w:rPr>
          <w:rFonts w:ascii="Calibri" w:hAnsi="Calibri" w:cs="Calibri"/>
        </w:rPr>
        <w:t>from about 29 GW at 50% to about 77 GW at 90.5%</w:t>
      </w:r>
      <w:r>
        <w:rPr>
          <w:rFonts w:ascii="Calibri" w:hAnsi="Calibri" w:cs="Calibri"/>
        </w:rPr>
        <w:t>,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77483592"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w:t>
      </w:r>
      <w:r>
        <w:rPr>
          <w:rFonts w:ascii="Calibri" w:hAnsi="Calibri" w:cs="Calibri"/>
        </w:rPr>
        <w:t>(RE ≈ 90%)</w:t>
      </w:r>
      <w:r>
        <w:rPr>
          <w:rFonts w:ascii="Calibri" w:hAnsi="Calibri" w:cs="Calibri"/>
        </w:rPr>
        <w:t xml:space="preserve">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xml:space="preserve">) periods of 2050. In summer, battery operation is characterized by pronounced daily charge–discharge </w:t>
      </w:r>
      <w:r>
        <w:rPr>
          <w:rFonts w:ascii="Calibri" w:hAnsi="Calibri" w:cs="Calibri"/>
        </w:rPr>
        <w:lastRenderedPageBreak/>
        <w:t>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w:t>
      </w:r>
      <w:proofErr w:type="gramStart"/>
      <w:r>
        <w:rPr>
          <w:rFonts w:ascii="Calibri" w:hAnsi="Calibri" w:cs="Calibri"/>
        </w:rPr>
        <w:t>lead</w:t>
      </w:r>
      <w:proofErr w:type="gramEnd"/>
      <w:r>
        <w:rPr>
          <w:rFonts w:ascii="Calibri" w:hAnsi="Calibri" w:cs="Calibri"/>
        </w:rPr>
        <w:t xml:space="preserve">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42A8F1D2" w:rsidR="0054332D" w:rsidRDefault="00A564C1" w:rsidP="008034E5">
      <w:pPr>
        <w:keepNext/>
        <w:bidi w:val="0"/>
      </w:pPr>
      <w:r>
        <w:rPr>
          <w:noProof/>
        </w:rPr>
        <w:drawing>
          <wp:inline distT="0" distB="0" distL="0" distR="0" wp14:anchorId="6651E32C" wp14:editId="600668B4">
            <wp:extent cx="5274310" cy="2469515"/>
            <wp:effectExtent l="0" t="0" r="2540" b="6985"/>
            <wp:docPr id="2055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508" name=""/>
                    <pic:cNvPicPr/>
                  </pic:nvPicPr>
                  <pic:blipFill>
                    <a:blip r:embed="rId26"/>
                    <a:stretch>
                      <a:fillRect/>
                    </a:stretch>
                  </pic:blipFill>
                  <pic:spPr>
                    <a:xfrm>
                      <a:off x="0" y="0"/>
                      <a:ext cx="5274310" cy="2469515"/>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80" w:name="_RefFig_bW"/>
      <w:bookmarkStart w:id="81" w:name="_Toc223013455"/>
      <w:r>
        <w:rPr>
          <w:color w:val="000000" w:themeColor="text1"/>
        </w:rPr>
        <w:t xml:space="preserve">Figure </w:t>
      </w:r>
      <w:bookmarkStart w:id="82"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bookmarkEnd w:id="80"/>
      <w:bookmarkEnd w:id="82"/>
      <w:r>
        <w:rPr>
          <w:color w:val="000000" w:themeColor="text1"/>
        </w:rPr>
        <w:t xml:space="preserve">  - Battery energy level in winter 2050</w:t>
      </w:r>
      <w:bookmarkEnd w:id="81"/>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44CA6AF7" w:rsidR="0054332D" w:rsidRDefault="000B13AC" w:rsidP="008034E5">
      <w:pPr>
        <w:keepNext/>
        <w:bidi w:val="0"/>
      </w:pPr>
      <w:r>
        <w:rPr>
          <w:noProof/>
        </w:rPr>
        <w:drawing>
          <wp:inline distT="0" distB="0" distL="0" distR="0" wp14:anchorId="24765143" wp14:editId="5729744C">
            <wp:extent cx="5274310" cy="2471420"/>
            <wp:effectExtent l="0" t="0" r="2540" b="5080"/>
            <wp:docPr id="19621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0143" name=""/>
                    <pic:cNvPicPr/>
                  </pic:nvPicPr>
                  <pic:blipFill>
                    <a:blip r:embed="rId27"/>
                    <a:stretch>
                      <a:fillRect/>
                    </a:stretch>
                  </pic:blipFill>
                  <pic:spPr>
                    <a:xfrm>
                      <a:off x="0" y="0"/>
                      <a:ext cx="5274310" cy="2471420"/>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3" w:name="_RefFig_bS"/>
      <w:bookmarkStart w:id="84" w:name="_Toc223013456"/>
      <w:r>
        <w:rPr>
          <w:color w:val="000000" w:themeColor="text1"/>
        </w:rPr>
        <w:t>Figure</w:t>
      </w:r>
      <w:r>
        <w:rPr>
          <w:color w:val="000000" w:themeColor="text1"/>
          <w:rtl/>
        </w:rPr>
        <w:t xml:space="preserve"> </w:t>
      </w:r>
      <w:bookmarkStart w:id="85"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bookmarkEnd w:id="83"/>
      <w:bookmarkEnd w:id="85"/>
      <w:r>
        <w:rPr>
          <w:noProof/>
          <w:color w:val="000000" w:themeColor="text1"/>
        </w:rPr>
        <w:t xml:space="preserve"> -   Battery energy level in summer 2050</w:t>
      </w:r>
      <w:bookmarkEnd w:id="84"/>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w:t>
      </w:r>
      <w:proofErr w:type="gramStart"/>
      <w:r>
        <w:rPr>
          <w:rFonts w:ascii="Calibri" w:hAnsi="Calibri" w:cs="Calibri"/>
        </w:rPr>
        <w:t>end-</w:t>
      </w:r>
      <w:proofErr w:type="gramEnd"/>
      <w:r>
        <w:rPr>
          <w:rFonts w:ascii="Calibri" w:hAnsi="Calibri" w:cs="Calibri"/>
        </w:rPr>
        <w:t xml:space="preserve">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w:t>
      </w:r>
      <w:r>
        <w:rPr>
          <w:rFonts w:ascii="Calibri" w:hAnsi="Calibri" w:cs="Calibri"/>
        </w:rPr>
        <w:lastRenderedPageBreak/>
        <w:t>horizon, in line with the annual build-rate limits and the budget constraint, with no abrupt build-out at the end of the horizon.</w:t>
      </w:r>
    </w:p>
    <w:p w14:paraId="32CEA32A" w14:textId="1792ADCF" w:rsidR="00E07F5A" w:rsidRDefault="00DC3DB2" w:rsidP="008034E5">
      <w:pPr>
        <w:keepNext/>
        <w:bidi w:val="0"/>
      </w:pPr>
      <w:r>
        <w:rPr>
          <w:noProof/>
        </w:rPr>
        <w:drawing>
          <wp:inline distT="0" distB="0" distL="0" distR="0" wp14:anchorId="71228DB3" wp14:editId="6E4C3461">
            <wp:extent cx="5274310" cy="2505075"/>
            <wp:effectExtent l="0" t="0" r="2540" b="9525"/>
            <wp:docPr id="16588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7528" name=""/>
                    <pic:cNvPicPr/>
                  </pic:nvPicPr>
                  <pic:blipFill>
                    <a:blip r:embed="rId28"/>
                    <a:stretch>
                      <a:fillRect/>
                    </a:stretch>
                  </pic:blipFill>
                  <pic:spPr>
                    <a:xfrm>
                      <a:off x="0" y="0"/>
                      <a:ext cx="5274310" cy="2505075"/>
                    </a:xfrm>
                    <a:prstGeom prst="rect">
                      <a:avLst/>
                    </a:prstGeom>
                  </pic:spPr>
                </pic:pic>
              </a:graphicData>
            </a:graphic>
          </wp:inline>
        </w:drawing>
      </w:r>
    </w:p>
    <w:p w14:paraId="3C56501C" w14:textId="55A7A910" w:rsidR="00E07F5A" w:rsidRPr="00DF2A77" w:rsidRDefault="00F903DB" w:rsidP="008034E5">
      <w:pPr>
        <w:pStyle w:val="Caption"/>
        <w:bidi w:val="0"/>
        <w:jc w:val="center"/>
        <w:rPr>
          <w:color w:val="000000" w:themeColor="text1"/>
          <w:rtl/>
        </w:rPr>
      </w:pPr>
      <w:bookmarkStart w:id="86" w:name="_RefFig_ev"/>
      <w:bookmarkStart w:id="87" w:name="_Toc223013457"/>
      <w:r>
        <w:rPr>
          <w:color w:val="000000" w:themeColor="text1"/>
        </w:rPr>
        <w:t>Figure</w:t>
      </w:r>
      <w:r>
        <w:rPr>
          <w:color w:val="000000" w:themeColor="text1"/>
          <w:rtl/>
        </w:rPr>
        <w:t xml:space="preserve"> </w:t>
      </w:r>
      <w:bookmarkStart w:id="88"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6"/>
      <w:bookmarkEnd w:id="88"/>
      <w:r>
        <w:rPr>
          <w:color w:val="000000" w:themeColor="text1"/>
        </w:rPr>
        <w:t xml:space="preserve"> - Installed capacity evolution across the planning horizon for a representative </w:t>
      </w:r>
      <w:r>
        <w:rPr>
          <w:color w:val="000000" w:themeColor="text1"/>
        </w:rPr>
        <w:t>90%</w:t>
      </w:r>
      <w:r>
        <w:rPr>
          <w:color w:val="000000" w:themeColor="text1"/>
        </w:rPr>
        <w:t xml:space="preserve"> scenario</w:t>
      </w:r>
      <w:bookmarkEnd w:id="87"/>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1A8E08F6" w:rsidR="00D16DAF" w:rsidRDefault="002A3CA1">
      <w:pPr>
        <w:bidi w:val="0"/>
        <w:spacing w:after="200" w:line="276" w:lineRule="auto"/>
        <w:jc w:val="both"/>
      </w:pPr>
      <w:r>
        <w:rPr>
          <w:rFonts w:ascii="Calibri" w:hAnsi="Calibri" w:cs="Calibri"/>
        </w:rPr>
        <w:t xml:space="preserve">To examine the role of firm low-carbon capacity, the full scenario grid was repeated with nuclear additions enabled, using the same model, parameters and solver settings. In these scenarios up to 3 </w:t>
      </w:r>
      <w:proofErr w:type="gramStart"/>
      <w:r>
        <w:rPr>
          <w:rFonts w:ascii="Calibri" w:hAnsi="Calibri" w:cs="Calibri"/>
        </w:rPr>
        <w:t>GW of</w:t>
      </w:r>
      <w:proofErr w:type="gramEnd"/>
      <w:r>
        <w:rPr>
          <w:rFonts w:ascii="Calibri" w:hAnsi="Calibri" w:cs="Calibri"/>
        </w:rPr>
        <w:t xml:space="preserve"> nuclear capacity can be built at a single build point at the end of 2042 and is operated as must-run baseload. </w:t>
      </w:r>
      <w:r>
        <w:rPr>
          <w:rFonts w:ascii="Calibri" w:hAnsi="Calibri" w:cs="Calibri"/>
        </w:rPr>
        <w:t>In all 85 feasible nuclear scenarios</w:t>
      </w:r>
      <w:r>
        <w:rPr>
          <w:rFonts w:ascii="Calibri" w:hAnsi="Calibri" w:cs="Calibri"/>
        </w:rPr>
        <w:t xml:space="preserve">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31A35BCF" w:rsidR="00D16DAF" w:rsidRDefault="002A3CA1">
      <w:pPr>
        <w:bidi w:val="0"/>
        <w:spacing w:after="200" w:line="276" w:lineRule="auto"/>
        <w:jc w:val="both"/>
      </w:pPr>
      <w:r>
        <w:rPr>
          <w:rFonts w:ascii="Calibri" w:hAnsi="Calibri" w:cs="Calibri"/>
        </w:rPr>
        <w:lastRenderedPageBreak/>
        <w:t xml:space="preserve">Nuclear also enlarges the feasible space. Three scenarios that are infeasible without nuclear—the 400 and 450 km² land caps at ₪400×10⁹ and the 100 km² land cap at ₪420×10⁹—become feasible, </w:t>
      </w:r>
      <w:r>
        <w:rPr>
          <w:rFonts w:ascii="Calibri" w:hAnsi="Calibri" w:cs="Calibri"/>
        </w:rPr>
        <w:t>and only the three lowest budgets at 100 km² (₪400–410×10⁹) remain infeasible.</w:t>
      </w:r>
      <w:r>
        <w:rPr>
          <w:rFonts w:ascii="Calibri" w:hAnsi="Calibri" w:cs="Calibri"/>
        </w:rPr>
        <w:t xml:space="preserv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6CB1528B" w:rsidR="00844628" w:rsidRDefault="00EC29B2">
      <w:pPr>
        <w:bidi w:val="0"/>
        <w:spacing w:line="276" w:lineRule="auto"/>
      </w:pPr>
      <w:r>
        <w:rPr>
          <w:noProof/>
        </w:rPr>
        <w:drawing>
          <wp:inline distT="0" distB="0" distL="0" distR="0" wp14:anchorId="69B87DE1" wp14:editId="1BFD7D95">
            <wp:extent cx="5274310" cy="2371725"/>
            <wp:effectExtent l="0" t="0" r="2540" b="9525"/>
            <wp:docPr id="3846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3468" name=""/>
                    <pic:cNvPicPr/>
                  </pic:nvPicPr>
                  <pic:blipFill>
                    <a:blip r:embed="rId29"/>
                    <a:stretch>
                      <a:fillRect/>
                    </a:stretch>
                  </pic:blipFill>
                  <pic:spPr>
                    <a:xfrm>
                      <a:off x="0" y="0"/>
                      <a:ext cx="5274310" cy="2371725"/>
                    </a:xfrm>
                    <a:prstGeom prst="rect">
                      <a:avLst/>
                    </a:prstGeom>
                  </pic:spPr>
                </pic:pic>
              </a:graphicData>
            </a:graphic>
          </wp:inline>
        </w:drawing>
      </w:r>
      <w:r>
        <w:t xml:space="preserve"> </w:t>
      </w:r>
      <w:r>
        <w:rPr>
          <w:noProof/>
        </w:rPr>
        <w:drawing>
          <wp:inline distT="0" distB="0" distL="0" distR="0" wp14:anchorId="340B5EDA" wp14:editId="42FA6ECE">
            <wp:extent cx="5274310" cy="2363470"/>
            <wp:effectExtent l="0" t="0" r="2540" b="0"/>
            <wp:docPr id="12263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1823" name=""/>
                    <pic:cNvPicPr/>
                  </pic:nvPicPr>
                  <pic:blipFill>
                    <a:blip r:embed="rId30"/>
                    <a:stretch>
                      <a:fillRect/>
                    </a:stretch>
                  </pic:blipFill>
                  <pic:spPr>
                    <a:xfrm>
                      <a:off x="0" y="0"/>
                      <a:ext cx="5274310" cy="2363470"/>
                    </a:xfrm>
                    <a:prstGeom prst="rect">
                      <a:avLst/>
                    </a:prstGeom>
                  </pic:spPr>
                </pic:pic>
              </a:graphicData>
            </a:graphic>
          </wp:inline>
        </w:drawing>
      </w:r>
    </w:p>
    <w:p w14:paraId="538EA2BE" w14:textId="74632E1E" w:rsidR="00D16DAF" w:rsidRDefault="002A3CA1">
      <w:pPr>
        <w:pStyle w:val="Caption"/>
        <w:bidi w:val="0"/>
        <w:spacing w:line="276" w:lineRule="auto"/>
      </w:pPr>
      <w:bookmarkStart w:id="89" w:name="_RefFigNuc_A"/>
      <w:r>
        <w:t xml:space="preserve">Figure </w:t>
      </w:r>
      <w:fldSimple w:instr=" SEQ Figure \* ARABIC ">
        <w:r>
          <w:rPr>
            <w:noProof/>
          </w:rPr>
          <w:t>15</w:t>
        </w:r>
      </w:fldSimple>
      <w:bookmarkEnd w:id="89"/>
      <w:r>
        <w:t xml:space="preserve"> - Renewable / low-carbon share in 2050 (top) and cumulative emissions 2023–2050 (bottom) as a function of the cumulative budget and solar land availability, with and without nuclear</w:t>
      </w:r>
    </w:p>
    <w:p w14:paraId="29AB6BDD" w14:textId="77777777" w:rsidR="00267F12" w:rsidRDefault="00000000">
      <w:pPr>
        <w:bidi w:val="0"/>
        <w:spacing w:after="200" w:line="276" w:lineRule="auto"/>
        <w:jc w:val="both"/>
      </w:pPr>
      <w:r>
        <w:rPr>
          <w:rFonts w:ascii="Calibri" w:hAnsi="Calibri" w:cs="Calibri"/>
        </w:rPr>
        <w:t xml:space="preserve">Figure 15 compares the two scenario grids. The low-carbon surface with nuclear lies above the renewable surface without nuclear across the entire space, but the gap narrows with land availability: in the representative scenarios it amounts to about 14 percentage points at 400 km² (63.4% versus 49.5%) and about 3 points at 850 km² (93.5% versus 90.5%). With nuclear, the land caps of 800 and 850 km² are not fully used at ₪420×10⁹ (about 770 km²): part of the budget is allocated to nuclear capacity, so that at large land caps the budget becomes binding before land. Nuclear and solar thus compete for the same budget, and at large land caps a growing part of the nuclear </w:t>
      </w:r>
      <w:r>
        <w:rPr>
          <w:rFonts w:ascii="Calibri" w:hAnsi="Calibri" w:cs="Calibri"/>
        </w:rPr>
        <w:lastRenderedPageBreak/>
        <w:t>output coincides with hours of solar surplus, so that its marginal contribution decreases.</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604661BF" w:rsidR="00CA43D5" w:rsidRDefault="000F5531" w:rsidP="00CA43D5">
      <w:pPr>
        <w:bidi w:val="0"/>
        <w:rPr>
          <w:rFonts w:ascii="Calibri" w:hAnsi="Calibri" w:cs="Calibri"/>
          <w:rtl/>
        </w:rPr>
      </w:pPr>
      <w:r>
        <w:rPr>
          <w:noProof/>
        </w:rPr>
        <w:drawing>
          <wp:inline distT="0" distB="0" distL="0" distR="0" wp14:anchorId="0720C36B" wp14:editId="1BD34F05">
            <wp:extent cx="5274310" cy="2426970"/>
            <wp:effectExtent l="0" t="0" r="2540" b="0"/>
            <wp:docPr id="10787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2585" name=""/>
                    <pic:cNvPicPr/>
                  </pic:nvPicPr>
                  <pic:blipFill>
                    <a:blip r:embed="rId31"/>
                    <a:stretch>
                      <a:fillRect/>
                    </a:stretch>
                  </pic:blipFill>
                  <pic:spPr>
                    <a:xfrm>
                      <a:off x="0" y="0"/>
                      <a:ext cx="5274310" cy="2426970"/>
                    </a:xfrm>
                    <a:prstGeom prst="rect">
                      <a:avLst/>
                    </a:prstGeom>
                  </pic:spPr>
                </pic:pic>
              </a:graphicData>
            </a:graphic>
          </wp:inline>
        </w:drawing>
      </w:r>
    </w:p>
    <w:p w14:paraId="60617E10" w14:textId="766C3CB6" w:rsidR="00D16DAF" w:rsidRDefault="002A3CA1">
      <w:pPr>
        <w:pStyle w:val="Caption"/>
        <w:bidi w:val="0"/>
        <w:spacing w:line="276" w:lineRule="auto"/>
      </w:pPr>
      <w:bookmarkStart w:id="90" w:name="_RefFigNuc_B"/>
      <w:r>
        <w:t xml:space="preserve">Figure </w:t>
      </w:r>
      <w:fldSimple w:instr=" SEQ Figure \* ARABIC ">
        <w:r>
          <w:rPr>
            <w:noProof/>
          </w:rPr>
          <w:t>16</w:t>
        </w:r>
      </w:fldSimple>
      <w:bookmarkEnd w:id="90"/>
      <w:r>
        <w:t xml:space="preserve"> - Cumulative emissions 2023–2050 avoided by nuclear [</w:t>
      </w:r>
      <w:proofErr w:type="spellStart"/>
      <w:r>
        <w:t>MtCO₂e</w:t>
      </w:r>
      <w:proofErr w:type="spellEnd"/>
      <w:r>
        <w:t>] (difference between the scenarios without and with nuclear) for each budget and land cap</w:t>
      </w:r>
    </w:p>
    <w:p w14:paraId="3055B3AF" w14:textId="77777777" w:rsidR="00267F12" w:rsidRDefault="00000000">
      <w:pPr>
        <w:bidi w:val="0"/>
        <w:spacing w:after="200" w:line="276" w:lineRule="auto"/>
        <w:jc w:val="both"/>
      </w:pPr>
      <w:r>
        <w:rPr>
          <w:rFonts w:ascii="Calibri" w:hAnsi="Calibri" w:cs="Calibri"/>
        </w:rPr>
        <w:t xml:space="preserve">Figure 16 shows the cumulative emissions avoided by </w:t>
      </w:r>
      <w:proofErr w:type="gramStart"/>
      <w:r>
        <w:rPr>
          <w:rFonts w:ascii="Calibri" w:hAnsi="Calibri" w:cs="Calibri"/>
        </w:rPr>
        <w:t>nuclear</w:t>
      </w:r>
      <w:proofErr w:type="gramEnd"/>
      <w:r>
        <w:rPr>
          <w:rFonts w:ascii="Calibri" w:hAnsi="Calibri" w:cs="Calibri"/>
        </w:rPr>
        <w:t xml:space="preserve"> in every cell of the grid. Nuclear reduces emissions in all 82 cells that are feasible in both runs, by between 18 and 179 </w:t>
      </w:r>
      <w:proofErr w:type="spellStart"/>
      <w:r>
        <w:rPr>
          <w:rFonts w:ascii="Calibri" w:hAnsi="Calibri" w:cs="Calibri"/>
        </w:rPr>
        <w:t>MtCO₂e</w:t>
      </w:r>
      <w:proofErr w:type="spellEnd"/>
      <w:r>
        <w:rPr>
          <w:rFonts w:ascii="Calibri" w:hAnsi="Calibri" w:cs="Calibri"/>
        </w:rPr>
        <w:t xml:space="preserve">. Two patterns stand out. First, for budgets of ₪430×10⁹ and above, the avoided emissions decline steadily with land availability, from about 100 </w:t>
      </w:r>
      <w:proofErr w:type="spellStart"/>
      <w:r>
        <w:rPr>
          <w:rFonts w:ascii="Calibri" w:hAnsi="Calibri" w:cs="Calibri"/>
        </w:rPr>
        <w:t>MtCO₂e</w:t>
      </w:r>
      <w:proofErr w:type="spellEnd"/>
      <w:r>
        <w:rPr>
          <w:rFonts w:ascii="Calibri" w:hAnsi="Calibri" w:cs="Calibri"/>
        </w:rPr>
        <w:t xml:space="preserve"> at 100 km² and about 93–107 </w:t>
      </w:r>
      <w:proofErr w:type="spellStart"/>
      <w:r>
        <w:rPr>
          <w:rFonts w:ascii="Calibri" w:hAnsi="Calibri" w:cs="Calibri"/>
        </w:rPr>
        <w:t>MtCO₂e</w:t>
      </w:r>
      <w:proofErr w:type="spellEnd"/>
      <w:r>
        <w:rPr>
          <w:rFonts w:ascii="Calibri" w:hAnsi="Calibri" w:cs="Calibri"/>
        </w:rPr>
        <w:t xml:space="preserve"> at 400 km² to about 18–23 </w:t>
      </w:r>
      <w:proofErr w:type="spellStart"/>
      <w:r>
        <w:rPr>
          <w:rFonts w:ascii="Calibri" w:hAnsi="Calibri" w:cs="Calibri"/>
        </w:rPr>
        <w:t>MtCO₂e</w:t>
      </w:r>
      <w:proofErr w:type="spellEnd"/>
      <w:r>
        <w:rPr>
          <w:rFonts w:ascii="Calibri" w:hAnsi="Calibri" w:cs="Calibri"/>
        </w:rPr>
        <w:t xml:space="preserve"> at 850 km²; in relative terms, at ₪420×10⁹ nuclear reduces cumulative emissions by about 15% at 400 km² but only by about 6% at 850 km². Nuclear thus acts as a partial substitute for land. Second, the largest reductions (up to 179 </w:t>
      </w:r>
      <w:proofErr w:type="spellStart"/>
      <w:r>
        <w:rPr>
          <w:rFonts w:ascii="Calibri" w:hAnsi="Calibri" w:cs="Calibri"/>
        </w:rPr>
        <w:t>MtCO₂e</w:t>
      </w:r>
      <w:proofErr w:type="spellEnd"/>
      <w:r>
        <w:rPr>
          <w:rFonts w:ascii="Calibri" w:hAnsi="Calibri" w:cs="Calibri"/>
        </w:rPr>
        <w:t>) occur at the lowest budget, where the costs saved by nuclear relax the binding budget constraint and allow more renewable capacity to be built earlier.</w:t>
      </w:r>
    </w:p>
    <w:p w14:paraId="69EE9FE4" w14:textId="1A094968" w:rsidR="001F2896" w:rsidRDefault="00EC29B2" w:rsidP="001F2896">
      <w:pPr>
        <w:bidi w:val="0"/>
        <w:rPr>
          <w:rFonts w:ascii="Calibri" w:hAnsi="Calibri" w:cs="Calibri"/>
        </w:rPr>
      </w:pPr>
      <w:r>
        <w:rPr>
          <w:noProof/>
        </w:rPr>
        <w:lastRenderedPageBreak/>
        <w:drawing>
          <wp:inline distT="0" distB="0" distL="0" distR="0" wp14:anchorId="7151E196" wp14:editId="0B38E24F">
            <wp:extent cx="5274310" cy="2499360"/>
            <wp:effectExtent l="0" t="0" r="2540" b="0"/>
            <wp:docPr id="21073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126" name=""/>
                    <pic:cNvPicPr/>
                  </pic:nvPicPr>
                  <pic:blipFill>
                    <a:blip r:embed="rId32"/>
                    <a:stretch>
                      <a:fillRect/>
                    </a:stretch>
                  </pic:blipFill>
                  <pic:spPr>
                    <a:xfrm>
                      <a:off x="0" y="0"/>
                      <a:ext cx="5274310" cy="2499360"/>
                    </a:xfrm>
                    <a:prstGeom prst="rect">
                      <a:avLst/>
                    </a:prstGeom>
                  </pic:spPr>
                </pic:pic>
              </a:graphicData>
            </a:graphic>
          </wp:inline>
        </w:drawing>
      </w:r>
    </w:p>
    <w:p w14:paraId="5BC3E787" w14:textId="6EEFB622" w:rsidR="00D16DAF" w:rsidRDefault="002A3CA1">
      <w:pPr>
        <w:pStyle w:val="Caption"/>
        <w:bidi w:val="0"/>
        <w:spacing w:line="276" w:lineRule="auto"/>
      </w:pPr>
      <w:bookmarkStart w:id="91" w:name="_RefFigNuc_C"/>
      <w:r>
        <w:t xml:space="preserve">Figure </w:t>
      </w:r>
      <w:fldSimple w:instr=" SEQ Figure \* ARABIC ">
        <w:r>
          <w:rPr>
            <w:noProof/>
          </w:rPr>
          <w:t>17</w:t>
        </w:r>
      </w:fldSimple>
      <w:bookmarkEnd w:id="91"/>
      <w:r>
        <w:t xml:space="preserve"> - Direct and social average system cost in 2050 (direct </w:t>
      </w:r>
      <w:proofErr w:type="gramStart"/>
      <w:r>
        <w:t>cost plus</w:t>
      </w:r>
      <w:proofErr w:type="gramEnd"/>
      <w:r>
        <w:t xml:space="preserve"> carbon cost at 200 NIS/</w:t>
      </w:r>
      <w:proofErr w:type="spellStart"/>
      <w:r>
        <w:t>tCO₂e</w:t>
      </w:r>
      <w:proofErr w:type="spellEnd"/>
      <w:r>
        <w:t>) for the representative scenarios with and without nuclear</w:t>
      </w:r>
    </w:p>
    <w:p w14:paraId="62DB1577" w14:textId="77777777"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xml:space="preserve"> compares the average system cost in 2050 of the representative scenarios. In direct terms, nuclear lowers the cost when land is scarce—about 0.269 versus 0.280 NIS/kWh at 100 km² and about 0.265 versus 0.271 NIS/kWh at 400–550 km²—while from about 750 km² onwards the direct costs of the two systems are practically equal (0.272–0.276 NIS/kWh). In social terms, which include the carbon cost, the system with nuclear is cheaper across the whole range: about 0.340 versus 0.365 NIS/kWh at 100 km² and about 0.303 versus 0.322 NIS/kWh at 400 km², with the gap narrowing to about 0.006 NIS/kWh at 850 km². With nuclear, the social cost reaches its minimum of about 0.283 NIS/kWh at 700 km², whereas without nuclear it continues to decline up to 850 km² (0.290 NIS/kWh).</w:t>
      </w:r>
    </w:p>
    <w:p w14:paraId="694F32B3" w14:textId="36684577" w:rsidR="00D16DAF" w:rsidRDefault="002A3CA1">
      <w:pPr>
        <w:bidi w:val="0"/>
        <w:spacing w:after="200" w:line="276" w:lineRule="auto"/>
        <w:jc w:val="both"/>
      </w:pPr>
      <w:r>
        <w:rPr>
          <w:rFonts w:ascii="Calibri" w:hAnsi="Calibri" w:cs="Calibri"/>
        </w:rPr>
        <w:t xml:space="preserve">Overall, the nuclear scenarios indicate that a limited amount of </w:t>
      </w:r>
      <w:proofErr w:type="gramStart"/>
      <w:r>
        <w:rPr>
          <w:rFonts w:ascii="Calibri" w:hAnsi="Calibri" w:cs="Calibri"/>
        </w:rPr>
        <w:t>firm</w:t>
      </w:r>
      <w:proofErr w:type="gramEnd"/>
      <w:r>
        <w:rPr>
          <w:rFonts w:ascii="Calibri" w:hAnsi="Calibri" w:cs="Calibri"/>
        </w:rPr>
        <w:t xml:space="preserve"> low-carbon capacity is most valuable when land for solar deployment is scarce: it substantially reduces cumulative emissions and costs at small land caps, while its additional benefit diminishes as land availability increases. In 2050, nuclear lowers emissions </w:t>
      </w:r>
      <w:r>
        <w:rPr>
          <w:rFonts w:ascii="Calibri" w:hAnsi="Calibri" w:cs="Calibri"/>
        </w:rPr>
        <w:t xml:space="preserve">from about 45 to 33 </w:t>
      </w:r>
      <w:proofErr w:type="spellStart"/>
      <w:r>
        <w:rPr>
          <w:rFonts w:ascii="Calibri" w:hAnsi="Calibri" w:cs="Calibri"/>
        </w:rPr>
        <w:t>MtCO₂e</w:t>
      </w:r>
      <w:proofErr w:type="spellEnd"/>
      <w:r>
        <w:rPr>
          <w:rFonts w:ascii="Calibri" w:hAnsi="Calibri" w:cs="Calibri"/>
        </w:rPr>
        <w:t xml:space="preserve"> at 400 km² and from about 12 to 10 </w:t>
      </w:r>
      <w:proofErr w:type="spellStart"/>
      <w:r>
        <w:rPr>
          <w:rFonts w:ascii="Calibri" w:hAnsi="Calibri" w:cs="Calibri"/>
        </w:rPr>
        <w:t>MtCO₂e</w:t>
      </w:r>
      <w:proofErr w:type="spellEnd"/>
      <w:r>
        <w:rPr>
          <w:rFonts w:ascii="Calibri" w:hAnsi="Calibri" w:cs="Calibri"/>
        </w:rPr>
        <w:t xml:space="preserve"> at 850 km²</w:t>
      </w:r>
      <w:r>
        <w:rPr>
          <w:rFonts w:ascii="Calibri" w:hAnsi="Calibri" w:cs="Calibri"/>
        </w:rPr>
        <w:t>.</w:t>
      </w:r>
    </w:p>
    <w:p w14:paraId="259EAC7C" w14:textId="77777777" w:rsidR="003F63FF" w:rsidRDefault="00960C33">
      <w:pPr>
        <w:pStyle w:val="Heading2"/>
        <w:bidi w:val="0"/>
      </w:pPr>
      <w:r>
        <w:t>3.8 Sensitivity analyses</w:t>
      </w:r>
    </w:p>
    <w:p w14:paraId="534BDC6D" w14:textId="77777777" w:rsidR="003F63FF" w:rsidRDefault="00960C33">
      <w:pPr>
        <w:bidi w:val="0"/>
        <w:spacing w:after="200" w:line="276" w:lineRule="auto"/>
        <w:jc w:val="both"/>
      </w:pPr>
      <w:r>
        <w:rPr>
          <w:rFonts w:ascii="Calibri" w:hAnsi="Calibri" w:cs="Calibri"/>
        </w:rPr>
        <w:t>This section examines how the main results depend on two key assumptions—the pace at which capacity can be built and the land available for solar deployment—and locates the economic optimum of the system.</w:t>
      </w:r>
    </w:p>
    <w:p w14:paraId="20541119" w14:textId="77777777" w:rsidR="003F63FF" w:rsidRDefault="00960C33">
      <w:pPr>
        <w:pStyle w:val="Heading3"/>
        <w:bidi w:val="0"/>
      </w:pPr>
      <w:r>
        <w:t>3.8.1 Build-rate assumptions</w:t>
      </w:r>
    </w:p>
    <w:p w14:paraId="09D36EB8" w14:textId="77777777" w:rsidR="00267F12" w:rsidRDefault="00000000">
      <w:pPr>
        <w:bidi w:val="0"/>
        <w:spacing w:after="200" w:line="276" w:lineRule="auto"/>
        <w:jc w:val="both"/>
      </w:pPr>
      <w:r>
        <w:rPr>
          <w:rFonts w:ascii="Calibri" w:hAnsi="Calibri" w:cs="Calibri"/>
        </w:rPr>
        <w:t xml:space="preserve">The main analysis assumes a time-varying build-rate schedule for solar PV and battery storage (Section 2.3). To assess the role of this assumption, the full scenario grid was also solved with a constant build-rate limit of 4 GW per year (budgets of ₪400–480×10⁹ and land caps of 100 and 400–850 km²; see the two heatmaps below). With the constant </w:t>
      </w:r>
      <w:r w:rsidRPr="003275F6">
        <w:rPr>
          <w:rFonts w:ascii="Calibri" w:hAnsi="Calibri" w:cs="Calibri"/>
          <w:vertAlign w:val="subscript"/>
        </w:rPr>
        <w:t>limit</w:t>
      </w:r>
      <w:r>
        <w:rPr>
          <w:rFonts w:ascii="Calibri" w:hAnsi="Calibri" w:cs="Calibri"/>
        </w:rPr>
        <w:t xml:space="preserve">, the renewable share in 2050 saturates at about 92% at 850 km², and </w:t>
      </w:r>
      <w:r>
        <w:rPr>
          <w:rFonts w:ascii="Calibri" w:hAnsi="Calibri" w:cs="Calibri"/>
        </w:rPr>
        <w:lastRenderedPageBreak/>
        <w:t xml:space="preserve">additional budget above about ₪450×10⁹ yields no further reduction in cumulative emissions (about 490 </w:t>
      </w:r>
      <w:proofErr w:type="spellStart"/>
      <w:r>
        <w:rPr>
          <w:rFonts w:ascii="Calibri" w:hAnsi="Calibri" w:cs="Calibri"/>
        </w:rPr>
        <w:t>MtCO₂e</w:t>
      </w:r>
      <w:proofErr w:type="spellEnd"/>
      <w:r>
        <w:rPr>
          <w:rFonts w:ascii="Calibri" w:hAnsi="Calibri" w:cs="Calibri"/>
        </w:rPr>
        <w:t xml:space="preserve"> at 850 km²), because battery storage reaches its build-rate limit in every year of the horizon.</w:t>
      </w:r>
    </w:p>
    <w:p w14:paraId="591C7564" w14:textId="355C77E3" w:rsidR="004B747B" w:rsidRPr="009B0BCA" w:rsidRDefault="004B747B" w:rsidP="004B747B">
      <w:pPr>
        <w:bidi w:val="0"/>
        <w:rPr>
          <w:rFonts w:ascii="Calibri" w:hAnsi="Calibri" w:cs="Calibri"/>
          <w:rtl/>
        </w:rPr>
      </w:pPr>
    </w:p>
    <w:p w14:paraId="3E33F86A" w14:textId="5B2EC992" w:rsidR="00A80152" w:rsidRDefault="00A80152" w:rsidP="00A80152">
      <w:pPr>
        <w:bidi w:val="0"/>
        <w:spacing w:after="200" w:line="276" w:lineRule="auto"/>
        <w:jc w:val="both"/>
      </w:pPr>
      <w:r>
        <w:rPr>
          <w:noProof/>
        </w:rPr>
        <w:drawing>
          <wp:inline distT="0" distB="0" distL="0" distR="0" wp14:anchorId="2CF7BB75" wp14:editId="479B690B">
            <wp:extent cx="5274310" cy="2472055"/>
            <wp:effectExtent l="0" t="0" r="2540" b="4445"/>
            <wp:docPr id="9529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33"/>
                    <a:stretch>
                      <a:fillRect/>
                    </a:stretch>
                  </pic:blipFill>
                  <pic:spPr>
                    <a:xfrm>
                      <a:off x="0" y="0"/>
                      <a:ext cx="5274310" cy="2472055"/>
                    </a:xfrm>
                    <a:prstGeom prst="rect">
                      <a:avLst/>
                    </a:prstGeom>
                  </pic:spPr>
                </pic:pic>
              </a:graphicData>
            </a:graphic>
          </wp:inline>
        </w:drawing>
      </w:r>
    </w:p>
    <w:p w14:paraId="6F54AC36" w14:textId="3A367426" w:rsidR="003F63FF" w:rsidRDefault="00960C33">
      <w:pPr>
        <w:pStyle w:val="Caption"/>
        <w:bidi w:val="0"/>
        <w:spacing w:line="276" w:lineRule="auto"/>
        <w:jc w:val="both"/>
        <w:rPr>
          <w:rtl/>
        </w:rPr>
      </w:pPr>
      <w:r>
        <w:t xml:space="preserve">Figure </w:t>
      </w:r>
      <w:fldSimple w:instr=" SEQ Figure \* ARABIC ">
        <w:r>
          <w:t>#</w:t>
        </w:r>
      </w:fldSimple>
      <w:r>
        <w:t xml:space="preserve"> - </w:t>
      </w:r>
      <w:r>
        <w:t>Cumulative emissions 2023–2050 by budget and land cap under a constant build-rate limit of 4 GW per year</w:t>
      </w:r>
    </w:p>
    <w:p w14:paraId="54C8E249" w14:textId="77777777" w:rsidR="00267F12" w:rsidRDefault="00000000">
      <w:pPr>
        <w:bidi w:val="0"/>
        <w:spacing w:after="200" w:line="276" w:lineRule="auto"/>
        <w:jc w:val="both"/>
      </w:pPr>
      <w:r>
        <w:rPr>
          <w:rFonts w:ascii="Calibri" w:hAnsi="Calibri" w:cs="Calibri"/>
        </w:rPr>
        <w:t xml:space="preserve">Under the time-varying schedule of the main analysis, the renewable share in 2050 is almost unchanged—90.5% versus 91.0% at 850 km² and ₪420×10⁹, with a maximum of 92.3% versus 92.1%—but cumulative emissions continue to decline up to about ₪470–500×10⁹. At 850 km², cumulative emissions are about 470 instead of 504 </w:t>
      </w:r>
      <w:proofErr w:type="spellStart"/>
      <w:r>
        <w:rPr>
          <w:rFonts w:ascii="Calibri" w:hAnsi="Calibri" w:cs="Calibri"/>
        </w:rPr>
        <w:t>MtCO₂e</w:t>
      </w:r>
      <w:proofErr w:type="spellEnd"/>
      <w:r>
        <w:rPr>
          <w:rFonts w:ascii="Calibri" w:hAnsi="Calibri" w:cs="Calibri"/>
        </w:rPr>
        <w:t xml:space="preserve"> at ₪420×10⁹, and about 348 instead of 490 </w:t>
      </w:r>
      <w:proofErr w:type="spellStart"/>
      <w:r>
        <w:rPr>
          <w:rFonts w:ascii="Calibri" w:hAnsi="Calibri" w:cs="Calibri"/>
        </w:rPr>
        <w:t>MtCO₂e</w:t>
      </w:r>
      <w:proofErr w:type="spellEnd"/>
      <w:r>
        <w:rPr>
          <w:rFonts w:ascii="Calibri" w:hAnsi="Calibri" w:cs="Calibri"/>
        </w:rPr>
        <w:t xml:space="preserve"> at ₪450×10⁹. The higher build rates allowed from the late 2030s onwards thus remove the saturation observed with the constant limit, while the lower rates in the early years have little effect, since early deployment is limited mainly by the budget. Feasibility is similar in both cases (five versus six infeasible scenarios). The saturation reported for the constant limit is therefore a consequence of the </w:t>
      </w:r>
      <w:proofErr w:type="gramStart"/>
      <w:r>
        <w:rPr>
          <w:rFonts w:ascii="Calibri" w:hAnsi="Calibri" w:cs="Calibri"/>
        </w:rPr>
        <w:t>build</w:t>
      </w:r>
      <w:proofErr w:type="gramEnd"/>
      <w:r>
        <w:rPr>
          <w:rFonts w:ascii="Calibri" w:hAnsi="Calibri" w:cs="Calibri"/>
        </w:rPr>
        <w:t>-rate assumption rather than of land or budget.</w:t>
      </w:r>
    </w:p>
    <w:p w14:paraId="76071F88" w14:textId="77777777" w:rsidR="00611EA0" w:rsidRDefault="00611EA0" w:rsidP="00611EA0">
      <w:pPr>
        <w:bidi w:val="0"/>
        <w:rPr>
          <w:rtl/>
        </w:rPr>
      </w:pPr>
    </w:p>
    <w:p w14:paraId="08B89E51" w14:textId="77777777" w:rsidR="004B747B" w:rsidRPr="004C5290" w:rsidRDefault="004B747B" w:rsidP="004B747B">
      <w:pPr>
        <w:bidi w:val="0"/>
        <w:rPr>
          <w:rFonts w:ascii="Calibri" w:hAnsi="Calibri" w:cs="Calibri"/>
          <w:rtl/>
        </w:rPr>
      </w:pPr>
    </w:p>
    <w:p w14:paraId="2B903036" w14:textId="77777777" w:rsidR="004B747B" w:rsidRPr="004C5290" w:rsidRDefault="004B747B" w:rsidP="004B747B">
      <w:pPr>
        <w:bidi w:val="0"/>
        <w:rPr>
          <w:rFonts w:ascii="Calibri" w:hAnsi="Calibri" w:cs="Calibri"/>
          <w:rtl/>
        </w:rPr>
      </w:pPr>
    </w:p>
    <w:p w14:paraId="13E811AD" w14:textId="77777777" w:rsidR="004B747B" w:rsidRPr="009B0BCA" w:rsidRDefault="004B747B" w:rsidP="004B747B">
      <w:pPr>
        <w:bidi w:val="0"/>
        <w:rPr>
          <w:rFonts w:ascii="Calibri" w:hAnsi="Calibri" w:cs="Calibri"/>
          <w:rtl/>
        </w:rPr>
      </w:pPr>
    </w:p>
    <w:p w14:paraId="33D06973" w14:textId="77777777" w:rsidR="004B747B" w:rsidRDefault="004B747B" w:rsidP="004B747B">
      <w:pPr>
        <w:bidi w:val="0"/>
        <w:rPr>
          <w:rFonts w:ascii="Calibri" w:hAnsi="Calibri" w:cs="Calibri"/>
        </w:rPr>
      </w:pPr>
    </w:p>
    <w:p w14:paraId="1E85F8EB" w14:textId="77777777" w:rsidR="004B747B" w:rsidRPr="00562253" w:rsidRDefault="004B747B" w:rsidP="004B747B">
      <w:pPr>
        <w:bidi w:val="0"/>
        <w:rPr>
          <w:rFonts w:ascii="Calibri" w:hAnsi="Calibri" w:cs="Calibri"/>
          <w:color w:val="EE0000"/>
          <w:rtl/>
        </w:rPr>
      </w:pPr>
    </w:p>
    <w:p w14:paraId="14AB0BD7" w14:textId="77777777" w:rsidR="004B747B" w:rsidRPr="00562253" w:rsidRDefault="004B747B" w:rsidP="004B747B">
      <w:pPr>
        <w:bidi w:val="0"/>
        <w:rPr>
          <w:rFonts w:ascii="Calibri" w:hAnsi="Calibri" w:cs="Calibri"/>
          <w:color w:val="EE0000"/>
          <w:rtl/>
        </w:rPr>
      </w:pPr>
    </w:p>
    <w:p w14:paraId="00F200FD" w14:textId="77777777" w:rsidR="004B747B" w:rsidRPr="00562253" w:rsidRDefault="004B747B" w:rsidP="004B747B">
      <w:pPr>
        <w:bidi w:val="0"/>
        <w:rPr>
          <w:rFonts w:ascii="Calibri" w:hAnsi="Calibri" w:cs="Calibri"/>
          <w:color w:val="EE0000"/>
        </w:rPr>
      </w:pPr>
    </w:p>
    <w:p w14:paraId="5E1C1617" w14:textId="77777777" w:rsidR="004B747B" w:rsidRPr="003F4D54" w:rsidRDefault="004B747B" w:rsidP="004B747B">
      <w:pPr>
        <w:bidi w:val="0"/>
        <w:jc w:val="center"/>
        <w:rPr>
          <w:rFonts w:ascii="Calibri" w:hAnsi="Calibri" w:cs="Calibri"/>
          <w:color w:val="0070C0"/>
        </w:rPr>
      </w:pPr>
    </w:p>
    <w:p w14:paraId="7688665D" w14:textId="77777777" w:rsidR="004B747B" w:rsidRPr="00D636D4" w:rsidRDefault="004B747B" w:rsidP="004B747B">
      <w:pPr>
        <w:bidi w:val="0"/>
        <w:jc w:val="right"/>
        <w:rPr>
          <w:rFonts w:ascii="Calibri" w:hAnsi="Calibri" w:cs="Calibri"/>
          <w:color w:val="E97132" w:themeColor="accent2"/>
          <w:rtl/>
          <w:lang w:val=""/>
        </w:rPr>
      </w:pPr>
    </w:p>
    <w:p w14:paraId="69CC0135" w14:textId="77777777" w:rsidR="004B747B" w:rsidRPr="00562253" w:rsidRDefault="004B747B" w:rsidP="004B747B">
      <w:pPr>
        <w:bidi w:val="0"/>
        <w:rPr>
          <w:rFonts w:ascii="Calibri" w:hAnsi="Calibri" w:cs="Calibri"/>
          <w:color w:val="0070C0"/>
          <w:lang w:val=""/>
        </w:rPr>
      </w:pPr>
    </w:p>
    <w:p w14:paraId="52573F2C" w14:textId="77777777" w:rsidR="004B747B" w:rsidRDefault="004B747B" w:rsidP="004B747B">
      <w:pPr>
        <w:keepNext/>
        <w:bidi w:val="0"/>
      </w:pPr>
      <w:r>
        <w:rPr>
          <w:noProof/>
        </w:rPr>
        <w:t xml:space="preserve"> </w:t>
      </w:r>
    </w:p>
    <w:p w14:paraId="3323AFD0" w14:textId="77777777" w:rsidR="004B747B" w:rsidRDefault="004B747B" w:rsidP="004B747B">
      <w:pPr>
        <w:bidi w:val="0"/>
        <w:rPr>
          <w:rFonts w:ascii="Calibri" w:hAnsi="Calibri" w:cs="Calibri"/>
        </w:rPr>
      </w:pPr>
    </w:p>
    <w:p w14:paraId="5D1EB056" w14:textId="41263894" w:rsidR="004B747B" w:rsidRPr="003275F6" w:rsidRDefault="004B747B" w:rsidP="003275F6">
      <w:pPr>
        <w:keepNext/>
        <w:bidi w:val="0"/>
      </w:pPr>
    </w:p>
    <w:p w14:paraId="7D5FC295" w14:textId="77777777" w:rsidR="004B747B" w:rsidRDefault="004B747B" w:rsidP="004B747B">
      <w:pPr>
        <w:bidi w:val="0"/>
        <w:rPr>
          <w:rFonts w:ascii="Calibri" w:hAnsi="Calibri" w:cs="Calibri"/>
        </w:rPr>
      </w:pPr>
    </w:p>
    <w:p w14:paraId="1E5F8A9B" w14:textId="77777777" w:rsidR="003F63FF" w:rsidRDefault="00960C33">
      <w:pPr>
        <w:pStyle w:val="Heading3"/>
        <w:bidi w:val="0"/>
      </w:pPr>
      <w:r>
        <w:t>3.8.2 Beyond the land limits</w:t>
      </w:r>
    </w:p>
    <w:p w14:paraId="525520DE" w14:textId="77777777" w:rsidR="003F63FF" w:rsidRDefault="00960C33">
      <w:pPr>
        <w:bidi w:val="0"/>
        <w:spacing w:after="200" w:line="276" w:lineRule="auto"/>
        <w:jc w:val="both"/>
      </w:pPr>
      <w:r>
        <w:rPr>
          <w:rFonts w:ascii="Calibri" w:hAnsi="Calibri" w:cs="Calibri"/>
        </w:rPr>
        <w:t>To explore the technical limits of the system, an extended grid was solved with land caps of up to 1,200 km², budgets of up to ₪540×10⁹ and a build-rate schedule that rises to 9 GW per year in 2050. These assumptions exceed the land availability and deployment rates considered realistic in the main analysis and are therefore used to identify the boundaries of the solution space rather than as policy scenarios.</w:t>
      </w:r>
    </w:p>
    <w:p w14:paraId="26DAC635" w14:textId="77777777" w:rsidR="003F63FF" w:rsidRDefault="00960C33">
      <w:pPr>
        <w:bidi w:val="0"/>
        <w:spacing w:after="200" w:line="276" w:lineRule="auto"/>
        <w:jc w:val="both"/>
      </w:pPr>
      <w:r>
        <w:rPr>
          <w:rFonts w:ascii="Calibri" w:hAnsi="Calibri" w:cs="Calibri"/>
        </w:rPr>
        <w:t>Under these assumptions, renewable shares above 95% become feasible without nuclear: about 95% is reached at ₪470×10⁹ with 1,000 km², and about 98% at ₪540×10⁹ with 1,200 km². Land use increases with the budget: at ₪400×10⁹ only about 780 km² are used even when more land is available, rising to about 950 km² at ₪450×10⁹ and to more than 1,100 km² at ₪500–540×10⁹. Land and budget therefore act as complements at high renewable shares—additional land is valuable only if the budget to develop it is also available.</w:t>
      </w:r>
    </w:p>
    <w:p w14:paraId="62C924AB" w14:textId="0FC48CB9" w:rsidR="00BB75C4" w:rsidRDefault="00BB75C4" w:rsidP="00BB75C4">
      <w:pPr>
        <w:bidi w:val="0"/>
        <w:spacing w:after="200" w:line="276" w:lineRule="auto"/>
        <w:jc w:val="both"/>
      </w:pPr>
      <w:r>
        <w:rPr>
          <w:noProof/>
        </w:rPr>
        <w:drawing>
          <wp:inline distT="0" distB="0" distL="0" distR="0" wp14:anchorId="02574C0F" wp14:editId="6FE7823D">
            <wp:extent cx="5274310" cy="2834005"/>
            <wp:effectExtent l="0" t="0" r="2540" b="4445"/>
            <wp:docPr id="205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5378" name=""/>
                    <pic:cNvPicPr/>
                  </pic:nvPicPr>
                  <pic:blipFill>
                    <a:blip r:embed="rId34"/>
                    <a:stretch>
                      <a:fillRect/>
                    </a:stretch>
                  </pic:blipFill>
                  <pic:spPr>
                    <a:xfrm>
                      <a:off x="0" y="0"/>
                      <a:ext cx="5274310" cy="2834005"/>
                    </a:xfrm>
                    <a:prstGeom prst="rect">
                      <a:avLst/>
                    </a:prstGeom>
                  </pic:spPr>
                </pic:pic>
              </a:graphicData>
            </a:graphic>
          </wp:inline>
        </w:drawing>
      </w:r>
    </w:p>
    <w:p w14:paraId="44CE00C2" w14:textId="77777777" w:rsidR="003F63FF" w:rsidRDefault="00960C33">
      <w:pPr>
        <w:pStyle w:val="Caption"/>
        <w:bidi w:val="0"/>
        <w:spacing w:line="276" w:lineRule="auto"/>
        <w:jc w:val="both"/>
      </w:pPr>
      <w:r>
        <w:t xml:space="preserve">Figure </w:t>
      </w:r>
      <w:fldSimple w:instr=" SEQ Figure \* ARABIC ">
        <w:r>
          <w:t>#</w:t>
        </w:r>
      </w:fldSimple>
      <w:r>
        <w:t xml:space="preserve"> - Renewable share in 2050 by budget and land cap in the extended grid (land caps up to 1,200 km², budgets up to ₪540×10⁹, build-rate schedule rising to 9 GW per year)</w:t>
      </w:r>
    </w:p>
    <w:p w14:paraId="2DFFE0EE" w14:textId="77777777" w:rsidR="003F63FF" w:rsidRDefault="00960C33">
      <w:pPr>
        <w:bidi w:val="0"/>
        <w:spacing w:after="200" w:line="276" w:lineRule="auto"/>
        <w:jc w:val="both"/>
      </w:pPr>
      <w:r>
        <w:rPr>
          <w:rFonts w:ascii="Calibri" w:hAnsi="Calibri" w:cs="Calibri"/>
        </w:rPr>
        <w:t xml:space="preserve">Above approximately ₪470–500×10⁹, however, additional budget yields only small reductions in cumulative emissions (less than 10 </w:t>
      </w:r>
      <w:proofErr w:type="spellStart"/>
      <w:r>
        <w:rPr>
          <w:rFonts w:ascii="Calibri" w:hAnsi="Calibri" w:cs="Calibri"/>
        </w:rPr>
        <w:t>MtCO₂e</w:t>
      </w:r>
      <w:proofErr w:type="spellEnd"/>
      <w:r>
        <w:rPr>
          <w:rFonts w:ascii="Calibri" w:hAnsi="Calibri" w:cs="Calibri"/>
        </w:rPr>
        <w:t xml:space="preserve"> per ₪10×10⁹) and is invested mainly in battery storage, whose capacity increases from about 87 GW at ₪470×10⁹ to about 160–175 GW at ₪540×10⁹, while the average system cost in 2050 (including the carbon cost) rises from about 0.31 to about 0.38 NIS/kWh. About 32 GW of gas capacity is retained for reliability in all scenarios, even at 98% renewables. These results indicate an upper economic limit of the examined range at about ₪470–500×10⁹, beyond which further decarbonization through solar PV and batteries alone becomes increasingly inefficient.</w:t>
      </w:r>
    </w:p>
    <w:p w14:paraId="4C64C4C1" w14:textId="299B3920" w:rsidR="003F63FF" w:rsidRDefault="00960C33">
      <w:pPr>
        <w:bidi w:val="0"/>
        <w:spacing w:after="200" w:line="276" w:lineRule="auto"/>
        <w:jc w:val="both"/>
      </w:pPr>
      <w:r>
        <w:rPr>
          <w:rFonts w:ascii="Calibri" w:hAnsi="Calibri" w:cs="Calibri"/>
          <w:rtl/>
        </w:rPr>
        <w:lastRenderedPageBreak/>
        <w:br/>
      </w:r>
      <w:r>
        <w:rPr>
          <w:noProof/>
        </w:rPr>
        <w:drawing>
          <wp:inline distT="0" distB="0" distL="0" distR="0" wp14:anchorId="747B4122" wp14:editId="5F901516">
            <wp:extent cx="5274310" cy="2825750"/>
            <wp:effectExtent l="0" t="0" r="2540" b="0"/>
            <wp:docPr id="19040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5422" name=""/>
                    <pic:cNvPicPr/>
                  </pic:nvPicPr>
                  <pic:blipFill>
                    <a:blip r:embed="rId35"/>
                    <a:stretch>
                      <a:fillRect/>
                    </a:stretch>
                  </pic:blipFill>
                  <pic:spPr>
                    <a:xfrm>
                      <a:off x="0" y="0"/>
                      <a:ext cx="5274310" cy="2825750"/>
                    </a:xfrm>
                    <a:prstGeom prst="rect">
                      <a:avLst/>
                    </a:prstGeom>
                  </pic:spPr>
                </pic:pic>
              </a:graphicData>
            </a:graphic>
          </wp:inline>
        </w:drawing>
      </w:r>
    </w:p>
    <w:p w14:paraId="50DD0617" w14:textId="77777777" w:rsidR="003F63FF" w:rsidRDefault="00960C33">
      <w:pPr>
        <w:pStyle w:val="Caption"/>
        <w:bidi w:val="0"/>
        <w:spacing w:line="276" w:lineRule="auto"/>
        <w:jc w:val="both"/>
      </w:pPr>
      <w:r>
        <w:t xml:space="preserve">Figure </w:t>
      </w:r>
      <w:fldSimple w:instr=" SEQ Figure \* ARABIC ">
        <w:r>
          <w:t>#</w:t>
        </w:r>
      </w:fldSimple>
      <w:r>
        <w:t xml:space="preserve"> - Cumulative emissions 2023–2050 as a function of the budget for each land cap in the extended grid</w:t>
      </w:r>
    </w:p>
    <w:p w14:paraId="2FFD0618" w14:textId="06740123" w:rsidR="002225F4" w:rsidRDefault="002225F4" w:rsidP="002225F4">
      <w:pPr>
        <w:bidi w:val="0"/>
        <w:spacing w:after="200" w:line="276" w:lineRule="auto"/>
        <w:jc w:val="both"/>
      </w:pPr>
      <w:r>
        <w:rPr>
          <w:noProof/>
        </w:rPr>
        <w:drawing>
          <wp:inline distT="0" distB="0" distL="0" distR="0" wp14:anchorId="2B5C40BB" wp14:editId="7B31B04B">
            <wp:extent cx="5274310" cy="2731770"/>
            <wp:effectExtent l="0" t="0" r="2540" b="0"/>
            <wp:docPr id="1377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5857" name=""/>
                    <pic:cNvPicPr/>
                  </pic:nvPicPr>
                  <pic:blipFill>
                    <a:blip r:embed="rId36"/>
                    <a:stretch>
                      <a:fillRect/>
                    </a:stretch>
                  </pic:blipFill>
                  <pic:spPr>
                    <a:xfrm>
                      <a:off x="0" y="0"/>
                      <a:ext cx="5274310" cy="2731770"/>
                    </a:xfrm>
                    <a:prstGeom prst="rect">
                      <a:avLst/>
                    </a:prstGeom>
                  </pic:spPr>
                </pic:pic>
              </a:graphicData>
            </a:graphic>
          </wp:inline>
        </w:drawing>
      </w:r>
    </w:p>
    <w:p w14:paraId="0178F3BE" w14:textId="477F46EA" w:rsidR="003F63FF" w:rsidRDefault="00960C33">
      <w:pPr>
        <w:pStyle w:val="Caption"/>
        <w:bidi w:val="0"/>
        <w:spacing w:line="276" w:lineRule="auto"/>
        <w:jc w:val="both"/>
      </w:pPr>
      <w:r>
        <w:t xml:space="preserve">Figure </w:t>
      </w:r>
      <w:fldSimple w:instr=" SEQ Figure \* ARABIC ">
        <w:r>
          <w:t>#</w:t>
        </w:r>
      </w:fldSimple>
      <w:r>
        <w:t xml:space="preserve"> - </w:t>
      </w:r>
      <w:r>
        <w:t>Installed capacity in 2050 by source across the scenarios of the extended grid</w:t>
      </w:r>
    </w:p>
    <w:p w14:paraId="182B7E37" w14:textId="77777777" w:rsidR="003F63FF" w:rsidRDefault="00960C33">
      <w:pPr>
        <w:pStyle w:val="Heading3"/>
        <w:bidi w:val="0"/>
      </w:pPr>
      <w:r>
        <w:t>3.8.3 The economic optimum</w:t>
      </w:r>
    </w:p>
    <w:p w14:paraId="5795D4AE" w14:textId="0B169EB5" w:rsidR="003F63FF" w:rsidRDefault="00960C33">
      <w:pPr>
        <w:bidi w:val="0"/>
        <w:spacing w:after="200" w:line="276" w:lineRule="auto"/>
        <w:jc w:val="both"/>
      </w:pPr>
      <w:r>
        <w:rPr>
          <w:rFonts w:ascii="Calibri" w:hAnsi="Calibri" w:cs="Calibri"/>
        </w:rPr>
        <w:t xml:space="preserve">To locate the economic optimum, the model was solved with total discounted cost—CAPEX, OPEX and the carbon </w:t>
      </w:r>
      <w:proofErr w:type="gramStart"/>
      <w:r>
        <w:rPr>
          <w:rFonts w:ascii="Calibri" w:hAnsi="Calibri" w:cs="Calibri"/>
        </w:rPr>
        <w:t>cost—</w:t>
      </w:r>
      <w:proofErr w:type="gramEnd"/>
      <w:r>
        <w:rPr>
          <w:rFonts w:ascii="Calibri" w:hAnsi="Calibri" w:cs="Calibri"/>
        </w:rPr>
        <w:t xml:space="preserve">as the objective and without a budget constraint. Under the main build-rate schedule, the least-cost system has a total cost of about ₪398×10⁹, uses about 700 km² of land even when more land is available, and reaches about 79% renewables in 2050, with cumulative emissions of about 820 </w:t>
      </w:r>
      <w:proofErr w:type="spellStart"/>
      <w:r>
        <w:rPr>
          <w:rFonts w:ascii="Calibri" w:hAnsi="Calibri" w:cs="Calibri"/>
        </w:rPr>
        <w:t>MtCO₂e</w:t>
      </w:r>
      <w:proofErr w:type="spellEnd"/>
      <w:r>
        <w:rPr>
          <w:rFonts w:ascii="Calibri" w:hAnsi="Calibri" w:cs="Calibri"/>
        </w:rPr>
        <w:t xml:space="preserve">. When land is restricted below this level, the minimum cost increases—to about ₪398.4×10⁹ at 600 km² and ₪399.5×10⁹ at 500 km²—while the renewable share decreases and emissions increase. Up to about 700 km², additional land therefore lowers both cost and emissions; beyond this level it no longer affects the least-cost </w:t>
      </w:r>
      <w:r>
        <w:rPr>
          <w:rFonts w:ascii="Calibri" w:hAnsi="Calibri" w:cs="Calibri"/>
        </w:rPr>
        <w:lastRenderedPageBreak/>
        <w:t>solution. For the fossil-dominated benchmark (100 km²), the minimum cost is about ₪426×10⁹, which explains why this land cap is infeasible at lower budgets.</w:t>
      </w:r>
    </w:p>
    <w:p w14:paraId="2A0CEE3E" w14:textId="77777777" w:rsidR="003F63FF" w:rsidRDefault="00960C33">
      <w:pPr>
        <w:bidi w:val="0"/>
        <w:spacing w:after="200" w:line="276" w:lineRule="auto"/>
        <w:jc w:val="both"/>
      </w:pPr>
      <w:r>
        <w:rPr>
          <w:rFonts w:ascii="Calibri" w:hAnsi="Calibri" w:cs="Calibri"/>
        </w:rPr>
        <w:t xml:space="preserve">The economic optimum depends on the build-rate assumption: with a constant limit of 4 GW per year, it lies at a similar cost (about ₪399×10⁹) but at lower land use (about 620 km²) and a lower renewable share (about 70%), since the higher build rates allowed later </w:t>
      </w:r>
      <w:proofErr w:type="gramStart"/>
      <w:r>
        <w:rPr>
          <w:rFonts w:ascii="Calibri" w:hAnsi="Calibri" w:cs="Calibri"/>
        </w:rPr>
        <w:t>in</w:t>
      </w:r>
      <w:proofErr w:type="gramEnd"/>
      <w:r>
        <w:rPr>
          <w:rFonts w:ascii="Calibri" w:hAnsi="Calibri" w:cs="Calibri"/>
        </w:rPr>
        <w:t xml:space="preserve"> the horizon are not available. With the option of 3 GW of nuclear capacity, the economic optimum decreases to about ₪395×10⁹, builds the maximum nuclear capacity and uses about 590 km² of land; under the cost assumptions of this study, nuclear capacity is therefore also economically attractive, although this result depends strongly on the assumed capital cost of nuclear power.</w:t>
      </w:r>
    </w:p>
    <w:p w14:paraId="4D1C8635" w14:textId="5358E8ED" w:rsidR="003F63FF" w:rsidRDefault="00960C33">
      <w:pPr>
        <w:bidi w:val="0"/>
        <w:spacing w:after="200" w:line="276" w:lineRule="auto"/>
        <w:jc w:val="both"/>
      </w:pPr>
      <w:r>
        <w:rPr>
          <w:rFonts w:ascii="Calibri" w:hAnsi="Calibri" w:cs="Calibri"/>
        </w:rPr>
        <w:t xml:space="preserve">The economic optimum marks the lower bound of the budget range examined in the scenario grid. A budget only slightly above it leads to substantially lower cumulative emissions: at 1,000 km², a budget of ₪400×10⁹—about 0.5% above the economic optimum—reduces cumulative emissions from about 820 to about 690 </w:t>
      </w:r>
      <w:proofErr w:type="spellStart"/>
      <w:r>
        <w:rPr>
          <w:rFonts w:ascii="Calibri" w:hAnsi="Calibri" w:cs="Calibri"/>
        </w:rPr>
        <w:t>MtCO₂e</w:t>
      </w:r>
      <w:proofErr w:type="spellEnd"/>
      <w:r>
        <w:rPr>
          <w:rFonts w:ascii="Calibri" w:hAnsi="Calibri" w:cs="Calibri"/>
        </w:rPr>
        <w:t xml:space="preserve"> (−16%), because investment in solar PV and storage is brought forward rather than postponed towards the end of the horizon, when capital costs are lower. </w:t>
      </w:r>
      <w:r>
        <w:rPr>
          <w:rFonts w:ascii="Calibri" w:hAnsi="Calibri" w:cs="Calibri"/>
        </w:rPr>
        <w:t xml:space="preserve">The same effect is observed in the main analysis: at 850 km², a budget of ₪400×10⁹ yields cumulative emissions of about 691 </w:t>
      </w:r>
      <w:proofErr w:type="spellStart"/>
      <w:r>
        <w:rPr>
          <w:rFonts w:ascii="Calibri" w:hAnsi="Calibri" w:cs="Calibri"/>
        </w:rPr>
        <w:t>MtCO₂e</w:t>
      </w:r>
      <w:proofErr w:type="spellEnd"/>
      <w:r>
        <w:rPr>
          <w:rFonts w:ascii="Calibri" w:hAnsi="Calibri" w:cs="Calibri"/>
        </w:rPr>
        <w:t xml:space="preserve">, compared with about 820 </w:t>
      </w:r>
      <w:proofErr w:type="spellStart"/>
      <w:r>
        <w:rPr>
          <w:rFonts w:ascii="Calibri" w:hAnsi="Calibri" w:cs="Calibri"/>
        </w:rPr>
        <w:t>MtCO₂e</w:t>
      </w:r>
      <w:proofErr w:type="spellEnd"/>
      <w:r>
        <w:rPr>
          <w:rFonts w:ascii="Calibri" w:hAnsi="Calibri" w:cs="Calibri"/>
        </w:rPr>
        <w:t xml:space="preserve"> in the least-cost system.</w:t>
      </w:r>
    </w:p>
    <w:p w14:paraId="092EFC06" w14:textId="6C79F101" w:rsidR="00DF3096" w:rsidRPr="00CA43D5" w:rsidRDefault="00960C33" w:rsidP="00CA43D5">
      <w:pPr>
        <w:pStyle w:val="Heading1"/>
        <w:numPr>
          <w:ilvl w:val="0"/>
          <w:numId w:val="2"/>
        </w:numPr>
        <w:bidi w:val="0"/>
        <w:rPr>
          <w:rFonts w:ascii="Calibri" w:hAnsi="Calibri" w:cs="Calibri"/>
        </w:rPr>
      </w:pPr>
      <w:r>
        <w:rPr>
          <w:i/>
          <w:iCs/>
          <w:color w:val="0E2841" w:themeColor="text2"/>
          <w:sz w:val="18"/>
          <w:szCs w:val="18"/>
        </w:rPr>
        <w:fldChar w:fldCharType="begin"/>
      </w:r>
      <w:r>
        <w:rPr>
          <w:i/>
          <w:iCs/>
          <w:color w:val="0E2841" w:themeColor="text2"/>
          <w:sz w:val="18"/>
          <w:szCs w:val="18"/>
        </w:rPr>
        <w:instrText xml:space="preserve"> SEQ Figure \* ARABIC </w:instrText>
      </w:r>
      <w:r>
        <w:rPr>
          <w:i/>
          <w:iCs/>
          <w:color w:val="0E2841" w:themeColor="text2"/>
          <w:sz w:val="18"/>
          <w:szCs w:val="18"/>
        </w:rPr>
        <w:fldChar w:fldCharType="separate"/>
      </w:r>
      <w:del w:id="92" w:author="Claude" w:date="2026-09-29T00:00:00Z">
        <w:r>
          <w:delText>#</w:delText>
        </w:r>
      </w:del>
      <w:r>
        <w:rPr>
          <w:color w:val="auto"/>
          <w:sz w:val="24"/>
          <w:szCs w:val="24"/>
        </w:rPr>
        <w:fldChar w:fldCharType="end"/>
      </w:r>
      <w:bookmarkStart w:id="93" w:name="_Toc209882159"/>
      <w:bookmarkStart w:id="94" w:name="_Toc209900269"/>
      <w:bookmarkStart w:id="95" w:name="_Toc209901115"/>
      <w:bookmarkStart w:id="96" w:name="_Toc223013404"/>
      <w:r w:rsidR="00F903DB">
        <w:rPr>
          <w:rFonts w:ascii="Calibri" w:hAnsi="Calibri" w:cs="Calibri"/>
        </w:rPr>
        <w:t>Discussion</w:t>
      </w:r>
      <w:bookmarkEnd w:id="93"/>
      <w:bookmarkEnd w:id="94"/>
      <w:bookmarkEnd w:id="95"/>
      <w:bookmarkEnd w:id="96"/>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r>
        <w:t>4.1 Land and budget: two distinct roles</w:t>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56EED793"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2023–2050 as a function of the budget for each land cap. </w:t>
      </w:r>
      <w:r>
        <w:rPr>
          <w:rFonts w:ascii="Calibri" w:hAnsi="Calibri" w:cs="Calibri"/>
        </w:rPr>
        <w:t xml:space="preserve">For every land cap, emissions fall steeply between ₪400×10⁹ and about ₪430×10⁹ and continue to decline, at a decreasing rate, up to about ₪470–500×10⁹. At 500 km², for example, </w:t>
      </w:r>
      <w:proofErr w:type="gramStart"/>
      <w:r>
        <w:rPr>
          <w:rFonts w:ascii="Calibri" w:hAnsi="Calibri" w:cs="Calibri"/>
        </w:rPr>
        <w:t>an</w:t>
      </w:r>
      <w:proofErr w:type="gramEnd"/>
      <w:r>
        <w:rPr>
          <w:rFonts w:ascii="Calibri" w:hAnsi="Calibri" w:cs="Calibri"/>
        </w:rPr>
        <w:t xml:space="preserve"> additional ₪20×10⁹ reduces cumulative emissions by about 26% (from 860 to 636 </w:t>
      </w:r>
      <w:proofErr w:type="spellStart"/>
      <w:r>
        <w:rPr>
          <w:rFonts w:ascii="Calibri" w:hAnsi="Calibri" w:cs="Calibri"/>
        </w:rPr>
        <w:t>MtCO₂e</w:t>
      </w:r>
      <w:proofErr w:type="spellEnd"/>
      <w:r>
        <w:rPr>
          <w:rFonts w:ascii="Calibri" w:hAnsi="Calibri" w:cs="Calibri"/>
        </w:rPr>
        <w:t>), although the renewable share in 2050 increases by less than one percentage point.</w:t>
      </w:r>
      <w:r>
        <w:rPr>
          <w:rFonts w:ascii="Calibri" w:hAnsi="Calibri" w:cs="Calibri"/>
        </w:rPr>
        <w:t xml:space="preserve"> </w:t>
      </w:r>
      <w:r>
        <w:rPr>
          <w:rFonts w:ascii="Calibri" w:hAnsi="Calibri" w:cs="Calibri"/>
        </w:rPr>
        <w:lastRenderedPageBreak/>
        <w:t xml:space="preserve">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w:t>
      </w:r>
      <w:r>
        <w:rPr>
          <w:rFonts w:ascii="Calibri" w:hAnsi="Calibri" w:cs="Calibri"/>
        </w:rPr>
        <w:t xml:space="preserve">about 50–65 </w:t>
      </w:r>
      <w:proofErr w:type="spellStart"/>
      <w:r>
        <w:rPr>
          <w:rFonts w:ascii="Calibri" w:hAnsi="Calibri" w:cs="Calibri"/>
        </w:rPr>
        <w:t>MtCO₂e</w:t>
      </w:r>
      <w:proofErr w:type="spellEnd"/>
      <w:r>
        <w:rPr>
          <w:rFonts w:ascii="Calibri" w:hAnsi="Calibri" w:cs="Calibri"/>
        </w:rPr>
        <w:t xml:space="preserve"> at small land caps, but by less than 5 </w:t>
      </w:r>
      <w:proofErr w:type="spellStart"/>
      <w:r>
        <w:rPr>
          <w:rFonts w:ascii="Calibri" w:hAnsi="Calibri" w:cs="Calibri"/>
        </w:rPr>
        <w:t>MtCO₂e</w:t>
      </w:r>
      <w:proofErr w:type="spellEnd"/>
      <w:r>
        <w:rPr>
          <w:rFonts w:ascii="Calibri" w:hAnsi="Calibri" w:cs="Calibri"/>
        </w:rPr>
        <w:t xml:space="preserve"> between 800 and 850 km²</w:t>
      </w:r>
      <w:r>
        <w:rPr>
          <w:rFonts w:ascii="Calibri" w:hAnsi="Calibri" w:cs="Calibri"/>
        </w:rPr>
        <w:t>.</w:t>
      </w:r>
    </w:p>
    <w:p w14:paraId="31D3CF50" w14:textId="03FE6BC3" w:rsidR="00B12FB3" w:rsidRDefault="00591C89">
      <w:pPr>
        <w:pStyle w:val="Caption"/>
        <w:bidi w:val="0"/>
        <w:spacing w:line="276" w:lineRule="auto"/>
      </w:pPr>
      <w:bookmarkStart w:id="97" w:name="_RefFig_cum"/>
      <w:r>
        <w:rPr>
          <w:noProof/>
        </w:rPr>
        <w:drawing>
          <wp:inline distT="0" distB="0" distL="0" distR="0" wp14:anchorId="1DEF815E" wp14:editId="0842C14D">
            <wp:extent cx="5274310" cy="2522220"/>
            <wp:effectExtent l="0" t="0" r="2540" b="0"/>
            <wp:docPr id="12109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8200" name=""/>
                    <pic:cNvPicPr/>
                  </pic:nvPicPr>
                  <pic:blipFill>
                    <a:blip r:embed="rId37"/>
                    <a:stretch>
                      <a:fillRect/>
                    </a:stretch>
                  </pic:blipFill>
                  <pic:spPr>
                    <a:xfrm>
                      <a:off x="0" y="0"/>
                      <a:ext cx="5274310" cy="2522220"/>
                    </a:xfrm>
                    <a:prstGeom prst="rect">
                      <a:avLst/>
                    </a:prstGeom>
                  </pic:spPr>
                </pic:pic>
              </a:graphicData>
            </a:graphic>
          </wp:inline>
        </w:drawing>
      </w:r>
      <w:r>
        <w:t xml:space="preserve"> Figure </w:t>
      </w:r>
      <w:fldSimple w:instr=" SEQ Figure \* ARABIC ">
        <w:r>
          <w:rPr>
            <w:noProof/>
          </w:rPr>
          <w:t>18</w:t>
        </w:r>
      </w:fldSimple>
      <w:bookmarkEnd w:id="97"/>
      <w:r>
        <w:t xml:space="preserve"> - Cumulative emissions 2023–2050 as a function of the cumulative budget for each solar land cap (scenarios without nuclear)</w:t>
      </w:r>
    </w:p>
    <w:p w14:paraId="4E673267" w14:textId="77777777" w:rsidR="00267F12" w:rsidRDefault="00000000">
      <w:pPr>
        <w:bidi w:val="0"/>
        <w:spacing w:after="200" w:line="276" w:lineRule="auto"/>
        <w:jc w:val="both"/>
      </w:pPr>
      <w:r>
        <w:rPr>
          <w:rFonts w:ascii="Calibri" w:hAnsi="Calibri" w:cs="Calibri"/>
        </w:rPr>
        <w:t>Two regimes can therefore be distinguished. At the lowest budgets the system is budget-limited: the largest land caps are not fully used, and the speed of deployment, and hence cumulative emissions, depends on the available budget. At higher budgets the system becomes land-limited with respect to its end state, while additional budget continues to reduce cumulative emissions with diminishing returns, mainly by enabling earlier and larger battery deployment. Above about ₪470–500×10⁹, further budget yields only small reductions and is increasingly invested in battery capacity.</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 xml:space="preserve">This distinction has a direct implication for target setting. A renewable share target for 2050 captures only the end state of the system, which is governed mainly by land. Cumulative emissions, which ultimately determine the climate impact, depend </w:t>
      </w:r>
      <w:proofErr w:type="gramStart"/>
      <w:r>
        <w:rPr>
          <w:rFonts w:ascii="Calibri" w:hAnsi="Calibri" w:cs="Calibri"/>
        </w:rPr>
        <w:t>to a large extent</w:t>
      </w:r>
      <w:proofErr w:type="gramEnd"/>
      <w:r>
        <w:rPr>
          <w:rFonts w:ascii="Calibri" w:hAnsi="Calibri" w:cs="Calibri"/>
        </w:rPr>
        <w:t xml:space="preserve">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413E07A5" w:rsidR="00776BD0" w:rsidRDefault="005E2284" w:rsidP="00717C0B">
      <w:pPr>
        <w:bidi w:val="0"/>
        <w:spacing w:after="200" w:line="276" w:lineRule="auto"/>
        <w:jc w:val="both"/>
        <w:rPr>
          <w:rtl/>
        </w:rPr>
      </w:pPr>
      <w:r>
        <w:rPr>
          <w:noProof/>
        </w:rPr>
        <w:lastRenderedPageBreak/>
        <w:drawing>
          <wp:inline distT="0" distB="0" distL="0" distR="0" wp14:anchorId="03B82E85" wp14:editId="628D261D">
            <wp:extent cx="5274310" cy="917575"/>
            <wp:effectExtent l="0" t="0" r="2540" b="0"/>
            <wp:docPr id="8358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3522" name=""/>
                    <pic:cNvPicPr/>
                  </pic:nvPicPr>
                  <pic:blipFill>
                    <a:blip r:embed="rId38"/>
                    <a:stretch>
                      <a:fillRect/>
                    </a:stretch>
                  </pic:blipFill>
                  <pic:spPr>
                    <a:xfrm>
                      <a:off x="0" y="0"/>
                      <a:ext cx="5274310" cy="917575"/>
                    </a:xfrm>
                    <a:prstGeom prst="rect">
                      <a:avLst/>
                    </a:prstGeom>
                  </pic:spPr>
                </pic:pic>
              </a:graphicData>
            </a:graphic>
          </wp:inline>
        </w:drawing>
      </w:r>
    </w:p>
    <w:p w14:paraId="0BBD3A6E" w14:textId="2C11161C" w:rsidR="00776BD0" w:rsidRDefault="0038460F" w:rsidP="00717C0B">
      <w:pPr>
        <w:bidi w:val="0"/>
        <w:spacing w:after="200" w:line="276" w:lineRule="auto"/>
        <w:jc w:val="both"/>
        <w:rPr>
          <w:rtl/>
        </w:rPr>
      </w:pPr>
      <w:r>
        <w:rPr>
          <w:noProof/>
        </w:rPr>
        <w:drawing>
          <wp:inline distT="0" distB="0" distL="0" distR="0" wp14:anchorId="268A025F" wp14:editId="5F9EAC7B">
            <wp:extent cx="5274310" cy="748665"/>
            <wp:effectExtent l="0" t="0" r="2540" b="0"/>
            <wp:docPr id="170267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3860" name=""/>
                    <pic:cNvPicPr/>
                  </pic:nvPicPr>
                  <pic:blipFill>
                    <a:blip r:embed="rId39"/>
                    <a:stretch>
                      <a:fillRect/>
                    </a:stretch>
                  </pic:blipFill>
                  <pic:spPr>
                    <a:xfrm>
                      <a:off x="0" y="0"/>
                      <a:ext cx="5274310" cy="748665"/>
                    </a:xfrm>
                    <a:prstGeom prst="rect">
                      <a:avLst/>
                    </a:prstGeom>
                  </pic:spPr>
                </pic:pic>
              </a:graphicData>
            </a:graphic>
          </wp:inline>
        </w:drawing>
      </w:r>
    </w:p>
    <w:p w14:paraId="2C6F368C" w14:textId="118E1F15" w:rsidR="00717C0B" w:rsidRDefault="0038460F" w:rsidP="00717C0B">
      <w:pPr>
        <w:keepNext/>
        <w:bidi w:val="0"/>
        <w:spacing w:after="200" w:line="276" w:lineRule="auto"/>
        <w:jc w:val="both"/>
      </w:pPr>
      <w:r>
        <w:rPr>
          <w:noProof/>
        </w:rPr>
        <w:drawing>
          <wp:inline distT="0" distB="0" distL="0" distR="0" wp14:anchorId="144B1BCF" wp14:editId="761BDD0F">
            <wp:extent cx="5274310" cy="789940"/>
            <wp:effectExtent l="0" t="0" r="2540" b="0"/>
            <wp:docPr id="13430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80352" name=""/>
                    <pic:cNvPicPr/>
                  </pic:nvPicPr>
                  <pic:blipFill>
                    <a:blip r:embed="rId40"/>
                    <a:stretch>
                      <a:fillRect/>
                    </a:stretch>
                  </pic:blipFill>
                  <pic:spPr>
                    <a:xfrm>
                      <a:off x="0" y="0"/>
                      <a:ext cx="5274310" cy="789940"/>
                    </a:xfrm>
                    <a:prstGeom prst="rect">
                      <a:avLst/>
                    </a:prstGeom>
                  </pic:spPr>
                </pic:pic>
              </a:graphicData>
            </a:graphic>
          </wp:inline>
        </w:drawing>
      </w:r>
    </w:p>
    <w:p w14:paraId="7D499E02" w14:textId="2E3244A1" w:rsidR="00776BD0" w:rsidRDefault="00717C0B" w:rsidP="00717C0B">
      <w:pPr>
        <w:pStyle w:val="Caption"/>
        <w:bidi w:val="0"/>
        <w:jc w:val="both"/>
        <w:rPr>
          <w:rtl/>
        </w:rPr>
      </w:pPr>
      <w:bookmarkStart w:id="98"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bookmarkEnd w:id="98"/>
      <w:r>
        <w:rPr>
          <w:noProof/>
        </w:rPr>
        <w:t xml:space="preserve"> – Installed solar PV and battery capacity (a), annual life-cycle emissions (b) and renewable share of generation (c) over 2023–2050 for a fixed solar land cap of 600 km² and budgets of ₪400–480×10⁹ (scenarios without nuclear)</w:t>
      </w:r>
      <w:r>
        <w:rPr>
          <w:noProof/>
          <w:rtl/>
        </w:rPr>
        <w:t>.</w:t>
      </w:r>
    </w:p>
    <w:p w14:paraId="68057940" w14:textId="77777777" w:rsidR="00267F12" w:rsidRDefault="00000000">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19</w:t>
      </w:r>
      <w:r>
        <w:rPr>
          <w:lang w:val="en-IL"/>
        </w:rPr>
        <w:fldChar w:fldCharType="end"/>
      </w:r>
      <w:r>
        <w:rPr>
          <w:lang w:val="en-IL"/>
        </w:rPr>
        <w:t xml:space="preserve"> shows the evolution of installed capacity, annual emissions and the renewable share over 2023–2050 for a fixed land cap of 600 km² and three budget levels (₪400, 410 and 420×10⁹). In all three cases the land cap is fully utilized by 2050 (80 GW of solar PV), and the renewable share in 2050 varies only between 70.0% and 70.6%. The end state of the system is therefore practically independent of the budget.</w:t>
      </w:r>
    </w:p>
    <w:p w14:paraId="3509724E" w14:textId="77777777" w:rsidR="00267F12" w:rsidRDefault="00000000">
      <w:pPr>
        <w:bidi w:val="0"/>
        <w:spacing w:after="200" w:line="276" w:lineRule="auto"/>
        <w:jc w:val="both"/>
      </w:pPr>
      <w:r>
        <w:rPr>
          <w:lang w:val="en-IL"/>
        </w:rPr>
        <w:t xml:space="preserve">The trajectories leading to this end state, however, differ substantially. At ₪420×10⁹ the land cap is reached around 2038–2039 and battery deployment starts around 2029; at ₪410×10⁹ the land cap is reached around 2040 and batteries are added from about 2031; at ₪400×10⁹ solar deployment remains slow during the first decade, battery deployment starts only around 2035 and the land cap is reached only around 2043–2044. As a result, by 2035 installed solar capacity reaches about 63, 53 and 29 GW, the renewable share about 83%, 72% and 40%, and annual emissions about 13, 18 and 34 </w:t>
      </w:r>
      <w:proofErr w:type="spellStart"/>
      <w:r>
        <w:rPr>
          <w:lang w:val="en-IL"/>
        </w:rPr>
        <w:t>MtCO₂e</w:t>
      </w:r>
      <w:proofErr w:type="spellEnd"/>
      <w:r>
        <w:rPr>
          <w:lang w:val="en-IL"/>
        </w:rPr>
        <w:t xml:space="preserve"> at ₪420, 410 and 400×10⁹, respectively. The area between the emission curves corresponds to the difference in cumulative emissions, which decline from about 751 </w:t>
      </w:r>
      <w:proofErr w:type="spellStart"/>
      <w:r>
        <w:rPr>
          <w:lang w:val="en-IL"/>
        </w:rPr>
        <w:t>MtCO₂e</w:t>
      </w:r>
      <w:proofErr w:type="spellEnd"/>
      <w:r>
        <w:rPr>
          <w:lang w:val="en-IL"/>
        </w:rPr>
        <w:t xml:space="preserve"> at ₪400×10⁹ to 616 and 549 </w:t>
      </w:r>
      <w:proofErr w:type="spellStart"/>
      <w:r>
        <w:rPr>
          <w:lang w:val="en-IL"/>
        </w:rPr>
        <w:t>MtCO₂e</w:t>
      </w:r>
      <w:proofErr w:type="spellEnd"/>
      <w:r>
        <w:rPr>
          <w:lang w:val="en-IL"/>
        </w:rPr>
        <w:t xml:space="preserve"> at ₪410 and 420×10⁹ (−27%).</w:t>
      </w:r>
    </w:p>
    <w:p w14:paraId="4672DCF2" w14:textId="77777777" w:rsidR="00267F12" w:rsidRDefault="00000000">
      <w:pPr>
        <w:bidi w:val="0"/>
        <w:spacing w:after="200" w:line="276" w:lineRule="auto"/>
        <w:jc w:val="both"/>
      </w:pPr>
      <w:r>
        <w:rPr>
          <w:lang w:val="en-IL"/>
        </w:rPr>
        <w:t xml:space="preserve">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11–12 </w:t>
      </w:r>
      <w:proofErr w:type="spellStart"/>
      <w:r>
        <w:rPr>
          <w:lang w:val="en-IL"/>
        </w:rPr>
        <w:t>MtCO₂e</w:t>
      </w:r>
      <w:proofErr w:type="spellEnd"/>
      <w:r>
        <w:rPr>
          <w:lang w:val="en-IL"/>
        </w:rPr>
        <w:t xml:space="preserve"> around 2038–2041 to about 27–28 </w:t>
      </w:r>
      <w:proofErr w:type="spellStart"/>
      <w:r>
        <w:rPr>
          <w:lang w:val="en-IL"/>
        </w:rPr>
        <w:t>MtCO₂e</w:t>
      </w:r>
      <w:proofErr w:type="spellEnd"/>
      <w:r>
        <w:rPr>
          <w:lang w:val="en-IL"/>
        </w:rPr>
        <w:t xml:space="preserve"> in 2050, and the renewable share declines from a peak of about 88% to about 70%. The renewable share in 2050 therefore understates the level reached earlier </w:t>
      </w:r>
      <w:proofErr w:type="gramStart"/>
      <w:r>
        <w:rPr>
          <w:lang w:val="en-IL"/>
        </w:rPr>
        <w:t>in</w:t>
      </w:r>
      <w:proofErr w:type="gramEnd"/>
      <w:r>
        <w:rPr>
          <w:lang w:val="en-IL"/>
        </w:rPr>
        <w:t xml:space="preserve"> the horizon. In a growing system, land availability limits not only the end state but also the ability of renewable supply to keep pace with demand; maintaining a high renewable </w:t>
      </w:r>
      <w:r>
        <w:rPr>
          <w:lang w:val="en-IL"/>
        </w:rPr>
        <w:lastRenderedPageBreak/>
        <w:t>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307471D1" w:rsidR="00B12FB3" w:rsidRDefault="002A3CA1">
      <w:pPr>
        <w:bidi w:val="0"/>
        <w:spacing w:after="200" w:line="276" w:lineRule="auto"/>
        <w:jc w:val="both"/>
      </w:pPr>
      <w:r>
        <w:rPr>
          <w:rFonts w:ascii="Calibri" w:hAnsi="Calibri" w:cs="Calibri"/>
        </w:rPr>
        <w:t xml:space="preserve">For a fixed budget, increasing the renewable share in 2050 </w:t>
      </w:r>
      <w:r>
        <w:rPr>
          <w:rFonts w:ascii="Calibri" w:hAnsi="Calibri" w:cs="Calibri"/>
        </w:rPr>
        <w:t>from about 50% to 90.5% leaves the direct average system cost practically unchanged, at 0.271–0.276 NIS/kWh</w:t>
      </w:r>
      <w:r>
        <w:rPr>
          <w:rFonts w:ascii="Calibri" w:hAnsi="Calibri" w:cs="Calibri"/>
        </w:rPr>
        <w:t xml:space="preserve">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Decarbonization therefore changes the structure of system costs rather than their level: gas operating costs fall from about ₪41×10⁹ per year in the fossil-dominated benchmark to </w:t>
      </w:r>
      <w:r>
        <w:rPr>
          <w:rFonts w:ascii="Calibri" w:hAnsi="Calibri" w:cs="Calibri"/>
        </w:rPr>
        <w:t>about ₪9×10⁹ at 90.5% renewables</w:t>
      </w:r>
      <w:r>
        <w:rPr>
          <w:rFonts w:ascii="Calibri" w:hAnsi="Calibri" w:cs="Calibri"/>
        </w:rPr>
        <w:t>,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11DB4834"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w:t>
      </w:r>
      <w:r>
        <w:rPr>
          <w:rFonts w:ascii="Calibri" w:hAnsi="Calibri" w:cs="Calibri"/>
        </w:rPr>
        <w:t>to about 0.290 NIS/kWh at 90.5% renewables</w:t>
      </w:r>
      <w:r>
        <w:rPr>
          <w:rFonts w:ascii="Calibri" w:hAnsi="Calibri" w:cs="Calibri"/>
        </w:rPr>
        <w:t xml:space="preserve">. In direct terms (bottom panel), carbon intensity can be nearly halved between 400 and 650 km² at practically unchanged cost; </w:t>
      </w:r>
      <w:r>
        <w:rPr>
          <w:rFonts w:ascii="Calibri" w:hAnsi="Calibri" w:cs="Calibri"/>
        </w:rPr>
        <w:t>further decarbonization to 90.5% renewables halves carbon intensity again at an additional direct cost of about 1.8%. This implies an abatement cost of roughly 70 NIS/</w:t>
      </w:r>
      <w:proofErr w:type="spellStart"/>
      <w:r>
        <w:rPr>
          <w:rFonts w:ascii="Calibri" w:hAnsi="Calibri" w:cs="Calibri"/>
        </w:rPr>
        <w:t>tCO₂e</w:t>
      </w:r>
      <w:proofErr w:type="spellEnd"/>
      <w:r>
        <w:rPr>
          <w:rFonts w:ascii="Calibri" w:hAnsi="Calibri" w:cs="Calibri"/>
        </w:rPr>
        <w:t>,</w:t>
      </w:r>
      <w:r>
        <w:rPr>
          <w:rFonts w:ascii="Calibri" w:hAnsi="Calibri" w:cs="Calibri"/>
        </w:rPr>
        <w:t xml:space="preserve"> well below the carbon cost applied in the model (200 NIS/</w:t>
      </w:r>
      <w:proofErr w:type="spellStart"/>
      <w:r>
        <w:rPr>
          <w:rFonts w:ascii="Calibri" w:hAnsi="Calibri" w:cs="Calibri"/>
        </w:rPr>
        <w:t>tCO₂e</w:t>
      </w:r>
      <w:proofErr w:type="spellEnd"/>
      <w:r>
        <w:rPr>
          <w:rFonts w:ascii="Calibri" w:hAnsi="Calibri" w:cs="Calibri"/>
        </w:rPr>
        <w:t>) and below commonly used estimates of the social cost of carbon.</w:t>
      </w:r>
    </w:p>
    <w:p w14:paraId="1BCE8A7C" w14:textId="4352998F" w:rsidR="00564642" w:rsidRDefault="007E7413" w:rsidP="008034E5">
      <w:pPr>
        <w:keepNext/>
        <w:bidi w:val="0"/>
      </w:pPr>
      <w:r>
        <w:rPr>
          <w:noProof/>
        </w:rPr>
        <w:lastRenderedPageBreak/>
        <w:t xml:space="preserve"> </w:t>
      </w:r>
    </w:p>
    <w:p w14:paraId="73FA0162" w14:textId="224E8445" w:rsidR="00534607" w:rsidRDefault="006401DC" w:rsidP="008034E5">
      <w:pPr>
        <w:bidi w:val="0"/>
        <w:jc w:val="center"/>
      </w:pPr>
      <w:bookmarkStart w:id="99" w:name="_RefFig_ci"/>
      <w:bookmarkStart w:id="100" w:name="_Toc223013462"/>
      <w:r>
        <w:rPr>
          <w:noProof/>
        </w:rPr>
        <w:drawing>
          <wp:inline distT="0" distB="0" distL="0" distR="0" wp14:anchorId="39351B8A" wp14:editId="27DC22A1">
            <wp:extent cx="5274310" cy="2504440"/>
            <wp:effectExtent l="0" t="0" r="2540" b="0"/>
            <wp:docPr id="7908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1582" name=""/>
                    <pic:cNvPicPr/>
                  </pic:nvPicPr>
                  <pic:blipFill>
                    <a:blip r:embed="rId41"/>
                    <a:stretch>
                      <a:fillRect/>
                    </a:stretch>
                  </pic:blipFill>
                  <pic:spPr>
                    <a:xfrm>
                      <a:off x="0" y="0"/>
                      <a:ext cx="5274310" cy="2504440"/>
                    </a:xfrm>
                    <a:prstGeom prst="rect">
                      <a:avLst/>
                    </a:prstGeom>
                  </pic:spPr>
                </pic:pic>
              </a:graphicData>
            </a:graphic>
          </wp:inline>
        </w:drawing>
      </w:r>
    </w:p>
    <w:p w14:paraId="1E38815B" w14:textId="356F51DC" w:rsidR="005904EC" w:rsidRPr="002F2A04" w:rsidRDefault="00F903DB" w:rsidP="00534607">
      <w:pPr>
        <w:pStyle w:val="Caption"/>
        <w:bidi w:val="0"/>
        <w:jc w:val="center"/>
        <w:rPr>
          <w:rFonts w:ascii="Calibri" w:hAnsi="Calibri" w:cs="Calibri"/>
          <w:rtl/>
        </w:rPr>
      </w:pPr>
      <w:r>
        <w:t xml:space="preserve">Figure </w:t>
      </w:r>
      <w:bookmarkEnd w:id="99"/>
      <w:r>
        <w:rPr>
          <w:rFonts w:hint="cs"/>
          <w:rtl/>
        </w:rPr>
        <w:t>20</w:t>
      </w:r>
      <w:r>
        <w:rPr>
          <w:noProof/>
        </w:rPr>
        <w:t xml:space="preserve"> - Average system cost in 2050 versus carbon intensity in 2050 for the representative scenarios: social cost including the carbon cost (top) and direct cost (bottom)</w:t>
      </w:r>
      <w:bookmarkEnd w:id="100"/>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 xml:space="preserve">In all scenarios, about 32 GW of gas capacity is maintained in 2050, determined by the reserve-margin requirement during critical hours in which solar output is zero and battery storage is not counted as firm capacity. At high renewable shares, gas supplies </w:t>
      </w:r>
      <w:proofErr w:type="gramStart"/>
      <w:r>
        <w:rPr>
          <w:rFonts w:ascii="Calibri" w:hAnsi="Calibri" w:cs="Calibri"/>
        </w:rPr>
        <w:t>less</w:t>
      </w:r>
      <w:proofErr w:type="gramEnd"/>
      <w:r>
        <w:rPr>
          <w:rFonts w:ascii="Calibri" w:hAnsi="Calibri" w:cs="Calibri"/>
        </w:rPr>
        <w:t xml:space="preserve"> than 10% of annual demand but remains essential as a capacity resource. The transition therefore shifts the role of gas from an energy supplier to a reliability reserve, which raises questions </w:t>
      </w:r>
      <w:proofErr w:type="gramStart"/>
      <w:r>
        <w:rPr>
          <w:rFonts w:ascii="Calibri" w:hAnsi="Calibri" w:cs="Calibri"/>
        </w:rPr>
        <w:t>of</w:t>
      </w:r>
      <w:proofErr w:type="gramEnd"/>
      <w:r>
        <w:rPr>
          <w:rFonts w:ascii="Calibri" w:hAnsi="Calibri" w:cs="Calibri"/>
        </w:rPr>
        <w:t xml:space="preserve"> how such rarely used capacity is financed and remunerated. The battery operation patterns support this interpretation: batteries are effective for intra-day </w:t>
      </w:r>
      <w:proofErr w:type="gramStart"/>
      <w:r>
        <w:rPr>
          <w:rFonts w:ascii="Calibri" w:hAnsi="Calibri" w:cs="Calibri"/>
        </w:rPr>
        <w:t>shifting, but</w:t>
      </w:r>
      <w:proofErr w:type="gramEnd"/>
      <w:r>
        <w:rPr>
          <w:rFonts w:ascii="Calibri" w:hAnsi="Calibri" w:cs="Calibri"/>
        </w:rPr>
        <w:t xml:space="preserve"> are depleted during multi-day periods of low solar output in winter.</w:t>
      </w:r>
    </w:p>
    <w:p w14:paraId="0288773A" w14:textId="74963904" w:rsidR="00B12FB3" w:rsidRDefault="002A3CA1">
      <w:pPr>
        <w:bidi w:val="0"/>
        <w:spacing w:after="200" w:line="276" w:lineRule="auto"/>
        <w:jc w:val="both"/>
      </w:pPr>
      <w:r>
        <w:rPr>
          <w:rFonts w:ascii="Calibri" w:hAnsi="Calibri" w:cs="Calibri"/>
        </w:rPr>
        <w:t xml:space="preserve">The results also show diminishing returns of a system based on solar and storage alone. </w:t>
      </w:r>
      <w:r>
        <w:rPr>
          <w:rFonts w:ascii="Calibri" w:hAnsi="Calibri" w:cs="Calibri"/>
        </w:rPr>
        <w:t>At 90.5% renewables</w:t>
      </w:r>
      <w:r>
        <w:rPr>
          <w:rFonts w:ascii="Calibri" w:hAnsi="Calibri" w:cs="Calibri"/>
        </w:rPr>
        <w:t xml:space="preserve">, about 12 </w:t>
      </w:r>
      <w:proofErr w:type="spellStart"/>
      <w:r>
        <w:rPr>
          <w:rFonts w:ascii="Calibri" w:hAnsi="Calibri" w:cs="Calibri"/>
        </w:rPr>
        <w:t>MtCO₂e</w:t>
      </w:r>
      <w:proofErr w:type="spellEnd"/>
      <w:r>
        <w:rPr>
          <w:rFonts w:ascii="Calibri" w:hAnsi="Calibri" w:cs="Calibri"/>
        </w:rPr>
        <w:t xml:space="preserv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39375326" w:rsidR="00B12FB3" w:rsidRDefault="002A3CA1">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w:t>
      </w:r>
      <w:r>
        <w:rPr>
          <w:rFonts w:ascii="Calibri" w:hAnsi="Calibri" w:cs="Calibri"/>
        </w:rPr>
        <w:lastRenderedPageBreak/>
        <w:t xml:space="preserve">one-for-one and </w:t>
      </w:r>
      <w:r>
        <w:rPr>
          <w:rFonts w:ascii="Calibri" w:hAnsi="Calibri" w:cs="Calibri"/>
        </w:rPr>
        <w:t xml:space="preserve">reduces cumulative emissions by 18–179 </w:t>
      </w:r>
      <w:proofErr w:type="spellStart"/>
      <w:r>
        <w:rPr>
          <w:rFonts w:ascii="Calibri" w:hAnsi="Calibri" w:cs="Calibri"/>
        </w:rPr>
        <w:t>MtCO₂e</w:t>
      </w:r>
      <w:proofErr w:type="spellEnd"/>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w:t>
      </w:r>
      <w:r>
        <w:rPr>
          <w:rFonts w:ascii="Calibri" w:hAnsi="Calibri" w:cs="Calibri"/>
        </w:rPr>
        <w:t>from about 15% of cumulative emissions at 400 km² to about 6% at 850 km²</w:t>
      </w:r>
      <w:r>
        <w:rPr>
          <w:rFonts w:ascii="Calibri" w:hAnsi="Calibri" w:cs="Calibri"/>
        </w:rPr>
        <w:t xml:space="preserve">—so that nuclear acts as a partial substitute for land rather than as a complement to it. In social terms the </w:t>
      </w:r>
      <w:proofErr w:type="gramStart"/>
      <w:r>
        <w:rPr>
          <w:rFonts w:ascii="Calibri" w:hAnsi="Calibri" w:cs="Calibri"/>
        </w:rPr>
        <w:t>system with nuclear</w:t>
      </w:r>
      <w:proofErr w:type="gramEnd"/>
      <w:r>
        <w:rPr>
          <w:rFonts w:ascii="Calibri" w:hAnsi="Calibri" w:cs="Calibri"/>
        </w:rPr>
        <w:t xml:space="preserve"> is cheaper across the entire range, </w:t>
      </w:r>
      <w:r>
        <w:rPr>
          <w:rFonts w:ascii="Calibri" w:hAnsi="Calibri" w:cs="Calibri"/>
        </w:rPr>
        <w:t>whereas in direct terms it is cheaper when land is scarce and practically equal in cost at large land caps, where nuclear and solar compete for the same budget</w:t>
      </w:r>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w:t>
      </w:r>
      <w:proofErr w:type="spellStart"/>
      <w:r>
        <w:rPr>
          <w:rFonts w:ascii="Calibri" w:hAnsi="Calibri" w:cs="Calibri"/>
        </w:rPr>
        <w:t>tCO₂e</w:t>
      </w:r>
      <w:proofErr w:type="spellEnd"/>
      <w:r>
        <w:rPr>
          <w:rFonts w:ascii="Calibri" w:hAnsi="Calibri" w:cs="Calibri"/>
        </w:rPr>
        <w:t>,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t xml:space="preserve">Fourth, the retained gas fleet calls for explicit planning of firm capacity. Mechanisms that remunerate available capacity rather than energy, and the development of alternative </w:t>
      </w:r>
      <w:proofErr w:type="gramStart"/>
      <w:r>
        <w:rPr>
          <w:rFonts w:ascii="Calibri" w:hAnsi="Calibri" w:cs="Calibri"/>
        </w:rPr>
        <w:t>firm</w:t>
      </w:r>
      <w:proofErr w:type="gramEnd"/>
      <w:r>
        <w:rPr>
          <w:rFonts w:ascii="Calibri" w:hAnsi="Calibri" w:cs="Calibri"/>
        </w:rPr>
        <w:t xml:space="preserve">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 xml:space="preserve">To assess the plausibility of the model outcomes, the results are compared with two independent national-scale planning efforts: the Net Zero Outlook (NZO) study and </w:t>
      </w:r>
      <w:r>
        <w:rPr>
          <w:rFonts w:ascii="Calibri" w:hAnsi="Calibri" w:cs="Calibri"/>
        </w:rPr>
        <w:lastRenderedPageBreak/>
        <w:t>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08CA559E" w:rsidR="00B12FB3" w:rsidRDefault="002A3CA1">
      <w:pPr>
        <w:bidi w:val="0"/>
        <w:spacing w:after="200" w:line="276" w:lineRule="auto"/>
        <w:jc w:val="both"/>
      </w:pPr>
      <w:r>
        <w:rPr>
          <w:rFonts w:ascii="Calibri" w:hAnsi="Calibri" w:cs="Calibri"/>
        </w:rPr>
        <w:t xml:space="preserve">The NZO study assumes an electricity demand for </w:t>
      </w:r>
      <w:proofErr w:type="gramStart"/>
      <w:r>
        <w:rPr>
          <w:rFonts w:ascii="Calibri" w:hAnsi="Calibri" w:cs="Calibri"/>
        </w:rPr>
        <w:t>2050 that</w:t>
      </w:r>
      <w:proofErr w:type="gramEnd"/>
      <w:r>
        <w:rPr>
          <w:rFonts w:ascii="Calibri" w:hAnsi="Calibri" w:cs="Calibri"/>
        </w:rPr>
        <w:t xml:space="preserve">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w:t>
      </w:r>
      <w:r>
        <w:rPr>
          <w:rFonts w:ascii="Calibri" w:hAnsi="Calibri" w:cs="Calibri"/>
        </w:rPr>
        <w:t>about 103–113 GW of solar PV, 74–77 GW of battery storage</w:t>
      </w:r>
      <w:r>
        <w:rPr>
          <w:rFonts w:ascii="Calibri" w:hAnsi="Calibri" w:cs="Calibri"/>
        </w:rPr>
        <w:t xml:space="preserv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 xml:space="preserve">The Ministry of Energy scenarios assume a substantially higher demand of approximately 210 TWh in 2050, which leads to larger absolute capacities. When this difference in demand is </w:t>
      </w:r>
      <w:proofErr w:type="gramStart"/>
      <w:r>
        <w:rPr>
          <w:rFonts w:ascii="Calibri" w:hAnsi="Calibri" w:cs="Calibri"/>
        </w:rPr>
        <w:t>taken into account</w:t>
      </w:r>
      <w:proofErr w:type="gramEnd"/>
      <w:r>
        <w:rPr>
          <w:rFonts w:ascii="Calibri" w:hAnsi="Calibri" w:cs="Calibri"/>
        </w:rPr>
        <w: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 xml:space="preserve">The results should be interpreted </w:t>
      </w:r>
      <w:proofErr w:type="gramStart"/>
      <w:r>
        <w:rPr>
          <w:rFonts w:ascii="Calibri" w:hAnsi="Calibri" w:cs="Calibri"/>
        </w:rPr>
        <w:t>in light of</w:t>
      </w:r>
      <w:proofErr w:type="gramEnd"/>
      <w:r>
        <w:rPr>
          <w:rFonts w:ascii="Calibri" w:hAnsi="Calibri" w:cs="Calibri"/>
        </w:rPr>
        <w:t xml:space="preserve">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 xml:space="preserve">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thus reflect the allocation of a given budget rather than the least-cost system for a given emissions level; the fixed-budget selection of representative scenarios mitigates, but does not </w:t>
      </w:r>
      <w:proofErr w:type="gramStart"/>
      <w:r>
        <w:rPr>
          <w:rFonts w:ascii="Calibri" w:hAnsi="Calibri" w:cs="Calibri"/>
        </w:rPr>
        <w:t>remove,</w:t>
      </w:r>
      <w:proofErr w:type="gramEnd"/>
      <w:r>
        <w:rPr>
          <w:rFonts w:ascii="Calibri" w:hAnsi="Calibri" w:cs="Calibri"/>
        </w:rPr>
        <w:t xml:space="preser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lastRenderedPageBreak/>
        <w:t>Costs and carbon pricing. Technology costs and fuel price trajectories are deterministic inputs. The carbon cost is constant at 200 NIS/</w:t>
      </w:r>
      <w:proofErr w:type="spellStart"/>
      <w:r>
        <w:rPr>
          <w:rFonts w:ascii="Calibri" w:hAnsi="Calibri" w:cs="Calibri"/>
        </w:rPr>
        <w:t>tCO₂e</w:t>
      </w:r>
      <w:proofErr w:type="spellEnd"/>
      <w:r>
        <w:rPr>
          <w:rFonts w:ascii="Calibri" w:hAnsi="Calibri" w:cs="Calibri"/>
        </w:rPr>
        <w:t xml:space="preserve"> over the horizon, whereas carbon prices and estimates of the social cost of carbon typically increase over time.</w:t>
      </w:r>
    </w:p>
    <w:p w14:paraId="016DB33D" w14:textId="009EA1D4" w:rsidR="00B12FB3" w:rsidRDefault="002A3CA1">
      <w:pPr>
        <w:bidi w:val="0"/>
        <w:spacing w:after="200" w:line="276" w:lineRule="auto"/>
        <w:jc w:val="both"/>
      </w:pPr>
      <w:r>
        <w:rPr>
          <w:rFonts w:ascii="Calibri" w:hAnsi="Calibri" w:cs="Calibri"/>
        </w:rPr>
        <w:t xml:space="preserve">Capital stock. Investment costs are annualized using technology lifetimes of 30 years for solar PV and 20 years for battery storage </w:t>
      </w:r>
      <w:r>
        <w:rPr>
          <w:rFonts w:ascii="Calibri" w:hAnsi="Calibri" w:cs="Calibri"/>
        </w:rPr>
        <w:t>and are counted until 2050; payments beyond 2050 are not counted, which is equivalent to attributing a residual value to assets at the end of the horizon, while benefits beyond 2050 are likewise not counted.</w:t>
      </w:r>
      <w:r>
        <w:rPr>
          <w:rFonts w:ascii="Calibri" w:hAnsi="Calibri" w:cs="Calibri"/>
        </w:rPr>
        <w:t xml:space="preserv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w:t>
      </w:r>
      <w:r>
        <w:rPr>
          <w:rFonts w:ascii="Calibri" w:hAnsi="Calibri" w:cs="Calibri"/>
        </w:rPr>
        <w:t xml:space="preserve">The tendency to postpone investment at tight budgets reflects declining capital costs and </w:t>
      </w:r>
      <w:proofErr w:type="gramStart"/>
      <w:r>
        <w:rPr>
          <w:rFonts w:ascii="Calibri" w:hAnsi="Calibri" w:cs="Calibri"/>
        </w:rPr>
        <w:t>discounting</w:t>
      </w:r>
      <w:proofErr w:type="gramEnd"/>
      <w:r>
        <w:rPr>
          <w:rFonts w:ascii="Calibri" w:hAnsi="Calibri" w:cs="Calibri"/>
        </w:rPr>
        <w:t>.</w:t>
      </w:r>
    </w:p>
    <w:p w14:paraId="6881CF80" w14:textId="77777777" w:rsidR="00B12FB3" w:rsidRDefault="002A3CA1">
      <w:pPr>
        <w:bidi w:val="0"/>
        <w:spacing w:after="200" w:line="276" w:lineRule="auto"/>
        <w:jc w:val="both"/>
      </w:pPr>
      <w:r>
        <w:rPr>
          <w:rFonts w:ascii="Calibri" w:hAnsi="Calibri" w:cs="Calibri"/>
        </w:rPr>
        <w:t xml:space="preserve">Operational detail. The model does not include unit commitment, minimum stable load or ramping constraints for thermal units, and gas generation is therefore fully flexible. </w:t>
      </w:r>
      <w:proofErr w:type="gramStart"/>
      <w:r>
        <w:rPr>
          <w:rFonts w:ascii="Calibri" w:hAnsi="Calibri" w:cs="Calibri"/>
        </w:rPr>
        <w:t>The optimization</w:t>
      </w:r>
      <w:proofErr w:type="gramEnd"/>
      <w:r>
        <w:rPr>
          <w:rFonts w:ascii="Calibri" w:hAnsi="Calibri" w:cs="Calibri"/>
        </w:rPr>
        <w:t xml:space="preserve"> assumes perfect foresight over the full horizon. Since the model optimizes dispatch from the base year, modeled 2023 emissions (33.2 </w:t>
      </w:r>
      <w:proofErr w:type="spellStart"/>
      <w:r>
        <w:rPr>
          <w:rFonts w:ascii="Calibri" w:hAnsi="Calibri" w:cs="Calibri"/>
        </w:rPr>
        <w:t>MtCO₂e</w:t>
      </w:r>
      <w:proofErr w:type="spellEnd"/>
      <w:r>
        <w:rPr>
          <w:rFonts w:ascii="Calibri" w:hAnsi="Calibri" w:cs="Calibri"/>
        </w:rPr>
        <w:t>)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 xml:space="preserve">Spatial and sectoral scope. Transmission and distribution constraints are not modeled, and land availability is represented as an aggregate area without accounting for competing land uses, environmental protection or public acceptance. The electricity sector is </w:t>
      </w:r>
      <w:proofErr w:type="spellStart"/>
      <w:r>
        <w:rPr>
          <w:rFonts w:ascii="Calibri" w:hAnsi="Calibri" w:cs="Calibri"/>
        </w:rPr>
        <w:t>analysed</w:t>
      </w:r>
      <w:proofErr w:type="spellEnd"/>
      <w:r>
        <w:rPr>
          <w:rFonts w:ascii="Calibri" w:hAnsi="Calibri" w:cs="Calibri"/>
        </w:rPr>
        <w:t xml:space="preserve">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 xml:space="preserve">Fourth, greater spatial resolution, including geographically explicit land availability and transmission constraints, would allow regional bottlenecks and the trade-off between centralized and distributed generation to be examined. Fifth, the portfolio of </w:t>
      </w:r>
      <w:r>
        <w:rPr>
          <w:rFonts w:ascii="Calibri" w:hAnsi="Calibri" w:cs="Calibri"/>
        </w:rPr>
        <w:lastRenderedPageBreak/>
        <w:t>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01" w:name="_Toc209882164"/>
      <w:bookmarkStart w:id="102" w:name="_Toc209900274"/>
      <w:bookmarkStart w:id="103" w:name="_Toc209901120"/>
      <w:bookmarkStart w:id="104" w:name="_Toc223013411"/>
      <w:r>
        <w:t>Conclusions</w:t>
      </w:r>
      <w:bookmarkEnd w:id="101"/>
      <w:bookmarkEnd w:id="102"/>
      <w:bookmarkEnd w:id="103"/>
      <w:bookmarkEnd w:id="104"/>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77777777"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99 scenarios, combining nine levels of the cumulative budget with eleven levels of land available for solar deployment, with and without the option of 3 GW of nuclear capacity. The model minimizes cumulative life-cycle greenhouse gas emissions subject to a budget that includes a carbon cost of 200 NIS/</w:t>
      </w:r>
      <w:proofErr w:type="spellStart"/>
      <w:r>
        <w:rPr>
          <w:rFonts w:ascii="Calibri" w:hAnsi="Calibri" w:cs="Calibri"/>
        </w:rPr>
        <w:t>tCO₂e</w:t>
      </w:r>
      <w:proofErr w:type="spellEnd"/>
      <w:r>
        <w:rPr>
          <w:rFonts w:ascii="Calibri" w:hAnsi="Calibri" w:cs="Calibri"/>
        </w:rPr>
        <w:t>, annual build-rate limits, a reserve-margin requirement and hourly storage dynamics.</w:t>
      </w:r>
    </w:p>
    <w:p w14:paraId="3C3CB7C1" w14:textId="10279620" w:rsidR="00846AAF" w:rsidRDefault="002A3CA1">
      <w:pPr>
        <w:bidi w:val="0"/>
        <w:spacing w:after="200"/>
      </w:pPr>
      <w:r>
        <w:rPr>
          <w:rFonts w:ascii="Calibri" w:hAnsi="Calibri" w:cs="Calibri"/>
        </w:rPr>
        <w:t xml:space="preserve">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w:t>
      </w:r>
      <w:proofErr w:type="gramStart"/>
      <w:r>
        <w:rPr>
          <w:rFonts w:ascii="Calibri" w:hAnsi="Calibri" w:cs="Calibri"/>
        </w:rPr>
        <w:t>an</w:t>
      </w:r>
      <w:proofErr w:type="gramEnd"/>
      <w:r>
        <w:rPr>
          <w:rFonts w:ascii="Calibri" w:hAnsi="Calibri" w:cs="Calibri"/>
        </w:rPr>
        <w:t xml:space="preserve"> additional ₪20×10⁹ allows solar and storage capacity to be built earlier and reduces cumulative emissions by about 25%, </w:t>
      </w:r>
      <w:r>
        <w:rPr>
          <w:rFonts w:ascii="Calibri" w:hAnsi="Calibri" w:cs="Calibri"/>
        </w:rPr>
        <w:t>while above about ₪470–500×10⁹ further budget yields only small reductions and is increasingly invested in battery storage.</w:t>
      </w:r>
      <w:r>
        <w:rPr>
          <w:rFonts w:ascii="Calibri" w:hAnsi="Calibri" w:cs="Calibri"/>
        </w:rPr>
        <w:t xml:space="preserve"> Moreover, once the land cap is reached, growing demand is met by gas and emissions rise again, so that land allocation must keep pace with demand growth.</w:t>
      </w:r>
    </w:p>
    <w:p w14:paraId="006235DE" w14:textId="5D189BB5" w:rsidR="00846AAF" w:rsidRDefault="002A3CA1">
      <w:pPr>
        <w:bidi w:val="0"/>
        <w:spacing w:after="200"/>
      </w:pPr>
      <w:r>
        <w:rPr>
          <w:rFonts w:ascii="Calibri" w:hAnsi="Calibri" w:cs="Calibri"/>
        </w:rPr>
        <w:t xml:space="preserve">The second conclusion concerns costs. For a fixed budget, increasing the renewable share in 2050 </w:t>
      </w:r>
      <w:r>
        <w:rPr>
          <w:rFonts w:ascii="Calibri" w:hAnsi="Calibri" w:cs="Calibri"/>
        </w:rPr>
        <w:t>from about 50% to 90% leaves the direct average cost of generation practically unchanged (0.271–0.276 NIS/kWh)</w:t>
      </w:r>
      <w:r>
        <w:rPr>
          <w:rFonts w:ascii="Calibri" w:hAnsi="Calibri" w:cs="Calibri"/>
        </w:rPr>
        <w:t xml:space="preserve">;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and </w:t>
      </w:r>
      <w:r>
        <w:rPr>
          <w:rFonts w:ascii="Calibri" w:hAnsi="Calibri" w:cs="Calibri"/>
        </w:rPr>
        <w:t>the implied abatement cost of moving from about 75% to 90% renewables is roughly 70 NIS/</w:t>
      </w:r>
      <w:proofErr w:type="spellStart"/>
      <w:r>
        <w:rPr>
          <w:rFonts w:ascii="Calibri" w:hAnsi="Calibri" w:cs="Calibri"/>
        </w:rPr>
        <w:t>tCO₂e</w:t>
      </w:r>
      <w:proofErr w:type="spellEnd"/>
      <w:r>
        <w:rPr>
          <w:rFonts w:ascii="Calibri" w:hAnsi="Calibri" w:cs="Calibri"/>
        </w:rPr>
        <w:t xml:space="preserve">. The economic optimum lies at about ₪398×10⁹ with about </w:t>
      </w:r>
      <w:r>
        <w:rPr>
          <w:rFonts w:ascii="Calibri" w:hAnsi="Calibri" w:cs="Calibri"/>
        </w:rPr>
        <w:lastRenderedPageBreak/>
        <w:t>79% renewables, and a budget only 0.5% higher reduces cumulative emissions by about 16%.</w:t>
      </w:r>
    </w:p>
    <w:p w14:paraId="52B93574" w14:textId="26A6A9A6" w:rsidR="00846AAF" w:rsidRDefault="002A3CA1">
      <w:pPr>
        <w:bidi w:val="0"/>
        <w:spacing w:after="200"/>
      </w:pPr>
      <w:r>
        <w:rPr>
          <w:rFonts w:ascii="Calibri" w:hAnsi="Calibri" w:cs="Calibri"/>
        </w:rPr>
        <w:t xml:space="preserve">The third conclusion </w:t>
      </w:r>
      <w:proofErr w:type="gramStart"/>
      <w:r>
        <w:rPr>
          <w:rFonts w:ascii="Calibri" w:hAnsi="Calibri" w:cs="Calibri"/>
        </w:rPr>
        <w:t>concerns</w:t>
      </w:r>
      <w:proofErr w:type="gramEnd"/>
      <w:r>
        <w:rPr>
          <w:rFonts w:ascii="Calibri" w:hAnsi="Calibri" w:cs="Calibri"/>
        </w:rPr>
        <w:t xml:space="preserve"> reliability and firm capacity. About 32 GW of gas capacity is retained in all scenarios to meet the reserve-margin requirement, even where gas supplies less than 10% of demand, and about 12 </w:t>
      </w:r>
      <w:proofErr w:type="spellStart"/>
      <w:r>
        <w:rPr>
          <w:rFonts w:ascii="Calibri" w:hAnsi="Calibri" w:cs="Calibri"/>
        </w:rPr>
        <w:t>MtCO₂e</w:t>
      </w:r>
      <w:proofErr w:type="spellEnd"/>
      <w:r>
        <w:rPr>
          <w:rFonts w:ascii="Calibri" w:hAnsi="Calibri" w:cs="Calibri"/>
        </w:rPr>
        <w:t xml:space="preserve"> are still emitted in 2050 </w:t>
      </w:r>
      <w:r>
        <w:rPr>
          <w:rFonts w:ascii="Calibri" w:hAnsi="Calibri" w:cs="Calibri"/>
        </w:rPr>
        <w:t>at 90% renewables</w:t>
      </w:r>
      <w:r>
        <w:rPr>
          <w:rFonts w:ascii="Calibri" w:hAnsi="Calibri" w:cs="Calibri"/>
        </w:rPr>
        <w:t xml:space="preserve">. Firm low-carbon capacity can reduce these limits: 3 GW of nuclear capacity </w:t>
      </w:r>
      <w:r>
        <w:rPr>
          <w:rFonts w:ascii="Calibri" w:hAnsi="Calibri" w:cs="Calibri"/>
        </w:rPr>
        <w:t xml:space="preserve">reduces cumulative emissions by 18–179 </w:t>
      </w:r>
      <w:proofErr w:type="spellStart"/>
      <w:r>
        <w:rPr>
          <w:rFonts w:ascii="Calibri" w:hAnsi="Calibri" w:cs="Calibri"/>
        </w:rPr>
        <w:t>MtCO₂e</w:t>
      </w:r>
      <w:proofErr w:type="spellEnd"/>
      <w:r>
        <w:rPr>
          <w:rFonts w:ascii="Calibri" w:hAnsi="Calibri" w:cs="Calibri"/>
        </w:rPr>
        <w:t xml:space="preserv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05" w:name="_Toc209882165"/>
      <w:bookmarkStart w:id="106" w:name="_Toc209900275"/>
      <w:bookmarkStart w:id="107"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08" w:name="_Toc223013412"/>
      <w:r>
        <w:t>References</w:t>
      </w:r>
      <w:bookmarkEnd w:id="105"/>
      <w:bookmarkEnd w:id="106"/>
      <w:bookmarkEnd w:id="107"/>
      <w:bookmarkEnd w:id="108"/>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lastRenderedPageBreak/>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w:t>
      </w:r>
      <w:proofErr w:type="gramStart"/>
      <w:r>
        <w:t>Master’s</w:t>
      </w:r>
      <w:proofErr w:type="gramEnd"/>
      <w:r>
        <w:t xml:space="preserve">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2"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w:t>
      </w:r>
      <w:proofErr w:type="spellStart"/>
      <w:r>
        <w:t>Heijungs</w:t>
      </w:r>
      <w:proofErr w:type="spellEnd"/>
      <w:r>
        <w:t xml:space="preserve">,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lastRenderedPageBreak/>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proofErr w:type="spellStart"/>
      <w:r>
        <w:t>Mekorot</w:t>
      </w:r>
      <w:proofErr w:type="spellEnd"/>
      <w:r>
        <w:t xml:space="preserve">. (2021). </w:t>
      </w:r>
      <w:r>
        <w:rPr>
          <w:i/>
          <w:iCs/>
        </w:rPr>
        <w:t>Water forecast in Israel 2050</w:t>
      </w:r>
      <w:r>
        <w:t xml:space="preserve">. Tel Aviv: </w:t>
      </w:r>
      <w:proofErr w:type="spellStart"/>
      <w:r>
        <w:t>Mekorot</w:t>
      </w:r>
      <w:proofErr w:type="spellEnd"/>
      <w:r>
        <w:t xml:space="preserve">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w:t>
      </w:r>
      <w:proofErr w:type="spellStart"/>
      <w:r>
        <w:t>Duerinck</w:t>
      </w:r>
      <w:proofErr w:type="spellEnd"/>
      <w:r>
        <w:t xml:space="preserve">, J., &amp; </w:t>
      </w:r>
      <w:proofErr w:type="spellStart"/>
      <w:r>
        <w:t>D’haeseleer</w:t>
      </w:r>
      <w:proofErr w:type="spellEnd"/>
      <w:r>
        <w:t xml:space="preserve">,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w:t>
      </w:r>
      <w:proofErr w:type="spellStart"/>
      <w:r>
        <w:t>Ercin</w:t>
      </w:r>
      <w:proofErr w:type="spellEnd"/>
      <w:r>
        <w:t xml:space="preserve">, A. E., &amp; </w:t>
      </w:r>
      <w:proofErr w:type="spellStart"/>
      <w:r>
        <w:t>Hertwich</w:t>
      </w:r>
      <w:proofErr w:type="spellEnd"/>
      <w:r>
        <w:t xml:space="preserve">,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w:t>
      </w:r>
      <w:proofErr w:type="spellStart"/>
      <w:r>
        <w:t>Hertwich</w:t>
      </w:r>
      <w:proofErr w:type="spellEnd"/>
      <w:r>
        <w:t xml:space="preserve">,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lastRenderedPageBreak/>
        <w:t xml:space="preserve">Wiedmann, T., &amp; Minx, J. (2008). A definition of “carbon footprint”. In C. C. </w:t>
      </w:r>
      <w:proofErr w:type="spellStart"/>
      <w:r>
        <w:t>Pertsova</w:t>
      </w:r>
      <w:proofErr w:type="spellEnd"/>
      <w:r>
        <w:t xml:space="preserve">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proofErr w:type="spellStart"/>
      <w:r>
        <w:t>Worldometer</w:t>
      </w:r>
      <w:proofErr w:type="spellEnd"/>
      <w:r>
        <w:t xml:space="preserve">. (2023). </w:t>
      </w:r>
      <w:r>
        <w:rPr>
          <w:i/>
          <w:iCs/>
        </w:rPr>
        <w:t>Palestinian population growth forecast</w:t>
      </w:r>
      <w:r>
        <w:t xml:space="preserve">. Retrieved from </w:t>
      </w:r>
      <w:hyperlink r:id="rId43"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09" w:name="_Toc209882166"/>
      <w:bookmarkStart w:id="110" w:name="_Toc209900276"/>
      <w:bookmarkStart w:id="111" w:name="_Toc209901122"/>
      <w:bookmarkStart w:id="112" w:name="_Toc223013413"/>
      <w:r>
        <w:t>Appendix</w:t>
      </w:r>
      <w:bookmarkEnd w:id="109"/>
      <w:bookmarkEnd w:id="110"/>
      <w:bookmarkEnd w:id="111"/>
      <w:bookmarkEnd w:id="112"/>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 xml:space="preserve">Life-cycle greenhouse gas emission factors are specified for each generation technology and expressed in units of </w:t>
      </w:r>
      <w:proofErr w:type="spellStart"/>
      <w:r>
        <w:rPr>
          <w:rFonts w:ascii="Calibri" w:hAnsi="Calibri" w:cs="Calibri"/>
        </w:rPr>
        <w:t>tCO</w:t>
      </w:r>
      <w:proofErr w:type="spellEnd"/>
      <w:r>
        <w:rPr>
          <w:rFonts w:ascii="Calibri" w:hAnsi="Calibri" w:cs="Calibri"/>
        </w:rPr>
        <w:t>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Nuclear: 0.012 </w:t>
      </w:r>
      <w:proofErr w:type="spellStart"/>
      <w:r>
        <w:rPr>
          <w:rFonts w:ascii="Calibri" w:hAnsi="Calibri" w:cs="Calibri"/>
        </w:rPr>
        <w:t>tCO</w:t>
      </w:r>
      <w:proofErr w:type="spellEnd"/>
      <w:r>
        <w:rPr>
          <w:rFonts w:ascii="Calibri" w:hAnsi="Calibri" w:cs="Calibri"/>
        </w:rPr>
        <w:t>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 xml:space="preserve">Solar PV: 0.0260 </w:t>
      </w:r>
      <w:proofErr w:type="spellStart"/>
      <w:r>
        <w:rPr>
          <w:rFonts w:ascii="Calibri" w:hAnsi="Calibri" w:cs="Calibri"/>
        </w:rPr>
        <w:t>tCO</w:t>
      </w:r>
      <w:proofErr w:type="spellEnd"/>
      <w:r>
        <w:rPr>
          <w:rFonts w:ascii="Calibri" w:hAnsi="Calibri" w:cs="Calibri"/>
        </w:rPr>
        <w:t xml:space="preserve">₂/MWh in 2023, declining to 0.0105 </w:t>
      </w:r>
      <w:proofErr w:type="spellStart"/>
      <w:r>
        <w:rPr>
          <w:rFonts w:ascii="Calibri" w:hAnsi="Calibri" w:cs="Calibri"/>
        </w:rPr>
        <w:t>tCO</w:t>
      </w:r>
      <w:proofErr w:type="spellEnd"/>
      <w:r>
        <w:rPr>
          <w:rFonts w:ascii="Calibri" w:hAnsi="Calibri" w:cs="Calibri"/>
        </w:rPr>
        <w:t>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 xml:space="preserve">Natural gas: 0.486 </w:t>
      </w:r>
      <w:proofErr w:type="spellStart"/>
      <w:r>
        <w:rPr>
          <w:rFonts w:ascii="Calibri" w:hAnsi="Calibri" w:cs="Calibri"/>
        </w:rPr>
        <w:t>tCO</w:t>
      </w:r>
      <w:proofErr w:type="spellEnd"/>
      <w:r>
        <w:rPr>
          <w:rFonts w:ascii="Calibri" w:hAnsi="Calibri" w:cs="Calibri"/>
        </w:rPr>
        <w:t>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 xml:space="preserve">Coal: 0.900 </w:t>
      </w:r>
      <w:proofErr w:type="spellStart"/>
      <w:r>
        <w:rPr>
          <w:rFonts w:ascii="Calibri" w:hAnsi="Calibri" w:cs="Calibri"/>
        </w:rPr>
        <w:t>tCO</w:t>
      </w:r>
      <w:proofErr w:type="spellEnd"/>
      <w:r>
        <w:rPr>
          <w:rFonts w:ascii="Calibri" w:hAnsi="Calibri" w:cs="Calibri"/>
        </w:rPr>
        <w:t>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 xml:space="preserve">Battery storage: 0.0375 </w:t>
      </w:r>
      <w:proofErr w:type="spellStart"/>
      <w:r>
        <w:rPr>
          <w:rFonts w:ascii="Calibri" w:hAnsi="Calibri" w:cs="Calibri"/>
        </w:rPr>
        <w:t>tCO</w:t>
      </w:r>
      <w:proofErr w:type="spellEnd"/>
      <w:r>
        <w:rPr>
          <w:rFonts w:ascii="Calibri" w:hAnsi="Calibri" w:cs="Calibri"/>
        </w:rPr>
        <w:t xml:space="preserve">₂/MWh in 2023, declining to 0.0280 </w:t>
      </w:r>
      <w:proofErr w:type="spellStart"/>
      <w:r>
        <w:rPr>
          <w:rFonts w:ascii="Calibri" w:hAnsi="Calibri" w:cs="Calibri"/>
        </w:rPr>
        <w:t>tCO</w:t>
      </w:r>
      <w:proofErr w:type="spellEnd"/>
      <w:r>
        <w:rPr>
          <w:rFonts w:ascii="Calibri" w:hAnsi="Calibri" w:cs="Calibri"/>
        </w:rPr>
        <w:t>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 xml:space="preserve">For solar photovoltaic generation, emissions are modeled as time-dependent life-cycle emissions, taken year by year from the ROTH model workbook. The emission factor declines from 0.0260 </w:t>
      </w:r>
      <w:proofErr w:type="spellStart"/>
      <w:r>
        <w:rPr>
          <w:rFonts w:ascii="Calibri" w:hAnsi="Calibri" w:cs="Calibri"/>
        </w:rPr>
        <w:t>tCO</w:t>
      </w:r>
      <w:proofErr w:type="spellEnd"/>
      <w:r>
        <w:rPr>
          <w:rFonts w:ascii="Calibri" w:hAnsi="Calibri" w:cs="Calibri"/>
        </w:rPr>
        <w:t xml:space="preserve">₂/MWh in 2023 to 0.0105 </w:t>
      </w:r>
      <w:proofErr w:type="spellStart"/>
      <w:r>
        <w:rPr>
          <w:rFonts w:ascii="Calibri" w:hAnsi="Calibri" w:cs="Calibri"/>
        </w:rPr>
        <w:t>tCO</w:t>
      </w:r>
      <w:proofErr w:type="spellEnd"/>
      <w:r>
        <w:rPr>
          <w:rFonts w:ascii="Calibri" w:hAnsi="Calibri" w:cs="Calibri"/>
        </w:rPr>
        <w:t>₂/MWh in 2050 (about −60%),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 xml:space="preserve">Battery storage emissions are likewise treated as time-dependent life-cycle emissions associated with electricity discharged from the battery system. The emission factor declines from 0.0375 </w:t>
      </w:r>
      <w:proofErr w:type="spellStart"/>
      <w:r>
        <w:rPr>
          <w:rFonts w:ascii="Calibri" w:hAnsi="Calibri" w:cs="Calibri"/>
        </w:rPr>
        <w:t>tCO</w:t>
      </w:r>
      <w:proofErr w:type="spellEnd"/>
      <w:r>
        <w:rPr>
          <w:rFonts w:ascii="Calibri" w:hAnsi="Calibri" w:cs="Calibri"/>
        </w:rPr>
        <w:t xml:space="preserve">₂/MWh in 2023 to 0.0280 </w:t>
      </w:r>
      <w:proofErr w:type="spellStart"/>
      <w:r>
        <w:rPr>
          <w:rFonts w:ascii="Calibri" w:hAnsi="Calibri" w:cs="Calibri"/>
        </w:rPr>
        <w:t>tCO</w:t>
      </w:r>
      <w:proofErr w:type="spellEnd"/>
      <w:r>
        <w:rPr>
          <w:rFonts w:ascii="Calibri" w:hAnsi="Calibri" w:cs="Calibri"/>
        </w:rPr>
        <w:t xml:space="preserve">₂/MWh in </w:t>
      </w:r>
      <w:r>
        <w:rPr>
          <w:rFonts w:ascii="Calibri" w:hAnsi="Calibri" w:cs="Calibri"/>
        </w:rPr>
        <w:lastRenderedPageBreak/>
        <w:t xml:space="preserve">2050, an improvement of 30% relative to the 2017 reference value of 0.040 </w:t>
      </w:r>
      <w:proofErr w:type="spellStart"/>
      <w:r>
        <w:rPr>
          <w:rFonts w:ascii="Calibri" w:hAnsi="Calibri" w:cs="Calibri"/>
        </w:rPr>
        <w:t>tCO</w:t>
      </w:r>
      <w:proofErr w:type="spellEnd"/>
      <w:r>
        <w:rPr>
          <w:rFonts w:ascii="Calibri" w:hAnsi="Calibri" w:cs="Calibri"/>
        </w:rPr>
        <w:t>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t xml:space="preserve">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w:t>
      </w:r>
      <w:del w:id="113" w:author="Claude" w:date="2026-09-29T00:00:00Z">
        <w:r>
          <w:rPr>
            <w:rFonts w:ascii="Calibri" w:hAnsi="Calibri" w:cs="Calibri"/>
          </w:rPr>
          <w:delText>no residual value is assigned beyond 2050.</w:delText>
        </w:r>
      </w:del>
      <w:ins w:id="114" w:author="Claude" w:date="2026-09-29T00:00:00Z">
        <w:r>
          <w:rPr>
            <w:rFonts w:ascii="Calibri" w:hAnsi="Calibri" w:cs="Calibri"/>
          </w:rPr>
          <w:t>payments beyond 2050 are not counted, which implicitly attributes a residual value to assets at the end of the horizon.</w:t>
        </w:r>
      </w:ins>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lastRenderedPageBreak/>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 xml:space="preserve">Annual expansion is limited by technology-specific build-rate limits: </w:t>
      </w:r>
      <w:del w:id="115" w:author="Claude" w:date="2026-09-29T00:00:00Z">
        <w:r>
          <w:rPr>
            <w:rFonts w:ascii="Calibri" w:hAnsi="Calibri" w:cs="Calibri"/>
          </w:rPr>
          <w:delText>up to 40 units (4 GW) per year for solar PV and for battery storage, and up to 50 units (5 GW) per year for natural gas;</w:delText>
        </w:r>
      </w:del>
      <w:ins w:id="116" w:author="Claude" w:date="2026-09-29T00:00:00Z">
        <w:r>
          <w:rPr>
            <w:rFonts w:ascii="Calibri" w:hAnsi="Calibri" w:cs="Calibri"/>
          </w:rPr>
          <w:t>for solar PV and for battery storage, a time-varying schedule of 2 GW per year until 2025, 3 GW per year in 2030, 5 GW per year in 2035 and 7 GW per year from 2040 onwards (linearly interpolated between these years); for natural gas, up to 50 units (5 GW) per year;</w:t>
        </w:r>
      </w:ins>
      <w:r>
        <w:rPr>
          <w:rFonts w:ascii="Calibri" w:hAnsi="Calibri" w:cs="Calibri"/>
        </w:rPr>
        <w:t xml:space="preserve">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w:t>
      </w:r>
      <w:proofErr w:type="gramStart"/>
      <w:r>
        <w:rPr>
          <w:rFonts w:ascii="Calibri" w:hAnsi="Calibri" w:cs="Calibri"/>
        </w:rPr>
        <w:t>hours—</w:t>
      </w:r>
      <w:proofErr w:type="gramEnd"/>
      <w:r>
        <w:rPr>
          <w:rFonts w:ascii="Calibri" w:hAnsi="Calibri" w:cs="Calibri"/>
        </w:rPr>
        <w:t>the ten highest-demand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t xml:space="preserve">Scenario analysis is conducted by varying two system-level constraints: the cumulative budget </w:t>
      </w:r>
      <w:del w:id="117" w:author="Claude" w:date="2026-09-29T00:00:00Z">
        <w:r>
          <w:rPr>
            <w:rFonts w:ascii="Calibri" w:hAnsi="Calibri" w:cs="Calibri"/>
          </w:rPr>
          <w:delText>(₪400–480×10⁹ in steps of ₪10×10⁹)</w:delText>
        </w:r>
      </w:del>
      <w:ins w:id="118" w:author="Claude" w:date="2026-09-29T00:00:00Z">
        <w:r>
          <w:rPr>
            <w:rFonts w:ascii="Calibri" w:hAnsi="Calibri" w:cs="Calibri"/>
          </w:rPr>
          <w:t>(₪400, 405, 410, 420, 430, 450, 470 and 500×10⁹)</w:t>
        </w:r>
      </w:ins>
      <w:r>
        <w:rPr>
          <w:rFonts w:ascii="Calibri" w:hAnsi="Calibri" w:cs="Calibri"/>
        </w:rPr>
        <w:t xml:space="preserve"> and the land available for solar deployment (100 km² and 400–850 km² in steps of 50 km²), </w:t>
      </w:r>
      <w:del w:id="119" w:author="Claude" w:date="2026-09-29T00:00:00Z">
        <w:r>
          <w:rPr>
            <w:rFonts w:ascii="Calibri" w:hAnsi="Calibri" w:cs="Calibri"/>
          </w:rPr>
          <w:delText xml:space="preserve">which yields 99 </w:delText>
        </w:r>
      </w:del>
      <w:ins w:id="120" w:author="Claude" w:date="2026-09-29T00:00:00Z">
        <w:r>
          <w:rPr>
            <w:rFonts w:ascii="Calibri" w:hAnsi="Calibri" w:cs="Calibri"/>
          </w:rPr>
          <w:t xml:space="preserve">which yields 88 </w:t>
        </w:r>
      </w:ins>
      <w:r>
        <w:rPr>
          <w:rFonts w:ascii="Calibri" w:hAnsi="Calibri" w:cs="Calibri"/>
        </w:rPr>
        <w:t xml:space="preserve">scenarios; the full grid is solved both without and with the nuclear option. Each scenario is solved independently as a multi-year, hourly linear optimization problem that minimizes cumulative life-cycle greenhouse gas emissions subject to demand balance, technical </w:t>
      </w:r>
      <w:r>
        <w:rPr>
          <w:rFonts w:ascii="Calibri" w:hAnsi="Calibri" w:cs="Calibri"/>
        </w:rPr>
        <w:lastRenderedPageBreak/>
        <w:t>feasibility, and the budget and land constraints.</w:t>
      </w:r>
      <w:ins w:id="121" w:author="Claude" w:date="2026-09-29T00:00:00Z">
        <w:r>
          <w:rPr>
            <w:rFonts w:ascii="Calibri" w:hAnsi="Calibri" w:cs="Calibri"/>
          </w:rPr>
          <w:t xml:space="preserve"> Two additional scenario sets are used as sensitivity analyses (Section 3.8): the grid solved with a constant build-rate limit of 4 GW per year for solar PV and battery storage (budgets of ₪400–480×10⁹ in steps of ₪10×10⁹; land caps of 100 and 400–850 km²), and an extended grid with land caps of up to 1,200 km², budgets of up to ₪540×10⁹ and a build-rate schedule rising to 9 GW per year in 2050. The economic optimum is obtained by minimizing total cost without a budget constraint.</w:t>
        </w:r>
      </w:ins>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 xml:space="preserve">In addition to CAPEX and OPEX, the cumulative budget includes a carbon cost of 200 NIS per </w:t>
      </w:r>
      <w:proofErr w:type="spellStart"/>
      <w:r>
        <w:rPr>
          <w:rFonts w:ascii="Calibri" w:hAnsi="Calibri" w:cs="Calibri"/>
        </w:rPr>
        <w:t>tCO₂e</w:t>
      </w:r>
      <w:proofErr w:type="spellEnd"/>
      <w:r>
        <w:rPr>
          <w:rFonts w:ascii="Calibri" w:hAnsi="Calibri" w:cs="Calibri"/>
        </w:rPr>
        <w:t>, applied to the life-cycle emissions of all technologies (thermal and nuclear generation, total solar generation and battery discharge) and discounted in the same way as the other cost components. This value corresponds to about 54 USD/</w:t>
      </w:r>
      <w:proofErr w:type="spellStart"/>
      <w:r>
        <w:rPr>
          <w:rFonts w:ascii="Calibri" w:hAnsi="Calibri" w:cs="Calibri"/>
        </w:rPr>
        <w:t>tCO₂e</w:t>
      </w:r>
      <w:proofErr w:type="spellEnd"/>
      <w:r>
        <w:rPr>
          <w:rFonts w:ascii="Calibri" w:hAnsi="Calibri" w:cs="Calibri"/>
        </w:rPr>
        <w:t xml:space="preserve"> and lies within the range of 50–100 USD/</w:t>
      </w:r>
      <w:proofErr w:type="spellStart"/>
      <w:r>
        <w:rPr>
          <w:rFonts w:ascii="Calibri" w:hAnsi="Calibri" w:cs="Calibri"/>
        </w:rPr>
        <w:t>tCO₂e</w:t>
      </w:r>
      <w:proofErr w:type="spellEnd"/>
      <w:r>
        <w:rPr>
          <w:rFonts w:ascii="Calibri" w:hAnsi="Calibri" w:cs="Calibri"/>
        </w:rPr>
        <w:t xml:space="preserv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Appendix B - Renewable share in 2050 (%) by budget and land cap (data of Figure 6)</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9238" w:type="dxa"/>
        <w:tblLook w:val="04A0" w:firstRow="1" w:lastRow="0" w:firstColumn="1" w:lastColumn="0" w:noHBand="0" w:noVBand="1"/>
      </w:tblPr>
      <w:tblGrid>
        <w:gridCol w:w="1822"/>
        <w:gridCol w:w="920"/>
        <w:gridCol w:w="920"/>
        <w:gridCol w:w="920"/>
        <w:gridCol w:w="776"/>
        <w:gridCol w:w="776"/>
        <w:gridCol w:w="776"/>
        <w:gridCol w:w="776"/>
        <w:gridCol w:w="776"/>
        <w:gridCol w:w="776"/>
      </w:tblGrid>
      <w:tr w:rsidR="005E198C" w14:paraId="1B170453" w14:textId="77777777" w:rsidTr="005E198C">
        <w:trPr>
          <w:cnfStyle w:val="100000000000" w:firstRow="1" w:lastRow="0" w:firstColumn="0" w:lastColumn="0" w:oddVBand="0" w:evenVBand="0" w:oddHBand="0" w:evenHBand="0" w:firstRowFirstColumn="0" w:firstRowLastColumn="0" w:lastRowFirstColumn="0" w:lastRowLastColumn="0"/>
          <w:trHeight w:val="458"/>
          <w:del w:id="122"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5E198C" w:rsidRDefault="005E198C" w:rsidP="00611139">
            <w:pPr>
              <w:bidi w:val="0"/>
              <w:jc w:val="center"/>
            </w:pPr>
            <w:del w:id="123" w:author="Claude" w:date="2026-09-29T00:00:00Z">
              <w:r>
                <w:rPr>
                  <w:rFonts w:ascii="Calibri" w:hAnsi="Calibri" w:cs="Calibri"/>
                  <w:sz w:val="18"/>
                  <w:szCs w:val="18"/>
                </w:rPr>
                <w:delText>Land cap [km²] \ Budget [₪×10⁹]</w:delText>
              </w:r>
            </w:del>
          </w:p>
        </w:tc>
        <w:tc>
          <w:tcPr>
            <w:tcW w:w="920" w:type="dxa"/>
          </w:tcPr>
          <w:p w14:paraId="7D822AE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4" w:author="Claude" w:date="2026-09-29T00:00:00Z">
              <w:r>
                <w:rPr>
                  <w:rFonts w:ascii="Calibri" w:hAnsi="Calibri" w:cs="Calibri"/>
                  <w:sz w:val="18"/>
                  <w:szCs w:val="18"/>
                </w:rPr>
                <w:delText>400</w:delText>
              </w:r>
            </w:del>
          </w:p>
        </w:tc>
        <w:tc>
          <w:tcPr>
            <w:tcW w:w="920" w:type="dxa"/>
          </w:tcPr>
          <w:p w14:paraId="05B43EBB"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5" w:author="Claude" w:date="2026-09-29T00:00:00Z">
              <w:r>
                <w:rPr>
                  <w:rFonts w:ascii="Calibri" w:hAnsi="Calibri" w:cs="Calibri"/>
                  <w:sz w:val="18"/>
                  <w:szCs w:val="18"/>
                </w:rPr>
                <w:delText>410</w:delText>
              </w:r>
            </w:del>
          </w:p>
        </w:tc>
        <w:tc>
          <w:tcPr>
            <w:tcW w:w="920" w:type="dxa"/>
          </w:tcPr>
          <w:p w14:paraId="6ED72D9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6" w:author="Claude" w:date="2026-09-29T00:00:00Z">
              <w:r>
                <w:rPr>
                  <w:rFonts w:ascii="Calibri" w:hAnsi="Calibri" w:cs="Calibri"/>
                  <w:sz w:val="18"/>
                  <w:szCs w:val="18"/>
                </w:rPr>
                <w:delText>420</w:delText>
              </w:r>
            </w:del>
          </w:p>
        </w:tc>
        <w:tc>
          <w:tcPr>
            <w:tcW w:w="776" w:type="dxa"/>
          </w:tcPr>
          <w:p w14:paraId="4FFC4F98" w14:textId="35EE8F7C"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7" w:author="Claude" w:date="2026-09-29T00:00:00Z">
              <w:r>
                <w:rPr>
                  <w:rFonts w:ascii="Calibri" w:hAnsi="Calibri" w:cs="Calibri"/>
                  <w:sz w:val="18"/>
                  <w:szCs w:val="18"/>
                </w:rPr>
                <w:delText>430</w:delText>
              </w:r>
            </w:del>
          </w:p>
        </w:tc>
        <w:tc>
          <w:tcPr>
            <w:tcW w:w="776" w:type="dxa"/>
          </w:tcPr>
          <w:p w14:paraId="1D866957"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8" w:author="Claude" w:date="2026-09-29T00:00:00Z">
              <w:r>
                <w:rPr>
                  <w:rFonts w:ascii="Calibri" w:hAnsi="Calibri" w:cs="Calibri"/>
                  <w:sz w:val="18"/>
                  <w:szCs w:val="18"/>
                </w:rPr>
                <w:delText>440</w:delText>
              </w:r>
            </w:del>
          </w:p>
        </w:tc>
        <w:tc>
          <w:tcPr>
            <w:tcW w:w="776" w:type="dxa"/>
          </w:tcPr>
          <w:p w14:paraId="4883F064"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29" w:author="Claude" w:date="2026-09-29T00:00:00Z">
              <w:r>
                <w:rPr>
                  <w:rFonts w:ascii="Calibri" w:hAnsi="Calibri" w:cs="Calibri"/>
                  <w:sz w:val="18"/>
                  <w:szCs w:val="18"/>
                </w:rPr>
                <w:delText>450</w:delText>
              </w:r>
            </w:del>
          </w:p>
        </w:tc>
        <w:tc>
          <w:tcPr>
            <w:tcW w:w="776" w:type="dxa"/>
          </w:tcPr>
          <w:p w14:paraId="08AA189A"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30" w:author="Claude" w:date="2026-09-29T00:00:00Z">
              <w:r>
                <w:rPr>
                  <w:rFonts w:ascii="Calibri" w:hAnsi="Calibri" w:cs="Calibri"/>
                  <w:sz w:val="18"/>
                  <w:szCs w:val="18"/>
                </w:rPr>
                <w:delText>460</w:delText>
              </w:r>
            </w:del>
          </w:p>
        </w:tc>
        <w:tc>
          <w:tcPr>
            <w:tcW w:w="776" w:type="dxa"/>
          </w:tcPr>
          <w:p w14:paraId="007E917C"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31" w:author="Claude" w:date="2026-09-29T00:00:00Z">
              <w:r>
                <w:rPr>
                  <w:rFonts w:ascii="Calibri" w:hAnsi="Calibri" w:cs="Calibri"/>
                  <w:sz w:val="18"/>
                  <w:szCs w:val="18"/>
                </w:rPr>
                <w:delText>470</w:delText>
              </w:r>
            </w:del>
          </w:p>
        </w:tc>
        <w:tc>
          <w:tcPr>
            <w:tcW w:w="776" w:type="dxa"/>
          </w:tcPr>
          <w:p w14:paraId="129FE4BE"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32" w:author="Claude" w:date="2026-09-29T00:00:00Z">
              <w:r>
                <w:rPr>
                  <w:rFonts w:ascii="Calibri" w:hAnsi="Calibri" w:cs="Calibri"/>
                  <w:sz w:val="18"/>
                  <w:szCs w:val="18"/>
                </w:rPr>
                <w:delText>480</w:delText>
              </w:r>
            </w:del>
          </w:p>
        </w:tc>
      </w:tr>
      <w:tr w:rsidR="005E198C" w14:paraId="7D0EC4A6" w14:textId="77777777" w:rsidTr="005E198C">
        <w:trPr>
          <w:trHeight w:val="228"/>
          <w:del w:id="133"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5E198C" w:rsidRDefault="005E198C" w:rsidP="00611139">
            <w:pPr>
              <w:bidi w:val="0"/>
              <w:jc w:val="center"/>
            </w:pPr>
            <w:del w:id="134" w:author="Claude" w:date="2026-09-29T00:00:00Z">
              <w:r>
                <w:rPr>
                  <w:rFonts w:ascii="Calibri" w:hAnsi="Calibri" w:cs="Calibri"/>
                  <w:sz w:val="18"/>
                  <w:szCs w:val="18"/>
                </w:rPr>
                <w:delText>100</w:delText>
              </w:r>
            </w:del>
          </w:p>
        </w:tc>
        <w:tc>
          <w:tcPr>
            <w:tcW w:w="920" w:type="dxa"/>
          </w:tcPr>
          <w:p w14:paraId="6F82C5F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35" w:author="Claude" w:date="2026-09-29T00:00:00Z">
              <w:r>
                <w:rPr>
                  <w:rFonts w:ascii="Calibri" w:hAnsi="Calibri" w:cs="Calibri"/>
                  <w:sz w:val="18"/>
                  <w:szCs w:val="18"/>
                </w:rPr>
                <w:delText>infeasible</w:delText>
              </w:r>
            </w:del>
          </w:p>
        </w:tc>
        <w:tc>
          <w:tcPr>
            <w:tcW w:w="920" w:type="dxa"/>
          </w:tcPr>
          <w:p w14:paraId="06F0B6A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36" w:author="Claude" w:date="2026-09-29T00:00:00Z">
              <w:r>
                <w:rPr>
                  <w:rFonts w:ascii="Calibri" w:hAnsi="Calibri" w:cs="Calibri"/>
                  <w:sz w:val="18"/>
                  <w:szCs w:val="18"/>
                </w:rPr>
                <w:delText>infeasible</w:delText>
              </w:r>
            </w:del>
          </w:p>
        </w:tc>
        <w:tc>
          <w:tcPr>
            <w:tcW w:w="920" w:type="dxa"/>
          </w:tcPr>
          <w:p w14:paraId="5B9AC63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37" w:author="Claude" w:date="2026-09-29T00:00:00Z">
              <w:r>
                <w:rPr>
                  <w:rFonts w:ascii="Calibri" w:hAnsi="Calibri" w:cs="Calibri"/>
                  <w:sz w:val="18"/>
                  <w:szCs w:val="18"/>
                </w:rPr>
                <w:delText>infeasible</w:delText>
              </w:r>
            </w:del>
          </w:p>
        </w:tc>
        <w:tc>
          <w:tcPr>
            <w:tcW w:w="776" w:type="dxa"/>
          </w:tcPr>
          <w:p w14:paraId="5BB2ADED" w14:textId="53784C7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38" w:author="Claude" w:date="2026-09-29T00:00:00Z">
              <w:r>
                <w:rPr>
                  <w:rFonts w:ascii="Calibri" w:hAnsi="Calibri" w:cs="Calibri"/>
                  <w:sz w:val="18"/>
                  <w:szCs w:val="18"/>
                </w:rPr>
                <w:delText>12.8</w:delText>
              </w:r>
            </w:del>
          </w:p>
        </w:tc>
        <w:tc>
          <w:tcPr>
            <w:tcW w:w="776" w:type="dxa"/>
          </w:tcPr>
          <w:p w14:paraId="70C752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39" w:author="Claude" w:date="2026-09-29T00:00:00Z">
              <w:r>
                <w:rPr>
                  <w:rFonts w:ascii="Calibri" w:hAnsi="Calibri" w:cs="Calibri"/>
                  <w:sz w:val="18"/>
                  <w:szCs w:val="18"/>
                </w:rPr>
                <w:delText>12.8</w:delText>
              </w:r>
            </w:del>
          </w:p>
        </w:tc>
        <w:tc>
          <w:tcPr>
            <w:tcW w:w="776" w:type="dxa"/>
          </w:tcPr>
          <w:p w14:paraId="29BAF7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0" w:author="Claude" w:date="2026-09-29T00:00:00Z">
              <w:r>
                <w:rPr>
                  <w:rFonts w:ascii="Calibri" w:hAnsi="Calibri" w:cs="Calibri"/>
                  <w:sz w:val="18"/>
                  <w:szCs w:val="18"/>
                </w:rPr>
                <w:delText>12.8</w:delText>
              </w:r>
            </w:del>
          </w:p>
        </w:tc>
        <w:tc>
          <w:tcPr>
            <w:tcW w:w="776" w:type="dxa"/>
          </w:tcPr>
          <w:p w14:paraId="04A2EAD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1" w:author="Claude" w:date="2026-09-29T00:00:00Z">
              <w:r>
                <w:rPr>
                  <w:rFonts w:ascii="Calibri" w:hAnsi="Calibri" w:cs="Calibri"/>
                  <w:sz w:val="18"/>
                  <w:szCs w:val="18"/>
                </w:rPr>
                <w:delText>12.8</w:delText>
              </w:r>
            </w:del>
          </w:p>
        </w:tc>
        <w:tc>
          <w:tcPr>
            <w:tcW w:w="776" w:type="dxa"/>
          </w:tcPr>
          <w:p w14:paraId="7918B9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2" w:author="Claude" w:date="2026-09-29T00:00:00Z">
              <w:r>
                <w:rPr>
                  <w:rFonts w:ascii="Calibri" w:hAnsi="Calibri" w:cs="Calibri"/>
                  <w:sz w:val="18"/>
                  <w:szCs w:val="18"/>
                </w:rPr>
                <w:delText>12.9</w:delText>
              </w:r>
            </w:del>
          </w:p>
        </w:tc>
        <w:tc>
          <w:tcPr>
            <w:tcW w:w="776" w:type="dxa"/>
          </w:tcPr>
          <w:p w14:paraId="4489FF2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3" w:author="Claude" w:date="2026-09-29T00:00:00Z">
              <w:r>
                <w:rPr>
                  <w:rFonts w:ascii="Calibri" w:hAnsi="Calibri" w:cs="Calibri"/>
                  <w:sz w:val="18"/>
                  <w:szCs w:val="18"/>
                </w:rPr>
                <w:delText>12.9</w:delText>
              </w:r>
            </w:del>
          </w:p>
        </w:tc>
      </w:tr>
      <w:tr w:rsidR="005E198C" w14:paraId="2687ED5F" w14:textId="77777777" w:rsidTr="005E198C">
        <w:trPr>
          <w:trHeight w:val="228"/>
          <w:del w:id="144"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5E198C" w:rsidRDefault="005E198C" w:rsidP="00611139">
            <w:pPr>
              <w:bidi w:val="0"/>
              <w:jc w:val="center"/>
            </w:pPr>
            <w:del w:id="145" w:author="Claude" w:date="2026-09-29T00:00:00Z">
              <w:r>
                <w:rPr>
                  <w:rFonts w:ascii="Calibri" w:hAnsi="Calibri" w:cs="Calibri"/>
                  <w:sz w:val="18"/>
                  <w:szCs w:val="18"/>
                </w:rPr>
                <w:delText>400</w:delText>
              </w:r>
            </w:del>
          </w:p>
        </w:tc>
        <w:tc>
          <w:tcPr>
            <w:tcW w:w="920" w:type="dxa"/>
          </w:tcPr>
          <w:p w14:paraId="672A168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6" w:author="Claude" w:date="2026-09-29T00:00:00Z">
              <w:r>
                <w:rPr>
                  <w:rFonts w:ascii="Calibri" w:hAnsi="Calibri" w:cs="Calibri"/>
                  <w:sz w:val="18"/>
                  <w:szCs w:val="18"/>
                </w:rPr>
                <w:delText>infeasible</w:delText>
              </w:r>
            </w:del>
          </w:p>
        </w:tc>
        <w:tc>
          <w:tcPr>
            <w:tcW w:w="920" w:type="dxa"/>
          </w:tcPr>
          <w:p w14:paraId="54AF42C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7" w:author="Claude" w:date="2026-09-29T00:00:00Z">
              <w:r>
                <w:rPr>
                  <w:rFonts w:ascii="Calibri" w:hAnsi="Calibri" w:cs="Calibri"/>
                  <w:sz w:val="18"/>
                  <w:szCs w:val="18"/>
                </w:rPr>
                <w:delText>49.3</w:delText>
              </w:r>
            </w:del>
          </w:p>
        </w:tc>
        <w:tc>
          <w:tcPr>
            <w:tcW w:w="920" w:type="dxa"/>
          </w:tcPr>
          <w:p w14:paraId="62A107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8" w:author="Claude" w:date="2026-09-29T00:00:00Z">
              <w:r>
                <w:rPr>
                  <w:rFonts w:ascii="Calibri" w:hAnsi="Calibri" w:cs="Calibri"/>
                  <w:sz w:val="18"/>
                  <w:szCs w:val="18"/>
                </w:rPr>
                <w:delText>49.6</w:delText>
              </w:r>
            </w:del>
          </w:p>
        </w:tc>
        <w:tc>
          <w:tcPr>
            <w:tcW w:w="776" w:type="dxa"/>
          </w:tcPr>
          <w:p w14:paraId="569B8A74" w14:textId="46939842"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49" w:author="Claude" w:date="2026-09-29T00:00:00Z">
              <w:r>
                <w:rPr>
                  <w:rFonts w:ascii="Calibri" w:hAnsi="Calibri" w:cs="Calibri"/>
                  <w:sz w:val="18"/>
                  <w:szCs w:val="18"/>
                </w:rPr>
                <w:delText>49.7</w:delText>
              </w:r>
            </w:del>
          </w:p>
        </w:tc>
        <w:tc>
          <w:tcPr>
            <w:tcW w:w="776" w:type="dxa"/>
          </w:tcPr>
          <w:p w14:paraId="281B5B9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0" w:author="Claude" w:date="2026-09-29T00:00:00Z">
              <w:r>
                <w:rPr>
                  <w:rFonts w:ascii="Calibri" w:hAnsi="Calibri" w:cs="Calibri"/>
                  <w:sz w:val="18"/>
                  <w:szCs w:val="18"/>
                </w:rPr>
                <w:delText>49.7</w:delText>
              </w:r>
            </w:del>
          </w:p>
        </w:tc>
        <w:tc>
          <w:tcPr>
            <w:tcW w:w="776" w:type="dxa"/>
          </w:tcPr>
          <w:p w14:paraId="3C953BF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1" w:author="Claude" w:date="2026-09-29T00:00:00Z">
              <w:r>
                <w:rPr>
                  <w:rFonts w:ascii="Calibri" w:hAnsi="Calibri" w:cs="Calibri"/>
                  <w:sz w:val="18"/>
                  <w:szCs w:val="18"/>
                </w:rPr>
                <w:delText>49.9</w:delText>
              </w:r>
            </w:del>
          </w:p>
        </w:tc>
        <w:tc>
          <w:tcPr>
            <w:tcW w:w="776" w:type="dxa"/>
          </w:tcPr>
          <w:p w14:paraId="442B697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2" w:author="Claude" w:date="2026-09-29T00:00:00Z">
              <w:r>
                <w:rPr>
                  <w:rFonts w:ascii="Calibri" w:hAnsi="Calibri" w:cs="Calibri"/>
                  <w:sz w:val="18"/>
                  <w:szCs w:val="18"/>
                </w:rPr>
                <w:delText>49.9</w:delText>
              </w:r>
            </w:del>
          </w:p>
        </w:tc>
        <w:tc>
          <w:tcPr>
            <w:tcW w:w="776" w:type="dxa"/>
          </w:tcPr>
          <w:p w14:paraId="507923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3" w:author="Claude" w:date="2026-09-29T00:00:00Z">
              <w:r>
                <w:rPr>
                  <w:rFonts w:ascii="Calibri" w:hAnsi="Calibri" w:cs="Calibri"/>
                  <w:sz w:val="18"/>
                  <w:szCs w:val="18"/>
                </w:rPr>
                <w:delText>50.0</w:delText>
              </w:r>
            </w:del>
          </w:p>
        </w:tc>
        <w:tc>
          <w:tcPr>
            <w:tcW w:w="776" w:type="dxa"/>
          </w:tcPr>
          <w:p w14:paraId="524119C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4" w:author="Claude" w:date="2026-09-29T00:00:00Z">
              <w:r>
                <w:rPr>
                  <w:rFonts w:ascii="Calibri" w:hAnsi="Calibri" w:cs="Calibri"/>
                  <w:sz w:val="18"/>
                  <w:szCs w:val="18"/>
                </w:rPr>
                <w:delText>50.0</w:delText>
              </w:r>
            </w:del>
          </w:p>
        </w:tc>
      </w:tr>
      <w:tr w:rsidR="005E198C" w14:paraId="41965E5C" w14:textId="77777777" w:rsidTr="005E198C">
        <w:trPr>
          <w:trHeight w:val="228"/>
          <w:del w:id="155"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5E198C" w:rsidRDefault="005E198C" w:rsidP="00611139">
            <w:pPr>
              <w:bidi w:val="0"/>
              <w:jc w:val="center"/>
            </w:pPr>
            <w:del w:id="156" w:author="Claude" w:date="2026-09-29T00:00:00Z">
              <w:r>
                <w:rPr>
                  <w:rFonts w:ascii="Calibri" w:hAnsi="Calibri" w:cs="Calibri"/>
                  <w:sz w:val="18"/>
                  <w:szCs w:val="18"/>
                </w:rPr>
                <w:delText>450</w:delText>
              </w:r>
            </w:del>
          </w:p>
        </w:tc>
        <w:tc>
          <w:tcPr>
            <w:tcW w:w="920" w:type="dxa"/>
          </w:tcPr>
          <w:p w14:paraId="64B9BA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7" w:author="Claude" w:date="2026-09-29T00:00:00Z">
              <w:r>
                <w:rPr>
                  <w:rFonts w:ascii="Calibri" w:hAnsi="Calibri" w:cs="Calibri"/>
                  <w:sz w:val="18"/>
                  <w:szCs w:val="18"/>
                </w:rPr>
                <w:delText>infeasible</w:delText>
              </w:r>
            </w:del>
          </w:p>
        </w:tc>
        <w:tc>
          <w:tcPr>
            <w:tcW w:w="920" w:type="dxa"/>
          </w:tcPr>
          <w:p w14:paraId="4432ED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8" w:author="Claude" w:date="2026-09-29T00:00:00Z">
              <w:r>
                <w:rPr>
                  <w:rFonts w:ascii="Calibri" w:hAnsi="Calibri" w:cs="Calibri"/>
                  <w:sz w:val="18"/>
                  <w:szCs w:val="18"/>
                </w:rPr>
                <w:delText>54.7</w:delText>
              </w:r>
            </w:del>
          </w:p>
        </w:tc>
        <w:tc>
          <w:tcPr>
            <w:tcW w:w="920" w:type="dxa"/>
          </w:tcPr>
          <w:p w14:paraId="70D7B1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9" w:author="Claude" w:date="2026-09-29T00:00:00Z">
              <w:r>
                <w:rPr>
                  <w:rFonts w:ascii="Calibri" w:hAnsi="Calibri" w:cs="Calibri"/>
                  <w:sz w:val="18"/>
                  <w:szCs w:val="18"/>
                </w:rPr>
                <w:delText>55.2</w:delText>
              </w:r>
            </w:del>
          </w:p>
        </w:tc>
        <w:tc>
          <w:tcPr>
            <w:tcW w:w="776" w:type="dxa"/>
          </w:tcPr>
          <w:p w14:paraId="1DAEF797" w14:textId="33A7EDD8"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0" w:author="Claude" w:date="2026-09-29T00:00:00Z">
              <w:r>
                <w:rPr>
                  <w:rFonts w:ascii="Calibri" w:hAnsi="Calibri" w:cs="Calibri"/>
                  <w:sz w:val="18"/>
                  <w:szCs w:val="18"/>
                </w:rPr>
                <w:delText>55.4</w:delText>
              </w:r>
            </w:del>
          </w:p>
        </w:tc>
        <w:tc>
          <w:tcPr>
            <w:tcW w:w="776" w:type="dxa"/>
          </w:tcPr>
          <w:p w14:paraId="5C5D2F8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1" w:author="Claude" w:date="2026-09-29T00:00:00Z">
              <w:r>
                <w:rPr>
                  <w:rFonts w:ascii="Calibri" w:hAnsi="Calibri" w:cs="Calibri"/>
                  <w:sz w:val="18"/>
                  <w:szCs w:val="18"/>
                </w:rPr>
                <w:delText>55.4</w:delText>
              </w:r>
            </w:del>
          </w:p>
        </w:tc>
        <w:tc>
          <w:tcPr>
            <w:tcW w:w="776" w:type="dxa"/>
          </w:tcPr>
          <w:p w14:paraId="7DF609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2" w:author="Claude" w:date="2026-09-29T00:00:00Z">
              <w:r>
                <w:rPr>
                  <w:rFonts w:ascii="Calibri" w:hAnsi="Calibri" w:cs="Calibri"/>
                  <w:sz w:val="18"/>
                  <w:szCs w:val="18"/>
                </w:rPr>
                <w:delText>55.5</w:delText>
              </w:r>
            </w:del>
          </w:p>
        </w:tc>
        <w:tc>
          <w:tcPr>
            <w:tcW w:w="776" w:type="dxa"/>
          </w:tcPr>
          <w:p w14:paraId="62E8349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3" w:author="Claude" w:date="2026-09-29T00:00:00Z">
              <w:r>
                <w:rPr>
                  <w:rFonts w:ascii="Calibri" w:hAnsi="Calibri" w:cs="Calibri"/>
                  <w:sz w:val="18"/>
                  <w:szCs w:val="18"/>
                </w:rPr>
                <w:delText>55.5</w:delText>
              </w:r>
            </w:del>
          </w:p>
        </w:tc>
        <w:tc>
          <w:tcPr>
            <w:tcW w:w="776" w:type="dxa"/>
          </w:tcPr>
          <w:p w14:paraId="0136A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4" w:author="Claude" w:date="2026-09-29T00:00:00Z">
              <w:r>
                <w:rPr>
                  <w:rFonts w:ascii="Calibri" w:hAnsi="Calibri" w:cs="Calibri"/>
                  <w:sz w:val="18"/>
                  <w:szCs w:val="18"/>
                </w:rPr>
                <w:delText>55.6</w:delText>
              </w:r>
            </w:del>
          </w:p>
        </w:tc>
        <w:tc>
          <w:tcPr>
            <w:tcW w:w="776" w:type="dxa"/>
          </w:tcPr>
          <w:p w14:paraId="28C5A6A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5" w:author="Claude" w:date="2026-09-29T00:00:00Z">
              <w:r>
                <w:rPr>
                  <w:rFonts w:ascii="Calibri" w:hAnsi="Calibri" w:cs="Calibri"/>
                  <w:sz w:val="18"/>
                  <w:szCs w:val="18"/>
                </w:rPr>
                <w:delText>55.6</w:delText>
              </w:r>
            </w:del>
          </w:p>
        </w:tc>
      </w:tr>
      <w:tr w:rsidR="005E198C" w14:paraId="58916F2D" w14:textId="77777777" w:rsidTr="005E198C">
        <w:trPr>
          <w:trHeight w:val="228"/>
          <w:del w:id="166"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5E198C" w:rsidRDefault="005E198C" w:rsidP="00611139">
            <w:pPr>
              <w:bidi w:val="0"/>
              <w:jc w:val="center"/>
            </w:pPr>
            <w:del w:id="167" w:author="Claude" w:date="2026-09-29T00:00:00Z">
              <w:r>
                <w:rPr>
                  <w:rFonts w:ascii="Calibri" w:hAnsi="Calibri" w:cs="Calibri"/>
                  <w:sz w:val="18"/>
                  <w:szCs w:val="18"/>
                </w:rPr>
                <w:delText>500</w:delText>
              </w:r>
            </w:del>
          </w:p>
        </w:tc>
        <w:tc>
          <w:tcPr>
            <w:tcW w:w="920" w:type="dxa"/>
          </w:tcPr>
          <w:p w14:paraId="097C32C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8" w:author="Claude" w:date="2026-09-29T00:00:00Z">
              <w:r>
                <w:rPr>
                  <w:rFonts w:ascii="Calibri" w:hAnsi="Calibri" w:cs="Calibri"/>
                  <w:sz w:val="18"/>
                  <w:szCs w:val="18"/>
                </w:rPr>
                <w:delText>59.0</w:delText>
              </w:r>
            </w:del>
          </w:p>
        </w:tc>
        <w:tc>
          <w:tcPr>
            <w:tcW w:w="920" w:type="dxa"/>
          </w:tcPr>
          <w:p w14:paraId="7CB56F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9" w:author="Claude" w:date="2026-09-29T00:00:00Z">
              <w:r>
                <w:rPr>
                  <w:rFonts w:ascii="Calibri" w:hAnsi="Calibri" w:cs="Calibri"/>
                  <w:sz w:val="18"/>
                  <w:szCs w:val="18"/>
                </w:rPr>
                <w:delText>60.1</w:delText>
              </w:r>
            </w:del>
          </w:p>
        </w:tc>
        <w:tc>
          <w:tcPr>
            <w:tcW w:w="920" w:type="dxa"/>
          </w:tcPr>
          <w:p w14:paraId="57755F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0" w:author="Claude" w:date="2026-09-29T00:00:00Z">
              <w:r>
                <w:rPr>
                  <w:rFonts w:ascii="Calibri" w:hAnsi="Calibri" w:cs="Calibri"/>
                  <w:sz w:val="18"/>
                  <w:szCs w:val="18"/>
                </w:rPr>
                <w:delText>60.7</w:delText>
              </w:r>
            </w:del>
          </w:p>
        </w:tc>
        <w:tc>
          <w:tcPr>
            <w:tcW w:w="776" w:type="dxa"/>
          </w:tcPr>
          <w:p w14:paraId="4CEE6C4E" w14:textId="211861A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1" w:author="Claude" w:date="2026-09-29T00:00:00Z">
              <w:r>
                <w:rPr>
                  <w:rFonts w:ascii="Calibri" w:hAnsi="Calibri" w:cs="Calibri"/>
                  <w:sz w:val="18"/>
                  <w:szCs w:val="18"/>
                </w:rPr>
                <w:delText>60.9</w:delText>
              </w:r>
            </w:del>
          </w:p>
        </w:tc>
        <w:tc>
          <w:tcPr>
            <w:tcW w:w="776" w:type="dxa"/>
          </w:tcPr>
          <w:p w14:paraId="71BDB8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2" w:author="Claude" w:date="2026-09-29T00:00:00Z">
              <w:r>
                <w:rPr>
                  <w:rFonts w:ascii="Calibri" w:hAnsi="Calibri" w:cs="Calibri"/>
                  <w:sz w:val="18"/>
                  <w:szCs w:val="18"/>
                </w:rPr>
                <w:delText>61.0</w:delText>
              </w:r>
            </w:del>
          </w:p>
        </w:tc>
        <w:tc>
          <w:tcPr>
            <w:tcW w:w="776" w:type="dxa"/>
          </w:tcPr>
          <w:p w14:paraId="1654B5F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3" w:author="Claude" w:date="2026-09-29T00:00:00Z">
              <w:r>
                <w:rPr>
                  <w:rFonts w:ascii="Calibri" w:hAnsi="Calibri" w:cs="Calibri"/>
                  <w:sz w:val="18"/>
                  <w:szCs w:val="18"/>
                </w:rPr>
                <w:delText>61.1</w:delText>
              </w:r>
            </w:del>
          </w:p>
        </w:tc>
        <w:tc>
          <w:tcPr>
            <w:tcW w:w="776" w:type="dxa"/>
          </w:tcPr>
          <w:p w14:paraId="4AD4D9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4" w:author="Claude" w:date="2026-09-29T00:00:00Z">
              <w:r>
                <w:rPr>
                  <w:rFonts w:ascii="Calibri" w:hAnsi="Calibri" w:cs="Calibri"/>
                  <w:sz w:val="18"/>
                  <w:szCs w:val="18"/>
                </w:rPr>
                <w:delText>61.2</w:delText>
              </w:r>
            </w:del>
          </w:p>
        </w:tc>
        <w:tc>
          <w:tcPr>
            <w:tcW w:w="776" w:type="dxa"/>
          </w:tcPr>
          <w:p w14:paraId="62A92CD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5" w:author="Claude" w:date="2026-09-29T00:00:00Z">
              <w:r>
                <w:rPr>
                  <w:rFonts w:ascii="Calibri" w:hAnsi="Calibri" w:cs="Calibri"/>
                  <w:sz w:val="18"/>
                  <w:szCs w:val="18"/>
                </w:rPr>
                <w:delText>61.2</w:delText>
              </w:r>
            </w:del>
          </w:p>
        </w:tc>
        <w:tc>
          <w:tcPr>
            <w:tcW w:w="776" w:type="dxa"/>
          </w:tcPr>
          <w:p w14:paraId="0F29FB1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6" w:author="Claude" w:date="2026-09-29T00:00:00Z">
              <w:r>
                <w:rPr>
                  <w:rFonts w:ascii="Calibri" w:hAnsi="Calibri" w:cs="Calibri"/>
                  <w:sz w:val="18"/>
                  <w:szCs w:val="18"/>
                </w:rPr>
                <w:delText>61.2</w:delText>
              </w:r>
            </w:del>
          </w:p>
        </w:tc>
      </w:tr>
      <w:tr w:rsidR="005E198C" w14:paraId="4D5F029D" w14:textId="77777777" w:rsidTr="005E198C">
        <w:trPr>
          <w:trHeight w:val="228"/>
          <w:del w:id="177"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5E198C" w:rsidRDefault="005E198C" w:rsidP="00611139">
            <w:pPr>
              <w:bidi w:val="0"/>
              <w:jc w:val="center"/>
            </w:pPr>
            <w:del w:id="178" w:author="Claude" w:date="2026-09-29T00:00:00Z">
              <w:r>
                <w:rPr>
                  <w:rFonts w:ascii="Calibri" w:hAnsi="Calibri" w:cs="Calibri"/>
                  <w:sz w:val="18"/>
                  <w:szCs w:val="18"/>
                </w:rPr>
                <w:delText>550</w:delText>
              </w:r>
            </w:del>
          </w:p>
        </w:tc>
        <w:tc>
          <w:tcPr>
            <w:tcW w:w="920" w:type="dxa"/>
          </w:tcPr>
          <w:p w14:paraId="143B9E3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9" w:author="Claude" w:date="2026-09-29T00:00:00Z">
              <w:r>
                <w:rPr>
                  <w:rFonts w:ascii="Calibri" w:hAnsi="Calibri" w:cs="Calibri"/>
                  <w:sz w:val="18"/>
                  <w:szCs w:val="18"/>
                </w:rPr>
                <w:delText>64.5</w:delText>
              </w:r>
            </w:del>
          </w:p>
        </w:tc>
        <w:tc>
          <w:tcPr>
            <w:tcW w:w="920" w:type="dxa"/>
          </w:tcPr>
          <w:p w14:paraId="4E320E4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0" w:author="Claude" w:date="2026-09-29T00:00:00Z">
              <w:r>
                <w:rPr>
                  <w:rFonts w:ascii="Calibri" w:hAnsi="Calibri" w:cs="Calibri"/>
                  <w:sz w:val="18"/>
                  <w:szCs w:val="18"/>
                </w:rPr>
                <w:delText>65.3</w:delText>
              </w:r>
            </w:del>
          </w:p>
        </w:tc>
        <w:tc>
          <w:tcPr>
            <w:tcW w:w="920" w:type="dxa"/>
          </w:tcPr>
          <w:p w14:paraId="715AB99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1" w:author="Claude" w:date="2026-09-29T00:00:00Z">
              <w:r>
                <w:rPr>
                  <w:rFonts w:ascii="Calibri" w:hAnsi="Calibri" w:cs="Calibri"/>
                  <w:sz w:val="18"/>
                  <w:szCs w:val="18"/>
                </w:rPr>
                <w:delText>66.0</w:delText>
              </w:r>
            </w:del>
          </w:p>
        </w:tc>
        <w:tc>
          <w:tcPr>
            <w:tcW w:w="776" w:type="dxa"/>
          </w:tcPr>
          <w:p w14:paraId="408FDDF5" w14:textId="1887DB1E"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2" w:author="Claude" w:date="2026-09-29T00:00:00Z">
              <w:r>
                <w:rPr>
                  <w:rFonts w:ascii="Calibri" w:hAnsi="Calibri" w:cs="Calibri"/>
                  <w:sz w:val="18"/>
                  <w:szCs w:val="18"/>
                </w:rPr>
                <w:delText>66.3</w:delText>
              </w:r>
            </w:del>
          </w:p>
        </w:tc>
        <w:tc>
          <w:tcPr>
            <w:tcW w:w="776" w:type="dxa"/>
          </w:tcPr>
          <w:p w14:paraId="6A42C7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3" w:author="Claude" w:date="2026-09-29T00:00:00Z">
              <w:r>
                <w:rPr>
                  <w:rFonts w:ascii="Calibri" w:hAnsi="Calibri" w:cs="Calibri"/>
                  <w:sz w:val="18"/>
                  <w:szCs w:val="18"/>
                </w:rPr>
                <w:delText>66.5</w:delText>
              </w:r>
            </w:del>
          </w:p>
        </w:tc>
        <w:tc>
          <w:tcPr>
            <w:tcW w:w="776" w:type="dxa"/>
          </w:tcPr>
          <w:p w14:paraId="1EF4647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4" w:author="Claude" w:date="2026-09-29T00:00:00Z">
              <w:r>
                <w:rPr>
                  <w:rFonts w:ascii="Calibri" w:hAnsi="Calibri" w:cs="Calibri"/>
                  <w:sz w:val="18"/>
                  <w:szCs w:val="18"/>
                </w:rPr>
                <w:delText>66.5</w:delText>
              </w:r>
            </w:del>
          </w:p>
        </w:tc>
        <w:tc>
          <w:tcPr>
            <w:tcW w:w="776" w:type="dxa"/>
          </w:tcPr>
          <w:p w14:paraId="20BDF5E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5" w:author="Claude" w:date="2026-09-29T00:00:00Z">
              <w:r>
                <w:rPr>
                  <w:rFonts w:ascii="Calibri" w:hAnsi="Calibri" w:cs="Calibri"/>
                  <w:sz w:val="18"/>
                  <w:szCs w:val="18"/>
                </w:rPr>
                <w:delText>66.8</w:delText>
              </w:r>
            </w:del>
          </w:p>
        </w:tc>
        <w:tc>
          <w:tcPr>
            <w:tcW w:w="776" w:type="dxa"/>
          </w:tcPr>
          <w:p w14:paraId="32906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6" w:author="Claude" w:date="2026-09-29T00:00:00Z">
              <w:r>
                <w:rPr>
                  <w:rFonts w:ascii="Calibri" w:hAnsi="Calibri" w:cs="Calibri"/>
                  <w:sz w:val="18"/>
                  <w:szCs w:val="18"/>
                </w:rPr>
                <w:delText>66.8</w:delText>
              </w:r>
            </w:del>
          </w:p>
        </w:tc>
        <w:tc>
          <w:tcPr>
            <w:tcW w:w="776" w:type="dxa"/>
          </w:tcPr>
          <w:p w14:paraId="698278B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7" w:author="Claude" w:date="2026-09-29T00:00:00Z">
              <w:r>
                <w:rPr>
                  <w:rFonts w:ascii="Calibri" w:hAnsi="Calibri" w:cs="Calibri"/>
                  <w:sz w:val="18"/>
                  <w:szCs w:val="18"/>
                </w:rPr>
                <w:delText>66.8</w:delText>
              </w:r>
            </w:del>
          </w:p>
        </w:tc>
      </w:tr>
      <w:tr w:rsidR="005E198C" w14:paraId="24FA4DDE" w14:textId="77777777" w:rsidTr="005E198C">
        <w:trPr>
          <w:trHeight w:val="228"/>
          <w:del w:id="188"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5E198C" w:rsidRDefault="005E198C" w:rsidP="00611139">
            <w:pPr>
              <w:bidi w:val="0"/>
              <w:jc w:val="center"/>
            </w:pPr>
            <w:del w:id="189" w:author="Claude" w:date="2026-09-29T00:00:00Z">
              <w:r>
                <w:rPr>
                  <w:rFonts w:ascii="Calibri" w:hAnsi="Calibri" w:cs="Calibri"/>
                  <w:sz w:val="18"/>
                  <w:szCs w:val="18"/>
                </w:rPr>
                <w:delText>600</w:delText>
              </w:r>
            </w:del>
          </w:p>
        </w:tc>
        <w:tc>
          <w:tcPr>
            <w:tcW w:w="920" w:type="dxa"/>
          </w:tcPr>
          <w:p w14:paraId="41D43CB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0" w:author="Claude" w:date="2026-09-29T00:00:00Z">
              <w:r>
                <w:rPr>
                  <w:rFonts w:ascii="Calibri" w:hAnsi="Calibri" w:cs="Calibri"/>
                  <w:sz w:val="18"/>
                  <w:szCs w:val="18"/>
                </w:rPr>
                <w:delText>69.7</w:delText>
              </w:r>
            </w:del>
          </w:p>
        </w:tc>
        <w:tc>
          <w:tcPr>
            <w:tcW w:w="920" w:type="dxa"/>
          </w:tcPr>
          <w:p w14:paraId="062ACA3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1" w:author="Claude" w:date="2026-09-29T00:00:00Z">
              <w:r>
                <w:rPr>
                  <w:rFonts w:ascii="Calibri" w:hAnsi="Calibri" w:cs="Calibri"/>
                  <w:sz w:val="18"/>
                  <w:szCs w:val="18"/>
                </w:rPr>
                <w:delText>70.4</w:delText>
              </w:r>
            </w:del>
          </w:p>
        </w:tc>
        <w:tc>
          <w:tcPr>
            <w:tcW w:w="920" w:type="dxa"/>
          </w:tcPr>
          <w:p w14:paraId="329BA81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2" w:author="Claude" w:date="2026-09-29T00:00:00Z">
              <w:r>
                <w:rPr>
                  <w:rFonts w:ascii="Calibri" w:hAnsi="Calibri" w:cs="Calibri"/>
                  <w:sz w:val="18"/>
                  <w:szCs w:val="18"/>
                </w:rPr>
                <w:delText>71.1</w:delText>
              </w:r>
            </w:del>
          </w:p>
        </w:tc>
        <w:tc>
          <w:tcPr>
            <w:tcW w:w="776" w:type="dxa"/>
          </w:tcPr>
          <w:p w14:paraId="188C88F2" w14:textId="645AA984"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3" w:author="Claude" w:date="2026-09-29T00:00:00Z">
              <w:r>
                <w:rPr>
                  <w:rFonts w:ascii="Calibri" w:hAnsi="Calibri" w:cs="Calibri"/>
                  <w:sz w:val="18"/>
                  <w:szCs w:val="18"/>
                </w:rPr>
                <w:delText>71.5</w:delText>
              </w:r>
            </w:del>
          </w:p>
        </w:tc>
        <w:tc>
          <w:tcPr>
            <w:tcW w:w="776" w:type="dxa"/>
          </w:tcPr>
          <w:p w14:paraId="626E78C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4" w:author="Claude" w:date="2026-09-29T00:00:00Z">
              <w:r>
                <w:rPr>
                  <w:rFonts w:ascii="Calibri" w:hAnsi="Calibri" w:cs="Calibri"/>
                  <w:sz w:val="18"/>
                  <w:szCs w:val="18"/>
                </w:rPr>
                <w:delText>71.7</w:delText>
              </w:r>
            </w:del>
          </w:p>
        </w:tc>
        <w:tc>
          <w:tcPr>
            <w:tcW w:w="776" w:type="dxa"/>
          </w:tcPr>
          <w:p w14:paraId="431CC52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5" w:author="Claude" w:date="2026-09-29T00:00:00Z">
              <w:r>
                <w:rPr>
                  <w:rFonts w:ascii="Calibri" w:hAnsi="Calibri" w:cs="Calibri"/>
                  <w:sz w:val="18"/>
                  <w:szCs w:val="18"/>
                </w:rPr>
                <w:delText>71.9</w:delText>
              </w:r>
            </w:del>
          </w:p>
        </w:tc>
        <w:tc>
          <w:tcPr>
            <w:tcW w:w="776" w:type="dxa"/>
          </w:tcPr>
          <w:p w14:paraId="41C47F5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6" w:author="Claude" w:date="2026-09-29T00:00:00Z">
              <w:r>
                <w:rPr>
                  <w:rFonts w:ascii="Calibri" w:hAnsi="Calibri" w:cs="Calibri"/>
                  <w:sz w:val="18"/>
                  <w:szCs w:val="18"/>
                </w:rPr>
                <w:delText>72.1</w:delText>
              </w:r>
            </w:del>
          </w:p>
        </w:tc>
        <w:tc>
          <w:tcPr>
            <w:tcW w:w="776" w:type="dxa"/>
          </w:tcPr>
          <w:p w14:paraId="2A556D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7" w:author="Claude" w:date="2026-09-29T00:00:00Z">
              <w:r>
                <w:rPr>
                  <w:rFonts w:ascii="Calibri" w:hAnsi="Calibri" w:cs="Calibri"/>
                  <w:sz w:val="18"/>
                  <w:szCs w:val="18"/>
                </w:rPr>
                <w:delText>72.1</w:delText>
              </w:r>
            </w:del>
          </w:p>
        </w:tc>
        <w:tc>
          <w:tcPr>
            <w:tcW w:w="776" w:type="dxa"/>
          </w:tcPr>
          <w:p w14:paraId="2A4E9D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8" w:author="Claude" w:date="2026-09-29T00:00:00Z">
              <w:r>
                <w:rPr>
                  <w:rFonts w:ascii="Calibri" w:hAnsi="Calibri" w:cs="Calibri"/>
                  <w:sz w:val="18"/>
                  <w:szCs w:val="18"/>
                </w:rPr>
                <w:delText>72.1</w:delText>
              </w:r>
            </w:del>
          </w:p>
        </w:tc>
      </w:tr>
      <w:tr w:rsidR="005E198C" w14:paraId="5ECB646E" w14:textId="77777777" w:rsidTr="005E198C">
        <w:trPr>
          <w:trHeight w:val="228"/>
          <w:del w:id="199"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5E198C" w:rsidRDefault="005E198C" w:rsidP="00611139">
            <w:pPr>
              <w:bidi w:val="0"/>
              <w:jc w:val="center"/>
            </w:pPr>
            <w:del w:id="200" w:author="Claude" w:date="2026-09-29T00:00:00Z">
              <w:r>
                <w:rPr>
                  <w:rFonts w:ascii="Calibri" w:hAnsi="Calibri" w:cs="Calibri"/>
                  <w:sz w:val="18"/>
                  <w:szCs w:val="18"/>
                </w:rPr>
                <w:delText>650</w:delText>
              </w:r>
            </w:del>
          </w:p>
        </w:tc>
        <w:tc>
          <w:tcPr>
            <w:tcW w:w="920" w:type="dxa"/>
          </w:tcPr>
          <w:p w14:paraId="182FD98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1" w:author="Claude" w:date="2026-09-29T00:00:00Z">
              <w:r>
                <w:rPr>
                  <w:rFonts w:ascii="Calibri" w:hAnsi="Calibri" w:cs="Calibri"/>
                  <w:sz w:val="18"/>
                  <w:szCs w:val="18"/>
                </w:rPr>
                <w:delText>74.4</w:delText>
              </w:r>
            </w:del>
          </w:p>
        </w:tc>
        <w:tc>
          <w:tcPr>
            <w:tcW w:w="920" w:type="dxa"/>
          </w:tcPr>
          <w:p w14:paraId="7EB96FC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2" w:author="Claude" w:date="2026-09-29T00:00:00Z">
              <w:r>
                <w:rPr>
                  <w:rFonts w:ascii="Calibri" w:hAnsi="Calibri" w:cs="Calibri"/>
                  <w:sz w:val="18"/>
                  <w:szCs w:val="18"/>
                </w:rPr>
                <w:delText>75.2</w:delText>
              </w:r>
            </w:del>
          </w:p>
        </w:tc>
        <w:tc>
          <w:tcPr>
            <w:tcW w:w="920" w:type="dxa"/>
          </w:tcPr>
          <w:p w14:paraId="2B020DA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3" w:author="Claude" w:date="2026-09-29T00:00:00Z">
              <w:r>
                <w:rPr>
                  <w:rFonts w:ascii="Calibri" w:hAnsi="Calibri" w:cs="Calibri"/>
                  <w:sz w:val="18"/>
                  <w:szCs w:val="18"/>
                </w:rPr>
                <w:delText>75.8</w:delText>
              </w:r>
            </w:del>
          </w:p>
        </w:tc>
        <w:tc>
          <w:tcPr>
            <w:tcW w:w="776" w:type="dxa"/>
          </w:tcPr>
          <w:p w14:paraId="08D33403" w14:textId="482CECBC"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4" w:author="Claude" w:date="2026-09-29T00:00:00Z">
              <w:r>
                <w:rPr>
                  <w:rFonts w:ascii="Calibri" w:hAnsi="Calibri" w:cs="Calibri"/>
                  <w:sz w:val="18"/>
                  <w:szCs w:val="18"/>
                </w:rPr>
                <w:delText>76.3</w:delText>
              </w:r>
            </w:del>
          </w:p>
        </w:tc>
        <w:tc>
          <w:tcPr>
            <w:tcW w:w="776" w:type="dxa"/>
          </w:tcPr>
          <w:p w14:paraId="297F173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5" w:author="Claude" w:date="2026-09-29T00:00:00Z">
              <w:r>
                <w:rPr>
                  <w:rFonts w:ascii="Calibri" w:hAnsi="Calibri" w:cs="Calibri"/>
                  <w:sz w:val="18"/>
                  <w:szCs w:val="18"/>
                </w:rPr>
                <w:delText>76.6</w:delText>
              </w:r>
            </w:del>
          </w:p>
        </w:tc>
        <w:tc>
          <w:tcPr>
            <w:tcW w:w="776" w:type="dxa"/>
          </w:tcPr>
          <w:p w14:paraId="0BAAF87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6" w:author="Claude" w:date="2026-09-29T00:00:00Z">
              <w:r>
                <w:rPr>
                  <w:rFonts w:ascii="Calibri" w:hAnsi="Calibri" w:cs="Calibri"/>
                  <w:sz w:val="18"/>
                  <w:szCs w:val="18"/>
                </w:rPr>
                <w:delText>76.7</w:delText>
              </w:r>
            </w:del>
          </w:p>
        </w:tc>
        <w:tc>
          <w:tcPr>
            <w:tcW w:w="776" w:type="dxa"/>
          </w:tcPr>
          <w:p w14:paraId="390BCD3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7" w:author="Claude" w:date="2026-09-29T00:00:00Z">
              <w:r>
                <w:rPr>
                  <w:rFonts w:ascii="Calibri" w:hAnsi="Calibri" w:cs="Calibri"/>
                  <w:sz w:val="18"/>
                  <w:szCs w:val="18"/>
                </w:rPr>
                <w:delText>76.9</w:delText>
              </w:r>
            </w:del>
          </w:p>
        </w:tc>
        <w:tc>
          <w:tcPr>
            <w:tcW w:w="776" w:type="dxa"/>
          </w:tcPr>
          <w:p w14:paraId="14CDAAB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8" w:author="Claude" w:date="2026-09-29T00:00:00Z">
              <w:r>
                <w:rPr>
                  <w:rFonts w:ascii="Calibri" w:hAnsi="Calibri" w:cs="Calibri"/>
                  <w:sz w:val="18"/>
                  <w:szCs w:val="18"/>
                </w:rPr>
                <w:delText>76.9</w:delText>
              </w:r>
            </w:del>
          </w:p>
        </w:tc>
        <w:tc>
          <w:tcPr>
            <w:tcW w:w="776" w:type="dxa"/>
          </w:tcPr>
          <w:p w14:paraId="311A737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9" w:author="Claude" w:date="2026-09-29T00:00:00Z">
              <w:r>
                <w:rPr>
                  <w:rFonts w:ascii="Calibri" w:hAnsi="Calibri" w:cs="Calibri"/>
                  <w:sz w:val="18"/>
                  <w:szCs w:val="18"/>
                </w:rPr>
                <w:delText>76.9</w:delText>
              </w:r>
            </w:del>
          </w:p>
        </w:tc>
      </w:tr>
      <w:tr w:rsidR="005E198C" w14:paraId="14210F5E" w14:textId="77777777" w:rsidTr="005E198C">
        <w:trPr>
          <w:trHeight w:val="228"/>
          <w:del w:id="210"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5E198C" w:rsidRDefault="005E198C" w:rsidP="00611139">
            <w:pPr>
              <w:bidi w:val="0"/>
              <w:jc w:val="center"/>
            </w:pPr>
            <w:del w:id="211" w:author="Claude" w:date="2026-09-29T00:00:00Z">
              <w:r>
                <w:rPr>
                  <w:rFonts w:ascii="Calibri" w:hAnsi="Calibri" w:cs="Calibri"/>
                  <w:sz w:val="18"/>
                  <w:szCs w:val="18"/>
                </w:rPr>
                <w:delText>700</w:delText>
              </w:r>
            </w:del>
          </w:p>
        </w:tc>
        <w:tc>
          <w:tcPr>
            <w:tcW w:w="920" w:type="dxa"/>
          </w:tcPr>
          <w:p w14:paraId="0477F2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2" w:author="Claude" w:date="2026-09-29T00:00:00Z">
              <w:r>
                <w:rPr>
                  <w:rFonts w:ascii="Calibri" w:hAnsi="Calibri" w:cs="Calibri"/>
                  <w:sz w:val="18"/>
                  <w:szCs w:val="18"/>
                </w:rPr>
                <w:delText>77.0</w:delText>
              </w:r>
            </w:del>
          </w:p>
        </w:tc>
        <w:tc>
          <w:tcPr>
            <w:tcW w:w="920" w:type="dxa"/>
          </w:tcPr>
          <w:p w14:paraId="089775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3" w:author="Claude" w:date="2026-09-29T00:00:00Z">
              <w:r>
                <w:rPr>
                  <w:rFonts w:ascii="Calibri" w:hAnsi="Calibri" w:cs="Calibri"/>
                  <w:sz w:val="18"/>
                  <w:szCs w:val="18"/>
                </w:rPr>
                <w:delText>79.6</w:delText>
              </w:r>
            </w:del>
          </w:p>
        </w:tc>
        <w:tc>
          <w:tcPr>
            <w:tcW w:w="920" w:type="dxa"/>
          </w:tcPr>
          <w:p w14:paraId="358191D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4" w:author="Claude" w:date="2026-09-29T00:00:00Z">
              <w:r>
                <w:rPr>
                  <w:rFonts w:ascii="Calibri" w:hAnsi="Calibri" w:cs="Calibri"/>
                  <w:sz w:val="18"/>
                  <w:szCs w:val="18"/>
                </w:rPr>
                <w:delText>80.3</w:delText>
              </w:r>
            </w:del>
          </w:p>
        </w:tc>
        <w:tc>
          <w:tcPr>
            <w:tcW w:w="776" w:type="dxa"/>
          </w:tcPr>
          <w:p w14:paraId="46C40559" w14:textId="55285903"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5" w:author="Claude" w:date="2026-09-29T00:00:00Z">
              <w:r>
                <w:rPr>
                  <w:rFonts w:ascii="Calibri" w:hAnsi="Calibri" w:cs="Calibri"/>
                  <w:sz w:val="18"/>
                  <w:szCs w:val="18"/>
                </w:rPr>
                <w:delText>80.8</w:delText>
              </w:r>
            </w:del>
          </w:p>
        </w:tc>
        <w:tc>
          <w:tcPr>
            <w:tcW w:w="776" w:type="dxa"/>
          </w:tcPr>
          <w:p w14:paraId="690DFBE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6" w:author="Claude" w:date="2026-09-29T00:00:00Z">
              <w:r>
                <w:rPr>
                  <w:rFonts w:ascii="Calibri" w:hAnsi="Calibri" w:cs="Calibri"/>
                  <w:sz w:val="18"/>
                  <w:szCs w:val="18"/>
                </w:rPr>
                <w:delText>81.1</w:delText>
              </w:r>
            </w:del>
          </w:p>
        </w:tc>
        <w:tc>
          <w:tcPr>
            <w:tcW w:w="776" w:type="dxa"/>
          </w:tcPr>
          <w:p w14:paraId="58868F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7" w:author="Claude" w:date="2026-09-29T00:00:00Z">
              <w:r>
                <w:rPr>
                  <w:rFonts w:ascii="Calibri" w:hAnsi="Calibri" w:cs="Calibri"/>
                  <w:sz w:val="18"/>
                  <w:szCs w:val="18"/>
                </w:rPr>
                <w:delText>81.4</w:delText>
              </w:r>
            </w:del>
          </w:p>
        </w:tc>
        <w:tc>
          <w:tcPr>
            <w:tcW w:w="776" w:type="dxa"/>
          </w:tcPr>
          <w:p w14:paraId="3D44001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8" w:author="Claude" w:date="2026-09-29T00:00:00Z">
              <w:r>
                <w:rPr>
                  <w:rFonts w:ascii="Calibri" w:hAnsi="Calibri" w:cs="Calibri"/>
                  <w:sz w:val="18"/>
                  <w:szCs w:val="18"/>
                </w:rPr>
                <w:delText>81.4</w:delText>
              </w:r>
            </w:del>
          </w:p>
        </w:tc>
        <w:tc>
          <w:tcPr>
            <w:tcW w:w="776" w:type="dxa"/>
          </w:tcPr>
          <w:p w14:paraId="74C3B34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9" w:author="Claude" w:date="2026-09-29T00:00:00Z">
              <w:r>
                <w:rPr>
                  <w:rFonts w:ascii="Calibri" w:hAnsi="Calibri" w:cs="Calibri"/>
                  <w:sz w:val="18"/>
                  <w:szCs w:val="18"/>
                </w:rPr>
                <w:delText>81.4</w:delText>
              </w:r>
            </w:del>
          </w:p>
        </w:tc>
        <w:tc>
          <w:tcPr>
            <w:tcW w:w="776" w:type="dxa"/>
          </w:tcPr>
          <w:p w14:paraId="12C113C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0" w:author="Claude" w:date="2026-09-29T00:00:00Z">
              <w:r>
                <w:rPr>
                  <w:rFonts w:ascii="Calibri" w:hAnsi="Calibri" w:cs="Calibri"/>
                  <w:sz w:val="18"/>
                  <w:szCs w:val="18"/>
                </w:rPr>
                <w:delText>81.4</w:delText>
              </w:r>
            </w:del>
          </w:p>
        </w:tc>
      </w:tr>
      <w:tr w:rsidR="005E198C" w14:paraId="1D2D7CAB" w14:textId="77777777" w:rsidTr="005E198C">
        <w:trPr>
          <w:trHeight w:val="228"/>
          <w:del w:id="221"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5E198C" w:rsidRDefault="005E198C" w:rsidP="00611139">
            <w:pPr>
              <w:bidi w:val="0"/>
              <w:jc w:val="center"/>
            </w:pPr>
            <w:del w:id="222" w:author="Claude" w:date="2026-09-29T00:00:00Z">
              <w:r>
                <w:rPr>
                  <w:rFonts w:ascii="Calibri" w:hAnsi="Calibri" w:cs="Calibri"/>
                  <w:sz w:val="18"/>
                  <w:szCs w:val="18"/>
                </w:rPr>
                <w:delText>750</w:delText>
              </w:r>
            </w:del>
          </w:p>
        </w:tc>
        <w:tc>
          <w:tcPr>
            <w:tcW w:w="920" w:type="dxa"/>
          </w:tcPr>
          <w:p w14:paraId="546FFB4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3" w:author="Claude" w:date="2026-09-29T00:00:00Z">
              <w:r>
                <w:rPr>
                  <w:rFonts w:ascii="Calibri" w:hAnsi="Calibri" w:cs="Calibri"/>
                  <w:sz w:val="18"/>
                  <w:szCs w:val="18"/>
                </w:rPr>
                <w:delText>77.0</w:delText>
              </w:r>
            </w:del>
          </w:p>
        </w:tc>
        <w:tc>
          <w:tcPr>
            <w:tcW w:w="920" w:type="dxa"/>
          </w:tcPr>
          <w:p w14:paraId="67081B7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4" w:author="Claude" w:date="2026-09-29T00:00:00Z">
              <w:r>
                <w:rPr>
                  <w:rFonts w:ascii="Calibri" w:hAnsi="Calibri" w:cs="Calibri"/>
                  <w:sz w:val="18"/>
                  <w:szCs w:val="18"/>
                </w:rPr>
                <w:delText>83.6</w:delText>
              </w:r>
            </w:del>
          </w:p>
        </w:tc>
        <w:tc>
          <w:tcPr>
            <w:tcW w:w="920" w:type="dxa"/>
          </w:tcPr>
          <w:p w14:paraId="3D11F54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5" w:author="Claude" w:date="2026-09-29T00:00:00Z">
              <w:r>
                <w:rPr>
                  <w:rFonts w:ascii="Calibri" w:hAnsi="Calibri" w:cs="Calibri"/>
                  <w:sz w:val="18"/>
                  <w:szCs w:val="18"/>
                </w:rPr>
                <w:delText>84.5</w:delText>
              </w:r>
            </w:del>
          </w:p>
        </w:tc>
        <w:tc>
          <w:tcPr>
            <w:tcW w:w="776" w:type="dxa"/>
          </w:tcPr>
          <w:p w14:paraId="74FA765B" w14:textId="6E058879"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6" w:author="Claude" w:date="2026-09-29T00:00:00Z">
              <w:r>
                <w:rPr>
                  <w:rFonts w:ascii="Calibri" w:hAnsi="Calibri" w:cs="Calibri"/>
                  <w:sz w:val="18"/>
                  <w:szCs w:val="18"/>
                </w:rPr>
                <w:delText>85.1</w:delText>
              </w:r>
            </w:del>
          </w:p>
        </w:tc>
        <w:tc>
          <w:tcPr>
            <w:tcW w:w="776" w:type="dxa"/>
          </w:tcPr>
          <w:p w14:paraId="479B86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7" w:author="Claude" w:date="2026-09-29T00:00:00Z">
              <w:r>
                <w:rPr>
                  <w:rFonts w:ascii="Calibri" w:hAnsi="Calibri" w:cs="Calibri"/>
                  <w:sz w:val="18"/>
                  <w:szCs w:val="18"/>
                </w:rPr>
                <w:delText>85.3</w:delText>
              </w:r>
            </w:del>
          </w:p>
        </w:tc>
        <w:tc>
          <w:tcPr>
            <w:tcW w:w="776" w:type="dxa"/>
          </w:tcPr>
          <w:p w14:paraId="3489AFC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8" w:author="Claude" w:date="2026-09-29T00:00:00Z">
              <w:r>
                <w:rPr>
                  <w:rFonts w:ascii="Calibri" w:hAnsi="Calibri" w:cs="Calibri"/>
                  <w:sz w:val="18"/>
                  <w:szCs w:val="18"/>
                </w:rPr>
                <w:delText>85.6</w:delText>
              </w:r>
            </w:del>
          </w:p>
        </w:tc>
        <w:tc>
          <w:tcPr>
            <w:tcW w:w="776" w:type="dxa"/>
          </w:tcPr>
          <w:p w14:paraId="212929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9" w:author="Claude" w:date="2026-09-29T00:00:00Z">
              <w:r>
                <w:rPr>
                  <w:rFonts w:ascii="Calibri" w:hAnsi="Calibri" w:cs="Calibri"/>
                  <w:sz w:val="18"/>
                  <w:szCs w:val="18"/>
                </w:rPr>
                <w:delText>85.6</w:delText>
              </w:r>
            </w:del>
          </w:p>
        </w:tc>
        <w:tc>
          <w:tcPr>
            <w:tcW w:w="776" w:type="dxa"/>
          </w:tcPr>
          <w:p w14:paraId="4329126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0" w:author="Claude" w:date="2026-09-29T00:00:00Z">
              <w:r>
                <w:rPr>
                  <w:rFonts w:ascii="Calibri" w:hAnsi="Calibri" w:cs="Calibri"/>
                  <w:sz w:val="18"/>
                  <w:szCs w:val="18"/>
                </w:rPr>
                <w:delText>85.6</w:delText>
              </w:r>
            </w:del>
          </w:p>
        </w:tc>
        <w:tc>
          <w:tcPr>
            <w:tcW w:w="776" w:type="dxa"/>
          </w:tcPr>
          <w:p w14:paraId="19B3AE2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1" w:author="Claude" w:date="2026-09-29T00:00:00Z">
              <w:r>
                <w:rPr>
                  <w:rFonts w:ascii="Calibri" w:hAnsi="Calibri" w:cs="Calibri"/>
                  <w:sz w:val="18"/>
                  <w:szCs w:val="18"/>
                </w:rPr>
                <w:delText>85.6</w:delText>
              </w:r>
            </w:del>
          </w:p>
        </w:tc>
      </w:tr>
      <w:tr w:rsidR="005E198C" w14:paraId="28977CE6" w14:textId="77777777" w:rsidTr="005E198C">
        <w:trPr>
          <w:trHeight w:val="228"/>
          <w:del w:id="232"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5E198C" w:rsidRDefault="005E198C" w:rsidP="00611139">
            <w:pPr>
              <w:bidi w:val="0"/>
              <w:jc w:val="center"/>
            </w:pPr>
            <w:del w:id="233" w:author="Claude" w:date="2026-09-29T00:00:00Z">
              <w:r>
                <w:rPr>
                  <w:rFonts w:ascii="Calibri" w:hAnsi="Calibri" w:cs="Calibri"/>
                  <w:sz w:val="18"/>
                  <w:szCs w:val="18"/>
                </w:rPr>
                <w:delText>800</w:delText>
              </w:r>
            </w:del>
          </w:p>
        </w:tc>
        <w:tc>
          <w:tcPr>
            <w:tcW w:w="920" w:type="dxa"/>
          </w:tcPr>
          <w:p w14:paraId="2A92D78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4" w:author="Claude" w:date="2026-09-29T00:00:00Z">
              <w:r>
                <w:rPr>
                  <w:rFonts w:ascii="Calibri" w:hAnsi="Calibri" w:cs="Calibri"/>
                  <w:sz w:val="18"/>
                  <w:szCs w:val="18"/>
                </w:rPr>
                <w:delText>77.0</w:delText>
              </w:r>
            </w:del>
          </w:p>
        </w:tc>
        <w:tc>
          <w:tcPr>
            <w:tcW w:w="920" w:type="dxa"/>
          </w:tcPr>
          <w:p w14:paraId="5E62E60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5" w:author="Claude" w:date="2026-09-29T00:00:00Z">
              <w:r>
                <w:rPr>
                  <w:rFonts w:ascii="Calibri" w:hAnsi="Calibri" w:cs="Calibri"/>
                  <w:sz w:val="18"/>
                  <w:szCs w:val="18"/>
                </w:rPr>
                <w:delText>87.1</w:delText>
              </w:r>
            </w:del>
          </w:p>
        </w:tc>
        <w:tc>
          <w:tcPr>
            <w:tcW w:w="920" w:type="dxa"/>
          </w:tcPr>
          <w:p w14:paraId="131E82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6" w:author="Claude" w:date="2026-09-29T00:00:00Z">
              <w:r>
                <w:rPr>
                  <w:rFonts w:ascii="Calibri" w:hAnsi="Calibri" w:cs="Calibri"/>
                  <w:sz w:val="18"/>
                  <w:szCs w:val="18"/>
                </w:rPr>
                <w:delText>88.1</w:delText>
              </w:r>
            </w:del>
          </w:p>
        </w:tc>
        <w:tc>
          <w:tcPr>
            <w:tcW w:w="776" w:type="dxa"/>
          </w:tcPr>
          <w:p w14:paraId="14792721" w14:textId="69722586"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7" w:author="Claude" w:date="2026-09-29T00:00:00Z">
              <w:r>
                <w:rPr>
                  <w:rFonts w:ascii="Calibri" w:hAnsi="Calibri" w:cs="Calibri"/>
                  <w:sz w:val="18"/>
                  <w:szCs w:val="18"/>
                </w:rPr>
                <w:delText>88.7</w:delText>
              </w:r>
            </w:del>
          </w:p>
        </w:tc>
        <w:tc>
          <w:tcPr>
            <w:tcW w:w="776" w:type="dxa"/>
          </w:tcPr>
          <w:p w14:paraId="06DED31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8" w:author="Claude" w:date="2026-09-29T00:00:00Z">
              <w:r>
                <w:rPr>
                  <w:rFonts w:ascii="Calibri" w:hAnsi="Calibri" w:cs="Calibri"/>
                  <w:sz w:val="18"/>
                  <w:szCs w:val="18"/>
                </w:rPr>
                <w:delText>88.8</w:delText>
              </w:r>
            </w:del>
          </w:p>
        </w:tc>
        <w:tc>
          <w:tcPr>
            <w:tcW w:w="776" w:type="dxa"/>
          </w:tcPr>
          <w:p w14:paraId="2D54D26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9" w:author="Claude" w:date="2026-09-29T00:00:00Z">
              <w:r>
                <w:rPr>
                  <w:rFonts w:ascii="Calibri" w:hAnsi="Calibri" w:cs="Calibri"/>
                  <w:sz w:val="18"/>
                  <w:szCs w:val="18"/>
                </w:rPr>
                <w:delText>89.1</w:delText>
              </w:r>
            </w:del>
          </w:p>
        </w:tc>
        <w:tc>
          <w:tcPr>
            <w:tcW w:w="776" w:type="dxa"/>
          </w:tcPr>
          <w:p w14:paraId="2A178F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0" w:author="Claude" w:date="2026-09-29T00:00:00Z">
              <w:r>
                <w:rPr>
                  <w:rFonts w:ascii="Calibri" w:hAnsi="Calibri" w:cs="Calibri"/>
                  <w:sz w:val="18"/>
                  <w:szCs w:val="18"/>
                </w:rPr>
                <w:delText>89.1</w:delText>
              </w:r>
            </w:del>
          </w:p>
        </w:tc>
        <w:tc>
          <w:tcPr>
            <w:tcW w:w="776" w:type="dxa"/>
          </w:tcPr>
          <w:p w14:paraId="64E83D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1" w:author="Claude" w:date="2026-09-29T00:00:00Z">
              <w:r>
                <w:rPr>
                  <w:rFonts w:ascii="Calibri" w:hAnsi="Calibri" w:cs="Calibri"/>
                  <w:sz w:val="18"/>
                  <w:szCs w:val="18"/>
                </w:rPr>
                <w:delText>89.1</w:delText>
              </w:r>
            </w:del>
          </w:p>
        </w:tc>
        <w:tc>
          <w:tcPr>
            <w:tcW w:w="776" w:type="dxa"/>
          </w:tcPr>
          <w:p w14:paraId="3C79D2C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2" w:author="Claude" w:date="2026-09-29T00:00:00Z">
              <w:r>
                <w:rPr>
                  <w:rFonts w:ascii="Calibri" w:hAnsi="Calibri" w:cs="Calibri"/>
                  <w:sz w:val="18"/>
                  <w:szCs w:val="18"/>
                </w:rPr>
                <w:delText>89.1</w:delText>
              </w:r>
            </w:del>
          </w:p>
        </w:tc>
      </w:tr>
      <w:tr w:rsidR="005E198C" w14:paraId="5FAC1914" w14:textId="77777777" w:rsidTr="005E198C">
        <w:trPr>
          <w:trHeight w:val="228"/>
          <w:del w:id="243"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5E198C" w:rsidRDefault="005E198C" w:rsidP="00611139">
            <w:pPr>
              <w:bidi w:val="0"/>
              <w:jc w:val="center"/>
            </w:pPr>
            <w:del w:id="244" w:author="Claude" w:date="2026-09-29T00:00:00Z">
              <w:r>
                <w:rPr>
                  <w:rFonts w:ascii="Calibri" w:hAnsi="Calibri" w:cs="Calibri"/>
                  <w:sz w:val="18"/>
                  <w:szCs w:val="18"/>
                </w:rPr>
                <w:delText>850</w:delText>
              </w:r>
            </w:del>
          </w:p>
        </w:tc>
        <w:tc>
          <w:tcPr>
            <w:tcW w:w="920" w:type="dxa"/>
          </w:tcPr>
          <w:p w14:paraId="3A30A47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5" w:author="Claude" w:date="2026-09-29T00:00:00Z">
              <w:r>
                <w:rPr>
                  <w:rFonts w:ascii="Calibri" w:hAnsi="Calibri" w:cs="Calibri"/>
                  <w:sz w:val="18"/>
                  <w:szCs w:val="18"/>
                </w:rPr>
                <w:delText>77.0</w:delText>
              </w:r>
            </w:del>
          </w:p>
        </w:tc>
        <w:tc>
          <w:tcPr>
            <w:tcW w:w="920" w:type="dxa"/>
          </w:tcPr>
          <w:p w14:paraId="7722B22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6" w:author="Claude" w:date="2026-09-29T00:00:00Z">
              <w:r>
                <w:rPr>
                  <w:rFonts w:ascii="Calibri" w:hAnsi="Calibri" w:cs="Calibri"/>
                  <w:sz w:val="18"/>
                  <w:szCs w:val="18"/>
                </w:rPr>
                <w:delText>87.9</w:delText>
              </w:r>
            </w:del>
          </w:p>
        </w:tc>
        <w:tc>
          <w:tcPr>
            <w:tcW w:w="920" w:type="dxa"/>
          </w:tcPr>
          <w:p w14:paraId="091ABB6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7" w:author="Claude" w:date="2026-09-29T00:00:00Z">
              <w:r>
                <w:rPr>
                  <w:rFonts w:ascii="Calibri" w:hAnsi="Calibri" w:cs="Calibri"/>
                  <w:sz w:val="18"/>
                  <w:szCs w:val="18"/>
                </w:rPr>
                <w:delText>91.0</w:delText>
              </w:r>
            </w:del>
          </w:p>
        </w:tc>
        <w:tc>
          <w:tcPr>
            <w:tcW w:w="776" w:type="dxa"/>
          </w:tcPr>
          <w:p w14:paraId="6194EBEF" w14:textId="4FDB9C05"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8" w:author="Claude" w:date="2026-09-29T00:00:00Z">
              <w:r>
                <w:rPr>
                  <w:rFonts w:ascii="Calibri" w:hAnsi="Calibri" w:cs="Calibri"/>
                  <w:sz w:val="18"/>
                  <w:szCs w:val="18"/>
                </w:rPr>
                <w:delText>91.7</w:delText>
              </w:r>
            </w:del>
          </w:p>
        </w:tc>
        <w:tc>
          <w:tcPr>
            <w:tcW w:w="776" w:type="dxa"/>
          </w:tcPr>
          <w:p w14:paraId="292C1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9" w:author="Claude" w:date="2026-09-29T00:00:00Z">
              <w:r>
                <w:rPr>
                  <w:rFonts w:ascii="Calibri" w:hAnsi="Calibri" w:cs="Calibri"/>
                  <w:sz w:val="18"/>
                  <w:szCs w:val="18"/>
                </w:rPr>
                <w:delText>91.9</w:delText>
              </w:r>
            </w:del>
          </w:p>
        </w:tc>
        <w:tc>
          <w:tcPr>
            <w:tcW w:w="776" w:type="dxa"/>
          </w:tcPr>
          <w:p w14:paraId="1B8F58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0" w:author="Claude" w:date="2026-09-29T00:00:00Z">
              <w:r>
                <w:rPr>
                  <w:rFonts w:ascii="Calibri" w:hAnsi="Calibri" w:cs="Calibri"/>
                  <w:sz w:val="18"/>
                  <w:szCs w:val="18"/>
                </w:rPr>
                <w:delText>92.1</w:delText>
              </w:r>
            </w:del>
          </w:p>
        </w:tc>
        <w:tc>
          <w:tcPr>
            <w:tcW w:w="776" w:type="dxa"/>
          </w:tcPr>
          <w:p w14:paraId="65432B1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1" w:author="Claude" w:date="2026-09-29T00:00:00Z">
              <w:r>
                <w:rPr>
                  <w:rFonts w:ascii="Calibri" w:hAnsi="Calibri" w:cs="Calibri"/>
                  <w:sz w:val="18"/>
                  <w:szCs w:val="18"/>
                </w:rPr>
                <w:delText>92.1</w:delText>
              </w:r>
            </w:del>
          </w:p>
        </w:tc>
        <w:tc>
          <w:tcPr>
            <w:tcW w:w="776" w:type="dxa"/>
          </w:tcPr>
          <w:p w14:paraId="5CDA31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2" w:author="Claude" w:date="2026-09-29T00:00:00Z">
              <w:r>
                <w:rPr>
                  <w:rFonts w:ascii="Calibri" w:hAnsi="Calibri" w:cs="Calibri"/>
                  <w:sz w:val="18"/>
                  <w:szCs w:val="18"/>
                </w:rPr>
                <w:delText>92.1</w:delText>
              </w:r>
            </w:del>
          </w:p>
        </w:tc>
        <w:tc>
          <w:tcPr>
            <w:tcW w:w="776" w:type="dxa"/>
          </w:tcPr>
          <w:p w14:paraId="39A73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3" w:author="Claude" w:date="2026-09-29T00:00:00Z">
              <w:r>
                <w:rPr>
                  <w:rFonts w:ascii="Calibri" w:hAnsi="Calibri" w:cs="Calibri"/>
                  <w:sz w:val="18"/>
                  <w:szCs w:val="18"/>
                </w:rPr>
                <w:delText>92.1</w:delText>
              </w:r>
            </w:del>
          </w:p>
        </w:tc>
      </w:tr>
    </w:tbl>
    <w:p w14:paraId="3F931C1C" w14:textId="77777777" w:rsidR="00267F12" w:rsidRDefault="00267F12">
      <w:pPr>
        <w:rPr>
          <w:ins w:id="254" w:author="Claude" w:date="2026-09-29T00:00:00Z"/>
        </w:rPr>
      </w:pPr>
    </w:p>
    <w:tbl>
      <w:tblPr>
        <w:tblStyle w:val="GridTable1Light-Accent6"/>
        <w:tblW w:w="9238" w:type="dxa"/>
        <w:tblLook w:val="04A0" w:firstRow="1" w:lastRow="0" w:firstColumn="1" w:lastColumn="0" w:noHBand="0" w:noVBand="1"/>
      </w:tblPr>
      <w:tblGrid>
        <w:gridCol w:w="1770"/>
        <w:gridCol w:w="993"/>
        <w:gridCol w:w="993"/>
        <w:gridCol w:w="993"/>
        <w:gridCol w:w="993"/>
        <w:gridCol w:w="874"/>
        <w:gridCol w:w="874"/>
        <w:gridCol w:w="874"/>
        <w:gridCol w:w="874"/>
      </w:tblGrid>
      <w:tr w:rsidR="00267F12" w14:paraId="49A9E8A6" w14:textId="77777777" w:rsidTr="00267F12">
        <w:trPr>
          <w:cnfStyle w:val="100000000000" w:firstRow="1" w:lastRow="0" w:firstColumn="0" w:lastColumn="0" w:oddVBand="0" w:evenVBand="0" w:oddHBand="0" w:evenHBand="0" w:firstRowFirstColumn="0" w:firstRowLastColumn="0" w:lastRowFirstColumn="0" w:lastRowLastColumn="0"/>
          <w:ins w:id="255"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9AA431B" w14:textId="77777777" w:rsidR="00267F12" w:rsidRDefault="00000000">
            <w:pPr>
              <w:bidi w:val="0"/>
              <w:jc w:val="center"/>
              <w:rPr>
                <w:ins w:id="256" w:author="Claude" w:date="2026-09-29T00:00:00Z"/>
              </w:rPr>
            </w:pPr>
            <w:ins w:id="257" w:author="Claude" w:date="2026-09-29T00:00:00Z">
              <w:r>
                <w:rPr>
                  <w:rFonts w:ascii="Calibri" w:hAnsi="Calibri" w:cs="Calibri"/>
                  <w:sz w:val="18"/>
                  <w:szCs w:val="18"/>
                </w:rPr>
                <w:t>Land cap [km²] \ Budget [₪×10⁹]</w:t>
              </w:r>
            </w:ins>
          </w:p>
        </w:tc>
        <w:tc>
          <w:tcPr>
            <w:tcW w:w="1025" w:type="dxa"/>
          </w:tcPr>
          <w:p w14:paraId="63DD099F"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58" w:author="Claude" w:date="2026-09-29T00:00:00Z"/>
              </w:rPr>
            </w:pPr>
            <w:ins w:id="259" w:author="Claude" w:date="2026-09-29T00:00:00Z">
              <w:r>
                <w:rPr>
                  <w:rFonts w:ascii="Calibri" w:hAnsi="Calibri" w:cs="Calibri"/>
                  <w:sz w:val="18"/>
                  <w:szCs w:val="18"/>
                </w:rPr>
                <w:t>400</w:t>
              </w:r>
            </w:ins>
          </w:p>
        </w:tc>
        <w:tc>
          <w:tcPr>
            <w:tcW w:w="1025" w:type="dxa"/>
          </w:tcPr>
          <w:p w14:paraId="31C6F60C"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60" w:author="Claude" w:date="2026-09-29T00:00:00Z"/>
              </w:rPr>
            </w:pPr>
            <w:ins w:id="261" w:author="Claude" w:date="2026-09-29T00:00:00Z">
              <w:r>
                <w:rPr>
                  <w:rFonts w:ascii="Calibri" w:hAnsi="Calibri" w:cs="Calibri"/>
                  <w:sz w:val="18"/>
                  <w:szCs w:val="18"/>
                </w:rPr>
                <w:t>405</w:t>
              </w:r>
            </w:ins>
          </w:p>
        </w:tc>
        <w:tc>
          <w:tcPr>
            <w:tcW w:w="1025" w:type="dxa"/>
          </w:tcPr>
          <w:p w14:paraId="38DA09AB"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62" w:author="Claude" w:date="2026-09-29T00:00:00Z"/>
              </w:rPr>
            </w:pPr>
            <w:ins w:id="263" w:author="Claude" w:date="2026-09-29T00:00:00Z">
              <w:r>
                <w:rPr>
                  <w:rFonts w:ascii="Calibri" w:hAnsi="Calibri" w:cs="Calibri"/>
                  <w:sz w:val="18"/>
                  <w:szCs w:val="18"/>
                </w:rPr>
                <w:t>410</w:t>
              </w:r>
            </w:ins>
          </w:p>
        </w:tc>
        <w:tc>
          <w:tcPr>
            <w:tcW w:w="1025" w:type="dxa"/>
          </w:tcPr>
          <w:p w14:paraId="1FB1C0C3"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64" w:author="Claude" w:date="2026-09-29T00:00:00Z"/>
              </w:rPr>
            </w:pPr>
            <w:ins w:id="265" w:author="Claude" w:date="2026-09-29T00:00:00Z">
              <w:r>
                <w:rPr>
                  <w:rFonts w:ascii="Calibri" w:hAnsi="Calibri" w:cs="Calibri"/>
                  <w:sz w:val="18"/>
                  <w:szCs w:val="18"/>
                </w:rPr>
                <w:t>420</w:t>
              </w:r>
            </w:ins>
          </w:p>
        </w:tc>
        <w:tc>
          <w:tcPr>
            <w:tcW w:w="1025" w:type="dxa"/>
          </w:tcPr>
          <w:p w14:paraId="013CB1F0"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66" w:author="Claude" w:date="2026-09-29T00:00:00Z"/>
              </w:rPr>
            </w:pPr>
            <w:ins w:id="267" w:author="Claude" w:date="2026-09-29T00:00:00Z">
              <w:r>
                <w:rPr>
                  <w:rFonts w:ascii="Calibri" w:hAnsi="Calibri" w:cs="Calibri"/>
                  <w:sz w:val="18"/>
                  <w:szCs w:val="18"/>
                </w:rPr>
                <w:t>430</w:t>
              </w:r>
            </w:ins>
          </w:p>
        </w:tc>
        <w:tc>
          <w:tcPr>
            <w:tcW w:w="1025" w:type="dxa"/>
          </w:tcPr>
          <w:p w14:paraId="1083076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68" w:author="Claude" w:date="2026-09-29T00:00:00Z"/>
              </w:rPr>
            </w:pPr>
            <w:ins w:id="269" w:author="Claude" w:date="2026-09-29T00:00:00Z">
              <w:r>
                <w:rPr>
                  <w:rFonts w:ascii="Calibri" w:hAnsi="Calibri" w:cs="Calibri"/>
                  <w:sz w:val="18"/>
                  <w:szCs w:val="18"/>
                </w:rPr>
                <w:t>450</w:t>
              </w:r>
            </w:ins>
          </w:p>
        </w:tc>
        <w:tc>
          <w:tcPr>
            <w:tcW w:w="1025" w:type="dxa"/>
          </w:tcPr>
          <w:p w14:paraId="0DBFAB4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70" w:author="Claude" w:date="2026-09-29T00:00:00Z"/>
              </w:rPr>
            </w:pPr>
            <w:ins w:id="271" w:author="Claude" w:date="2026-09-29T00:00:00Z">
              <w:r>
                <w:rPr>
                  <w:rFonts w:ascii="Calibri" w:hAnsi="Calibri" w:cs="Calibri"/>
                  <w:sz w:val="18"/>
                  <w:szCs w:val="18"/>
                </w:rPr>
                <w:t>470</w:t>
              </w:r>
            </w:ins>
          </w:p>
        </w:tc>
        <w:tc>
          <w:tcPr>
            <w:tcW w:w="1025" w:type="dxa"/>
          </w:tcPr>
          <w:p w14:paraId="0D1A6BE5"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72" w:author="Claude" w:date="2026-09-29T00:00:00Z"/>
              </w:rPr>
            </w:pPr>
            <w:ins w:id="273" w:author="Claude" w:date="2026-09-29T00:00:00Z">
              <w:r>
                <w:rPr>
                  <w:rFonts w:ascii="Calibri" w:hAnsi="Calibri" w:cs="Calibri"/>
                  <w:sz w:val="18"/>
                  <w:szCs w:val="18"/>
                </w:rPr>
                <w:t>500</w:t>
              </w:r>
            </w:ins>
          </w:p>
        </w:tc>
      </w:tr>
      <w:tr w:rsidR="00267F12" w14:paraId="7711AECD" w14:textId="77777777" w:rsidTr="00267F12">
        <w:trPr>
          <w:ins w:id="274"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164F1032" w14:textId="77777777" w:rsidR="00267F12" w:rsidRDefault="00000000">
            <w:pPr>
              <w:bidi w:val="0"/>
              <w:jc w:val="center"/>
              <w:rPr>
                <w:ins w:id="275" w:author="Claude" w:date="2026-09-29T00:00:00Z"/>
              </w:rPr>
            </w:pPr>
            <w:ins w:id="276" w:author="Claude" w:date="2026-09-29T00:00:00Z">
              <w:r>
                <w:rPr>
                  <w:rFonts w:ascii="Calibri" w:hAnsi="Calibri" w:cs="Calibri"/>
                  <w:sz w:val="18"/>
                  <w:szCs w:val="18"/>
                </w:rPr>
                <w:t>100</w:t>
              </w:r>
            </w:ins>
          </w:p>
        </w:tc>
        <w:tc>
          <w:tcPr>
            <w:tcW w:w="1025" w:type="dxa"/>
          </w:tcPr>
          <w:p w14:paraId="722D0EE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77" w:author="Claude" w:date="2026-09-29T00:00:00Z"/>
              </w:rPr>
            </w:pPr>
            <w:ins w:id="278" w:author="Claude" w:date="2026-09-29T00:00:00Z">
              <w:r>
                <w:rPr>
                  <w:rFonts w:ascii="Calibri" w:hAnsi="Calibri" w:cs="Calibri"/>
                  <w:sz w:val="18"/>
                  <w:szCs w:val="18"/>
                </w:rPr>
                <w:t>infeasible</w:t>
              </w:r>
            </w:ins>
          </w:p>
        </w:tc>
        <w:tc>
          <w:tcPr>
            <w:tcW w:w="1025" w:type="dxa"/>
          </w:tcPr>
          <w:p w14:paraId="45A18B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79" w:author="Claude" w:date="2026-09-29T00:00:00Z"/>
              </w:rPr>
            </w:pPr>
            <w:ins w:id="280" w:author="Claude" w:date="2026-09-29T00:00:00Z">
              <w:r>
                <w:rPr>
                  <w:rFonts w:ascii="Calibri" w:hAnsi="Calibri" w:cs="Calibri"/>
                  <w:sz w:val="18"/>
                  <w:szCs w:val="18"/>
                </w:rPr>
                <w:t>infeasible</w:t>
              </w:r>
            </w:ins>
          </w:p>
        </w:tc>
        <w:tc>
          <w:tcPr>
            <w:tcW w:w="1025" w:type="dxa"/>
          </w:tcPr>
          <w:p w14:paraId="616C21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81" w:author="Claude" w:date="2026-09-29T00:00:00Z"/>
              </w:rPr>
            </w:pPr>
            <w:ins w:id="282" w:author="Claude" w:date="2026-09-29T00:00:00Z">
              <w:r>
                <w:rPr>
                  <w:rFonts w:ascii="Calibri" w:hAnsi="Calibri" w:cs="Calibri"/>
                  <w:sz w:val="18"/>
                  <w:szCs w:val="18"/>
                </w:rPr>
                <w:t>infeasible</w:t>
              </w:r>
            </w:ins>
          </w:p>
        </w:tc>
        <w:tc>
          <w:tcPr>
            <w:tcW w:w="1025" w:type="dxa"/>
          </w:tcPr>
          <w:p w14:paraId="0C48B79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83" w:author="Claude" w:date="2026-09-29T00:00:00Z"/>
              </w:rPr>
            </w:pPr>
            <w:ins w:id="284" w:author="Claude" w:date="2026-09-29T00:00:00Z">
              <w:r>
                <w:rPr>
                  <w:rFonts w:ascii="Calibri" w:hAnsi="Calibri" w:cs="Calibri"/>
                  <w:sz w:val="18"/>
                  <w:szCs w:val="18"/>
                </w:rPr>
                <w:t>infeasible</w:t>
              </w:r>
            </w:ins>
          </w:p>
        </w:tc>
        <w:tc>
          <w:tcPr>
            <w:tcW w:w="1025" w:type="dxa"/>
          </w:tcPr>
          <w:p w14:paraId="5CB6F3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85" w:author="Claude" w:date="2026-09-29T00:00:00Z"/>
              </w:rPr>
            </w:pPr>
            <w:ins w:id="286" w:author="Claude" w:date="2026-09-29T00:00:00Z">
              <w:r>
                <w:rPr>
                  <w:rFonts w:ascii="Calibri" w:hAnsi="Calibri" w:cs="Calibri"/>
                  <w:sz w:val="18"/>
                  <w:szCs w:val="18"/>
                </w:rPr>
                <w:t>12.8</w:t>
              </w:r>
            </w:ins>
          </w:p>
        </w:tc>
        <w:tc>
          <w:tcPr>
            <w:tcW w:w="1025" w:type="dxa"/>
          </w:tcPr>
          <w:p w14:paraId="71B37C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87" w:author="Claude" w:date="2026-09-29T00:00:00Z"/>
              </w:rPr>
            </w:pPr>
            <w:ins w:id="288" w:author="Claude" w:date="2026-09-29T00:00:00Z">
              <w:r>
                <w:rPr>
                  <w:rFonts w:ascii="Calibri" w:hAnsi="Calibri" w:cs="Calibri"/>
                  <w:sz w:val="18"/>
                  <w:szCs w:val="18"/>
                </w:rPr>
                <w:t>12.8</w:t>
              </w:r>
            </w:ins>
          </w:p>
        </w:tc>
        <w:tc>
          <w:tcPr>
            <w:tcW w:w="1025" w:type="dxa"/>
          </w:tcPr>
          <w:p w14:paraId="0DBB23F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89" w:author="Claude" w:date="2026-09-29T00:00:00Z"/>
              </w:rPr>
            </w:pPr>
            <w:ins w:id="290" w:author="Claude" w:date="2026-09-29T00:00:00Z">
              <w:r>
                <w:rPr>
                  <w:rFonts w:ascii="Calibri" w:hAnsi="Calibri" w:cs="Calibri"/>
                  <w:sz w:val="18"/>
                  <w:szCs w:val="18"/>
                </w:rPr>
                <w:t>12.9</w:t>
              </w:r>
            </w:ins>
          </w:p>
        </w:tc>
        <w:tc>
          <w:tcPr>
            <w:tcW w:w="1025" w:type="dxa"/>
          </w:tcPr>
          <w:p w14:paraId="5F5FBE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1" w:author="Claude" w:date="2026-09-29T00:00:00Z"/>
              </w:rPr>
            </w:pPr>
            <w:ins w:id="292" w:author="Claude" w:date="2026-09-29T00:00:00Z">
              <w:r>
                <w:rPr>
                  <w:rFonts w:ascii="Calibri" w:hAnsi="Calibri" w:cs="Calibri"/>
                  <w:sz w:val="18"/>
                  <w:szCs w:val="18"/>
                </w:rPr>
                <w:t>12.9</w:t>
              </w:r>
            </w:ins>
          </w:p>
        </w:tc>
      </w:tr>
      <w:tr w:rsidR="00267F12" w14:paraId="7BC9D20D" w14:textId="77777777" w:rsidTr="00267F12">
        <w:trPr>
          <w:ins w:id="293"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C6BF8B6" w14:textId="77777777" w:rsidR="00267F12" w:rsidRDefault="00000000">
            <w:pPr>
              <w:bidi w:val="0"/>
              <w:jc w:val="center"/>
              <w:rPr>
                <w:ins w:id="294" w:author="Claude" w:date="2026-09-29T00:00:00Z"/>
              </w:rPr>
            </w:pPr>
            <w:ins w:id="295" w:author="Claude" w:date="2026-09-29T00:00:00Z">
              <w:r>
                <w:rPr>
                  <w:rFonts w:ascii="Calibri" w:hAnsi="Calibri" w:cs="Calibri"/>
                  <w:sz w:val="18"/>
                  <w:szCs w:val="18"/>
                </w:rPr>
                <w:lastRenderedPageBreak/>
                <w:t>400</w:t>
              </w:r>
            </w:ins>
          </w:p>
        </w:tc>
        <w:tc>
          <w:tcPr>
            <w:tcW w:w="1025" w:type="dxa"/>
          </w:tcPr>
          <w:p w14:paraId="553163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6" w:author="Claude" w:date="2026-09-29T00:00:00Z"/>
              </w:rPr>
            </w:pPr>
            <w:ins w:id="297" w:author="Claude" w:date="2026-09-29T00:00:00Z">
              <w:r>
                <w:rPr>
                  <w:rFonts w:ascii="Calibri" w:hAnsi="Calibri" w:cs="Calibri"/>
                  <w:sz w:val="18"/>
                  <w:szCs w:val="18"/>
                </w:rPr>
                <w:t>infeasible</w:t>
              </w:r>
            </w:ins>
          </w:p>
        </w:tc>
        <w:tc>
          <w:tcPr>
            <w:tcW w:w="1025" w:type="dxa"/>
          </w:tcPr>
          <w:p w14:paraId="62B9F90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8" w:author="Claude" w:date="2026-09-29T00:00:00Z"/>
              </w:rPr>
            </w:pPr>
            <w:ins w:id="299" w:author="Claude" w:date="2026-09-29T00:00:00Z">
              <w:r>
                <w:rPr>
                  <w:rFonts w:ascii="Calibri" w:hAnsi="Calibri" w:cs="Calibri"/>
                  <w:sz w:val="18"/>
                  <w:szCs w:val="18"/>
                </w:rPr>
                <w:t>49.1</w:t>
              </w:r>
            </w:ins>
          </w:p>
        </w:tc>
        <w:tc>
          <w:tcPr>
            <w:tcW w:w="1025" w:type="dxa"/>
          </w:tcPr>
          <w:p w14:paraId="139251E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0" w:author="Claude" w:date="2026-09-29T00:00:00Z"/>
              </w:rPr>
            </w:pPr>
            <w:ins w:id="301" w:author="Claude" w:date="2026-09-29T00:00:00Z">
              <w:r>
                <w:rPr>
                  <w:rFonts w:ascii="Calibri" w:hAnsi="Calibri" w:cs="Calibri"/>
                  <w:sz w:val="18"/>
                  <w:szCs w:val="18"/>
                </w:rPr>
                <w:t>49.3</w:t>
              </w:r>
            </w:ins>
          </w:p>
        </w:tc>
        <w:tc>
          <w:tcPr>
            <w:tcW w:w="1025" w:type="dxa"/>
          </w:tcPr>
          <w:p w14:paraId="6F5D3A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2" w:author="Claude" w:date="2026-09-29T00:00:00Z"/>
              </w:rPr>
            </w:pPr>
            <w:ins w:id="303" w:author="Claude" w:date="2026-09-29T00:00:00Z">
              <w:r>
                <w:rPr>
                  <w:rFonts w:ascii="Calibri" w:hAnsi="Calibri" w:cs="Calibri"/>
                  <w:sz w:val="18"/>
                  <w:szCs w:val="18"/>
                </w:rPr>
                <w:t>49.5</w:t>
              </w:r>
            </w:ins>
          </w:p>
        </w:tc>
        <w:tc>
          <w:tcPr>
            <w:tcW w:w="1025" w:type="dxa"/>
          </w:tcPr>
          <w:p w14:paraId="6699243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4" w:author="Claude" w:date="2026-09-29T00:00:00Z"/>
              </w:rPr>
            </w:pPr>
            <w:ins w:id="305" w:author="Claude" w:date="2026-09-29T00:00:00Z">
              <w:r>
                <w:rPr>
                  <w:rFonts w:ascii="Calibri" w:hAnsi="Calibri" w:cs="Calibri"/>
                  <w:sz w:val="18"/>
                  <w:szCs w:val="18"/>
                </w:rPr>
                <w:t>49.6</w:t>
              </w:r>
            </w:ins>
          </w:p>
        </w:tc>
        <w:tc>
          <w:tcPr>
            <w:tcW w:w="1025" w:type="dxa"/>
          </w:tcPr>
          <w:p w14:paraId="1C0E96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6" w:author="Claude" w:date="2026-09-29T00:00:00Z"/>
              </w:rPr>
            </w:pPr>
            <w:ins w:id="307" w:author="Claude" w:date="2026-09-29T00:00:00Z">
              <w:r>
                <w:rPr>
                  <w:rFonts w:ascii="Calibri" w:hAnsi="Calibri" w:cs="Calibri"/>
                  <w:sz w:val="18"/>
                  <w:szCs w:val="18"/>
                </w:rPr>
                <w:t>49.7</w:t>
              </w:r>
            </w:ins>
          </w:p>
        </w:tc>
        <w:tc>
          <w:tcPr>
            <w:tcW w:w="1025" w:type="dxa"/>
          </w:tcPr>
          <w:p w14:paraId="76A76B1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8" w:author="Claude" w:date="2026-09-29T00:00:00Z"/>
              </w:rPr>
            </w:pPr>
            <w:ins w:id="309" w:author="Claude" w:date="2026-09-29T00:00:00Z">
              <w:r>
                <w:rPr>
                  <w:rFonts w:ascii="Calibri" w:hAnsi="Calibri" w:cs="Calibri"/>
                  <w:sz w:val="18"/>
                  <w:szCs w:val="18"/>
                </w:rPr>
                <w:t>49.9</w:t>
              </w:r>
            </w:ins>
          </w:p>
        </w:tc>
        <w:tc>
          <w:tcPr>
            <w:tcW w:w="1025" w:type="dxa"/>
          </w:tcPr>
          <w:p w14:paraId="0FC460F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0" w:author="Claude" w:date="2026-09-29T00:00:00Z"/>
              </w:rPr>
            </w:pPr>
            <w:ins w:id="311" w:author="Claude" w:date="2026-09-29T00:00:00Z">
              <w:r>
                <w:rPr>
                  <w:rFonts w:ascii="Calibri" w:hAnsi="Calibri" w:cs="Calibri"/>
                  <w:sz w:val="18"/>
                  <w:szCs w:val="18"/>
                </w:rPr>
                <w:t>49.9</w:t>
              </w:r>
            </w:ins>
          </w:p>
        </w:tc>
      </w:tr>
      <w:tr w:rsidR="00267F12" w14:paraId="24BB9262" w14:textId="77777777" w:rsidTr="00267F12">
        <w:trPr>
          <w:ins w:id="312"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88C3E81" w14:textId="77777777" w:rsidR="00267F12" w:rsidRDefault="00000000">
            <w:pPr>
              <w:bidi w:val="0"/>
              <w:jc w:val="center"/>
              <w:rPr>
                <w:ins w:id="313" w:author="Claude" w:date="2026-09-29T00:00:00Z"/>
              </w:rPr>
            </w:pPr>
            <w:ins w:id="314" w:author="Claude" w:date="2026-09-29T00:00:00Z">
              <w:r>
                <w:rPr>
                  <w:rFonts w:ascii="Calibri" w:hAnsi="Calibri" w:cs="Calibri"/>
                  <w:sz w:val="18"/>
                  <w:szCs w:val="18"/>
                </w:rPr>
                <w:t>450</w:t>
              </w:r>
            </w:ins>
          </w:p>
        </w:tc>
        <w:tc>
          <w:tcPr>
            <w:tcW w:w="1025" w:type="dxa"/>
          </w:tcPr>
          <w:p w14:paraId="07467F0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5" w:author="Claude" w:date="2026-09-29T00:00:00Z"/>
              </w:rPr>
            </w:pPr>
            <w:ins w:id="316" w:author="Claude" w:date="2026-09-29T00:00:00Z">
              <w:r>
                <w:rPr>
                  <w:rFonts w:ascii="Calibri" w:hAnsi="Calibri" w:cs="Calibri"/>
                  <w:sz w:val="18"/>
                  <w:szCs w:val="18"/>
                </w:rPr>
                <w:t>infeasible</w:t>
              </w:r>
            </w:ins>
          </w:p>
        </w:tc>
        <w:tc>
          <w:tcPr>
            <w:tcW w:w="1025" w:type="dxa"/>
          </w:tcPr>
          <w:p w14:paraId="36850BA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7" w:author="Claude" w:date="2026-09-29T00:00:00Z"/>
              </w:rPr>
            </w:pPr>
            <w:ins w:id="318" w:author="Claude" w:date="2026-09-29T00:00:00Z">
              <w:r>
                <w:rPr>
                  <w:rFonts w:ascii="Calibri" w:hAnsi="Calibri" w:cs="Calibri"/>
                  <w:sz w:val="18"/>
                  <w:szCs w:val="18"/>
                </w:rPr>
                <w:t>54.5</w:t>
              </w:r>
            </w:ins>
          </w:p>
        </w:tc>
        <w:tc>
          <w:tcPr>
            <w:tcW w:w="1025" w:type="dxa"/>
          </w:tcPr>
          <w:p w14:paraId="291D287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9" w:author="Claude" w:date="2026-09-29T00:00:00Z"/>
              </w:rPr>
            </w:pPr>
            <w:ins w:id="320" w:author="Claude" w:date="2026-09-29T00:00:00Z">
              <w:r>
                <w:rPr>
                  <w:rFonts w:ascii="Calibri" w:hAnsi="Calibri" w:cs="Calibri"/>
                  <w:sz w:val="18"/>
                  <w:szCs w:val="18"/>
                </w:rPr>
                <w:t>54.8</w:t>
              </w:r>
            </w:ins>
          </w:p>
        </w:tc>
        <w:tc>
          <w:tcPr>
            <w:tcW w:w="1025" w:type="dxa"/>
          </w:tcPr>
          <w:p w14:paraId="5EA711E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1" w:author="Claude" w:date="2026-09-29T00:00:00Z"/>
              </w:rPr>
            </w:pPr>
            <w:ins w:id="322" w:author="Claude" w:date="2026-09-29T00:00:00Z">
              <w:r>
                <w:rPr>
                  <w:rFonts w:ascii="Calibri" w:hAnsi="Calibri" w:cs="Calibri"/>
                  <w:sz w:val="18"/>
                  <w:szCs w:val="18"/>
                </w:rPr>
                <w:t>55.0</w:t>
              </w:r>
            </w:ins>
          </w:p>
        </w:tc>
        <w:tc>
          <w:tcPr>
            <w:tcW w:w="1025" w:type="dxa"/>
          </w:tcPr>
          <w:p w14:paraId="4A67E57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3" w:author="Claude" w:date="2026-09-29T00:00:00Z"/>
              </w:rPr>
            </w:pPr>
            <w:ins w:id="324" w:author="Claude" w:date="2026-09-29T00:00:00Z">
              <w:r>
                <w:rPr>
                  <w:rFonts w:ascii="Calibri" w:hAnsi="Calibri" w:cs="Calibri"/>
                  <w:sz w:val="18"/>
                  <w:szCs w:val="18"/>
                </w:rPr>
                <w:t>55.1</w:t>
              </w:r>
            </w:ins>
          </w:p>
        </w:tc>
        <w:tc>
          <w:tcPr>
            <w:tcW w:w="1025" w:type="dxa"/>
          </w:tcPr>
          <w:p w14:paraId="0EDA4EA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5" w:author="Claude" w:date="2026-09-29T00:00:00Z"/>
              </w:rPr>
            </w:pPr>
            <w:ins w:id="326" w:author="Claude" w:date="2026-09-29T00:00:00Z">
              <w:r>
                <w:rPr>
                  <w:rFonts w:ascii="Calibri" w:hAnsi="Calibri" w:cs="Calibri"/>
                  <w:sz w:val="18"/>
                  <w:szCs w:val="18"/>
                </w:rPr>
                <w:t>55.4</w:t>
              </w:r>
            </w:ins>
          </w:p>
        </w:tc>
        <w:tc>
          <w:tcPr>
            <w:tcW w:w="1025" w:type="dxa"/>
          </w:tcPr>
          <w:p w14:paraId="68077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7" w:author="Claude" w:date="2026-09-29T00:00:00Z"/>
              </w:rPr>
            </w:pPr>
            <w:ins w:id="328" w:author="Claude" w:date="2026-09-29T00:00:00Z">
              <w:r>
                <w:rPr>
                  <w:rFonts w:ascii="Calibri" w:hAnsi="Calibri" w:cs="Calibri"/>
                  <w:sz w:val="18"/>
                  <w:szCs w:val="18"/>
                </w:rPr>
                <w:t>55.4</w:t>
              </w:r>
            </w:ins>
          </w:p>
        </w:tc>
        <w:tc>
          <w:tcPr>
            <w:tcW w:w="1025" w:type="dxa"/>
          </w:tcPr>
          <w:p w14:paraId="02A8E73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9" w:author="Claude" w:date="2026-09-29T00:00:00Z"/>
              </w:rPr>
            </w:pPr>
            <w:ins w:id="330" w:author="Claude" w:date="2026-09-29T00:00:00Z">
              <w:r>
                <w:rPr>
                  <w:rFonts w:ascii="Calibri" w:hAnsi="Calibri" w:cs="Calibri"/>
                  <w:sz w:val="18"/>
                  <w:szCs w:val="18"/>
                </w:rPr>
                <w:t>55.6</w:t>
              </w:r>
            </w:ins>
          </w:p>
        </w:tc>
      </w:tr>
      <w:tr w:rsidR="00267F12" w14:paraId="576A84AB" w14:textId="77777777" w:rsidTr="00267F12">
        <w:trPr>
          <w:ins w:id="331"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4AEB8C2D" w14:textId="77777777" w:rsidR="00267F12" w:rsidRDefault="00000000">
            <w:pPr>
              <w:bidi w:val="0"/>
              <w:jc w:val="center"/>
              <w:rPr>
                <w:ins w:id="332" w:author="Claude" w:date="2026-09-29T00:00:00Z"/>
              </w:rPr>
            </w:pPr>
            <w:ins w:id="333" w:author="Claude" w:date="2026-09-29T00:00:00Z">
              <w:r>
                <w:rPr>
                  <w:rFonts w:ascii="Calibri" w:hAnsi="Calibri" w:cs="Calibri"/>
                  <w:sz w:val="18"/>
                  <w:szCs w:val="18"/>
                </w:rPr>
                <w:t>500</w:t>
              </w:r>
            </w:ins>
          </w:p>
        </w:tc>
        <w:tc>
          <w:tcPr>
            <w:tcW w:w="1025" w:type="dxa"/>
          </w:tcPr>
          <w:p w14:paraId="496D6B4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4" w:author="Claude" w:date="2026-09-29T00:00:00Z"/>
              </w:rPr>
            </w:pPr>
            <w:ins w:id="335" w:author="Claude" w:date="2026-09-29T00:00:00Z">
              <w:r>
                <w:rPr>
                  <w:rFonts w:ascii="Calibri" w:hAnsi="Calibri" w:cs="Calibri"/>
                  <w:sz w:val="18"/>
                  <w:szCs w:val="18"/>
                </w:rPr>
                <w:t>59.4</w:t>
              </w:r>
            </w:ins>
          </w:p>
        </w:tc>
        <w:tc>
          <w:tcPr>
            <w:tcW w:w="1025" w:type="dxa"/>
          </w:tcPr>
          <w:p w14:paraId="05B9168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6" w:author="Claude" w:date="2026-09-29T00:00:00Z"/>
              </w:rPr>
            </w:pPr>
            <w:ins w:id="337" w:author="Claude" w:date="2026-09-29T00:00:00Z">
              <w:r>
                <w:rPr>
                  <w:rFonts w:ascii="Calibri" w:hAnsi="Calibri" w:cs="Calibri"/>
                  <w:sz w:val="18"/>
                  <w:szCs w:val="18"/>
                </w:rPr>
                <w:t>59.9</w:t>
              </w:r>
            </w:ins>
          </w:p>
        </w:tc>
        <w:tc>
          <w:tcPr>
            <w:tcW w:w="1025" w:type="dxa"/>
          </w:tcPr>
          <w:p w14:paraId="28A0FD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8" w:author="Claude" w:date="2026-09-29T00:00:00Z"/>
              </w:rPr>
            </w:pPr>
            <w:ins w:id="339" w:author="Claude" w:date="2026-09-29T00:00:00Z">
              <w:r>
                <w:rPr>
                  <w:rFonts w:ascii="Calibri" w:hAnsi="Calibri" w:cs="Calibri"/>
                  <w:sz w:val="18"/>
                  <w:szCs w:val="18"/>
                </w:rPr>
                <w:t>60.1</w:t>
              </w:r>
            </w:ins>
          </w:p>
        </w:tc>
        <w:tc>
          <w:tcPr>
            <w:tcW w:w="1025" w:type="dxa"/>
          </w:tcPr>
          <w:p w14:paraId="432CB86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0" w:author="Claude" w:date="2026-09-29T00:00:00Z"/>
              </w:rPr>
            </w:pPr>
            <w:ins w:id="341" w:author="Claude" w:date="2026-09-29T00:00:00Z">
              <w:r>
                <w:rPr>
                  <w:rFonts w:ascii="Calibri" w:hAnsi="Calibri" w:cs="Calibri"/>
                  <w:sz w:val="18"/>
                  <w:szCs w:val="18"/>
                </w:rPr>
                <w:t>60.3</w:t>
              </w:r>
            </w:ins>
          </w:p>
        </w:tc>
        <w:tc>
          <w:tcPr>
            <w:tcW w:w="1025" w:type="dxa"/>
          </w:tcPr>
          <w:p w14:paraId="25AB5C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2" w:author="Claude" w:date="2026-09-29T00:00:00Z"/>
              </w:rPr>
            </w:pPr>
            <w:ins w:id="343" w:author="Claude" w:date="2026-09-29T00:00:00Z">
              <w:r>
                <w:rPr>
                  <w:rFonts w:ascii="Calibri" w:hAnsi="Calibri" w:cs="Calibri"/>
                  <w:sz w:val="18"/>
                  <w:szCs w:val="18"/>
                </w:rPr>
                <w:t>60.4</w:t>
              </w:r>
            </w:ins>
          </w:p>
        </w:tc>
        <w:tc>
          <w:tcPr>
            <w:tcW w:w="1025" w:type="dxa"/>
          </w:tcPr>
          <w:p w14:paraId="3A1AAB9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4" w:author="Claude" w:date="2026-09-29T00:00:00Z"/>
              </w:rPr>
            </w:pPr>
            <w:ins w:id="345" w:author="Claude" w:date="2026-09-29T00:00:00Z">
              <w:r>
                <w:rPr>
                  <w:rFonts w:ascii="Calibri" w:hAnsi="Calibri" w:cs="Calibri"/>
                  <w:sz w:val="18"/>
                  <w:szCs w:val="18"/>
                </w:rPr>
                <w:t>60.9</w:t>
              </w:r>
            </w:ins>
          </w:p>
        </w:tc>
        <w:tc>
          <w:tcPr>
            <w:tcW w:w="1025" w:type="dxa"/>
          </w:tcPr>
          <w:p w14:paraId="2C350E8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6" w:author="Claude" w:date="2026-09-29T00:00:00Z"/>
              </w:rPr>
            </w:pPr>
            <w:ins w:id="347" w:author="Claude" w:date="2026-09-29T00:00:00Z">
              <w:r>
                <w:rPr>
                  <w:rFonts w:ascii="Calibri" w:hAnsi="Calibri" w:cs="Calibri"/>
                  <w:sz w:val="18"/>
                  <w:szCs w:val="18"/>
                </w:rPr>
                <w:t>61.0</w:t>
              </w:r>
            </w:ins>
          </w:p>
        </w:tc>
        <w:tc>
          <w:tcPr>
            <w:tcW w:w="1025" w:type="dxa"/>
          </w:tcPr>
          <w:p w14:paraId="0A7C237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8" w:author="Claude" w:date="2026-09-29T00:00:00Z"/>
              </w:rPr>
            </w:pPr>
            <w:ins w:id="349" w:author="Claude" w:date="2026-09-29T00:00:00Z">
              <w:r>
                <w:rPr>
                  <w:rFonts w:ascii="Calibri" w:hAnsi="Calibri" w:cs="Calibri"/>
                  <w:sz w:val="18"/>
                  <w:szCs w:val="18"/>
                </w:rPr>
                <w:t>61.2</w:t>
              </w:r>
            </w:ins>
          </w:p>
        </w:tc>
      </w:tr>
      <w:tr w:rsidR="00267F12" w14:paraId="6CBDBEBC" w14:textId="77777777" w:rsidTr="00267F12">
        <w:trPr>
          <w:ins w:id="350"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2C70838A" w14:textId="77777777" w:rsidR="00267F12" w:rsidRDefault="00000000">
            <w:pPr>
              <w:bidi w:val="0"/>
              <w:jc w:val="center"/>
              <w:rPr>
                <w:ins w:id="351" w:author="Claude" w:date="2026-09-29T00:00:00Z"/>
              </w:rPr>
            </w:pPr>
            <w:ins w:id="352" w:author="Claude" w:date="2026-09-29T00:00:00Z">
              <w:r>
                <w:rPr>
                  <w:rFonts w:ascii="Calibri" w:hAnsi="Calibri" w:cs="Calibri"/>
                  <w:sz w:val="18"/>
                  <w:szCs w:val="18"/>
                </w:rPr>
                <w:t>550</w:t>
              </w:r>
            </w:ins>
          </w:p>
        </w:tc>
        <w:tc>
          <w:tcPr>
            <w:tcW w:w="1025" w:type="dxa"/>
          </w:tcPr>
          <w:p w14:paraId="737322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3" w:author="Claude" w:date="2026-09-29T00:00:00Z"/>
              </w:rPr>
            </w:pPr>
            <w:ins w:id="354" w:author="Claude" w:date="2026-09-29T00:00:00Z">
              <w:r>
                <w:rPr>
                  <w:rFonts w:ascii="Calibri" w:hAnsi="Calibri" w:cs="Calibri"/>
                  <w:sz w:val="18"/>
                  <w:szCs w:val="18"/>
                </w:rPr>
                <w:t>64.8</w:t>
              </w:r>
            </w:ins>
          </w:p>
        </w:tc>
        <w:tc>
          <w:tcPr>
            <w:tcW w:w="1025" w:type="dxa"/>
          </w:tcPr>
          <w:p w14:paraId="230AA18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5" w:author="Claude" w:date="2026-09-29T00:00:00Z"/>
              </w:rPr>
            </w:pPr>
            <w:ins w:id="356" w:author="Claude" w:date="2026-09-29T00:00:00Z">
              <w:r>
                <w:rPr>
                  <w:rFonts w:ascii="Calibri" w:hAnsi="Calibri" w:cs="Calibri"/>
                  <w:sz w:val="18"/>
                  <w:szCs w:val="18"/>
                </w:rPr>
                <w:t>65.2</w:t>
              </w:r>
            </w:ins>
          </w:p>
        </w:tc>
        <w:tc>
          <w:tcPr>
            <w:tcW w:w="1025" w:type="dxa"/>
          </w:tcPr>
          <w:p w14:paraId="69E3CBE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7" w:author="Claude" w:date="2026-09-29T00:00:00Z"/>
              </w:rPr>
            </w:pPr>
            <w:ins w:id="358" w:author="Claude" w:date="2026-09-29T00:00:00Z">
              <w:r>
                <w:rPr>
                  <w:rFonts w:ascii="Calibri" w:hAnsi="Calibri" w:cs="Calibri"/>
                  <w:sz w:val="18"/>
                  <w:szCs w:val="18"/>
                </w:rPr>
                <w:t>65.3</w:t>
              </w:r>
            </w:ins>
          </w:p>
        </w:tc>
        <w:tc>
          <w:tcPr>
            <w:tcW w:w="1025" w:type="dxa"/>
          </w:tcPr>
          <w:p w14:paraId="631138A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9" w:author="Claude" w:date="2026-09-29T00:00:00Z"/>
              </w:rPr>
            </w:pPr>
            <w:ins w:id="360" w:author="Claude" w:date="2026-09-29T00:00:00Z">
              <w:r>
                <w:rPr>
                  <w:rFonts w:ascii="Calibri" w:hAnsi="Calibri" w:cs="Calibri"/>
                  <w:sz w:val="18"/>
                  <w:szCs w:val="18"/>
                </w:rPr>
                <w:t>65.5</w:t>
              </w:r>
            </w:ins>
          </w:p>
        </w:tc>
        <w:tc>
          <w:tcPr>
            <w:tcW w:w="1025" w:type="dxa"/>
          </w:tcPr>
          <w:p w14:paraId="26B818B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1" w:author="Claude" w:date="2026-09-29T00:00:00Z"/>
              </w:rPr>
            </w:pPr>
            <w:ins w:id="362" w:author="Claude" w:date="2026-09-29T00:00:00Z">
              <w:r>
                <w:rPr>
                  <w:rFonts w:ascii="Calibri" w:hAnsi="Calibri" w:cs="Calibri"/>
                  <w:sz w:val="18"/>
                  <w:szCs w:val="18"/>
                </w:rPr>
                <w:t>65.7</w:t>
              </w:r>
            </w:ins>
          </w:p>
        </w:tc>
        <w:tc>
          <w:tcPr>
            <w:tcW w:w="1025" w:type="dxa"/>
          </w:tcPr>
          <w:p w14:paraId="7F9821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3" w:author="Claude" w:date="2026-09-29T00:00:00Z"/>
              </w:rPr>
            </w:pPr>
            <w:ins w:id="364" w:author="Claude" w:date="2026-09-29T00:00:00Z">
              <w:r>
                <w:rPr>
                  <w:rFonts w:ascii="Calibri" w:hAnsi="Calibri" w:cs="Calibri"/>
                  <w:sz w:val="18"/>
                  <w:szCs w:val="18"/>
                </w:rPr>
                <w:t>66.1</w:t>
              </w:r>
            </w:ins>
          </w:p>
        </w:tc>
        <w:tc>
          <w:tcPr>
            <w:tcW w:w="1025" w:type="dxa"/>
          </w:tcPr>
          <w:p w14:paraId="0A5B7DD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5" w:author="Claude" w:date="2026-09-29T00:00:00Z"/>
              </w:rPr>
            </w:pPr>
            <w:ins w:id="366" w:author="Claude" w:date="2026-09-29T00:00:00Z">
              <w:r>
                <w:rPr>
                  <w:rFonts w:ascii="Calibri" w:hAnsi="Calibri" w:cs="Calibri"/>
                  <w:sz w:val="18"/>
                  <w:szCs w:val="18"/>
                </w:rPr>
                <w:t>66.4</w:t>
              </w:r>
            </w:ins>
          </w:p>
        </w:tc>
        <w:tc>
          <w:tcPr>
            <w:tcW w:w="1025" w:type="dxa"/>
          </w:tcPr>
          <w:p w14:paraId="72F644E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7" w:author="Claude" w:date="2026-09-29T00:00:00Z"/>
              </w:rPr>
            </w:pPr>
            <w:ins w:id="368" w:author="Claude" w:date="2026-09-29T00:00:00Z">
              <w:r>
                <w:rPr>
                  <w:rFonts w:ascii="Calibri" w:hAnsi="Calibri" w:cs="Calibri"/>
                  <w:sz w:val="18"/>
                  <w:szCs w:val="18"/>
                </w:rPr>
                <w:t>66.8</w:t>
              </w:r>
            </w:ins>
          </w:p>
        </w:tc>
      </w:tr>
      <w:tr w:rsidR="00267F12" w14:paraId="3748B7AD" w14:textId="77777777" w:rsidTr="00267F12">
        <w:trPr>
          <w:ins w:id="369"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464B1F51" w14:textId="77777777" w:rsidR="00267F12" w:rsidRDefault="00000000">
            <w:pPr>
              <w:bidi w:val="0"/>
              <w:jc w:val="center"/>
              <w:rPr>
                <w:ins w:id="370" w:author="Claude" w:date="2026-09-29T00:00:00Z"/>
              </w:rPr>
            </w:pPr>
            <w:ins w:id="371" w:author="Claude" w:date="2026-09-29T00:00:00Z">
              <w:r>
                <w:rPr>
                  <w:rFonts w:ascii="Calibri" w:hAnsi="Calibri" w:cs="Calibri"/>
                  <w:sz w:val="18"/>
                  <w:szCs w:val="18"/>
                </w:rPr>
                <w:t>600</w:t>
              </w:r>
            </w:ins>
          </w:p>
        </w:tc>
        <w:tc>
          <w:tcPr>
            <w:tcW w:w="1025" w:type="dxa"/>
          </w:tcPr>
          <w:p w14:paraId="4AFD4B5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2" w:author="Claude" w:date="2026-09-29T00:00:00Z"/>
              </w:rPr>
            </w:pPr>
            <w:ins w:id="373" w:author="Claude" w:date="2026-09-29T00:00:00Z">
              <w:r>
                <w:rPr>
                  <w:rFonts w:ascii="Calibri" w:hAnsi="Calibri" w:cs="Calibri"/>
                  <w:sz w:val="18"/>
                  <w:szCs w:val="18"/>
                </w:rPr>
                <w:t>70.0</w:t>
              </w:r>
            </w:ins>
          </w:p>
        </w:tc>
        <w:tc>
          <w:tcPr>
            <w:tcW w:w="1025" w:type="dxa"/>
          </w:tcPr>
          <w:p w14:paraId="7240A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4" w:author="Claude" w:date="2026-09-29T00:00:00Z"/>
              </w:rPr>
            </w:pPr>
            <w:ins w:id="375" w:author="Claude" w:date="2026-09-29T00:00:00Z">
              <w:r>
                <w:rPr>
                  <w:rFonts w:ascii="Calibri" w:hAnsi="Calibri" w:cs="Calibri"/>
                  <w:sz w:val="18"/>
                  <w:szCs w:val="18"/>
                </w:rPr>
                <w:t>70.3</w:t>
              </w:r>
            </w:ins>
          </w:p>
        </w:tc>
        <w:tc>
          <w:tcPr>
            <w:tcW w:w="1025" w:type="dxa"/>
          </w:tcPr>
          <w:p w14:paraId="368F6E1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6" w:author="Claude" w:date="2026-09-29T00:00:00Z"/>
              </w:rPr>
            </w:pPr>
            <w:ins w:id="377" w:author="Claude" w:date="2026-09-29T00:00:00Z">
              <w:r>
                <w:rPr>
                  <w:rFonts w:ascii="Calibri" w:hAnsi="Calibri" w:cs="Calibri"/>
                  <w:sz w:val="18"/>
                  <w:szCs w:val="18"/>
                </w:rPr>
                <w:t>70.4</w:t>
              </w:r>
            </w:ins>
          </w:p>
        </w:tc>
        <w:tc>
          <w:tcPr>
            <w:tcW w:w="1025" w:type="dxa"/>
          </w:tcPr>
          <w:p w14:paraId="377EFB0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8" w:author="Claude" w:date="2026-09-29T00:00:00Z"/>
              </w:rPr>
            </w:pPr>
            <w:ins w:id="379" w:author="Claude" w:date="2026-09-29T00:00:00Z">
              <w:r>
                <w:rPr>
                  <w:rFonts w:ascii="Calibri" w:hAnsi="Calibri" w:cs="Calibri"/>
                  <w:sz w:val="18"/>
                  <w:szCs w:val="18"/>
                </w:rPr>
                <w:t>70.6</w:t>
              </w:r>
            </w:ins>
          </w:p>
        </w:tc>
        <w:tc>
          <w:tcPr>
            <w:tcW w:w="1025" w:type="dxa"/>
          </w:tcPr>
          <w:p w14:paraId="1D7084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0" w:author="Claude" w:date="2026-09-29T00:00:00Z"/>
              </w:rPr>
            </w:pPr>
            <w:ins w:id="381" w:author="Claude" w:date="2026-09-29T00:00:00Z">
              <w:r>
                <w:rPr>
                  <w:rFonts w:ascii="Calibri" w:hAnsi="Calibri" w:cs="Calibri"/>
                  <w:sz w:val="18"/>
                  <w:szCs w:val="18"/>
                </w:rPr>
                <w:t>70.7</w:t>
              </w:r>
            </w:ins>
          </w:p>
        </w:tc>
        <w:tc>
          <w:tcPr>
            <w:tcW w:w="1025" w:type="dxa"/>
          </w:tcPr>
          <w:p w14:paraId="009F7C0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2" w:author="Claude" w:date="2026-09-29T00:00:00Z"/>
              </w:rPr>
            </w:pPr>
            <w:ins w:id="383" w:author="Claude" w:date="2026-09-29T00:00:00Z">
              <w:r>
                <w:rPr>
                  <w:rFonts w:ascii="Calibri" w:hAnsi="Calibri" w:cs="Calibri"/>
                  <w:sz w:val="18"/>
                  <w:szCs w:val="18"/>
                </w:rPr>
                <w:t>71.1</w:t>
              </w:r>
            </w:ins>
          </w:p>
        </w:tc>
        <w:tc>
          <w:tcPr>
            <w:tcW w:w="1025" w:type="dxa"/>
          </w:tcPr>
          <w:p w14:paraId="0164F5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4" w:author="Claude" w:date="2026-09-29T00:00:00Z"/>
              </w:rPr>
            </w:pPr>
            <w:ins w:id="385" w:author="Claude" w:date="2026-09-29T00:00:00Z">
              <w:r>
                <w:rPr>
                  <w:rFonts w:ascii="Calibri" w:hAnsi="Calibri" w:cs="Calibri"/>
                  <w:sz w:val="18"/>
                  <w:szCs w:val="18"/>
                </w:rPr>
                <w:t>71.6</w:t>
              </w:r>
            </w:ins>
          </w:p>
        </w:tc>
        <w:tc>
          <w:tcPr>
            <w:tcW w:w="1025" w:type="dxa"/>
          </w:tcPr>
          <w:p w14:paraId="193C3E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6" w:author="Claude" w:date="2026-09-29T00:00:00Z"/>
              </w:rPr>
            </w:pPr>
            <w:ins w:id="387" w:author="Claude" w:date="2026-09-29T00:00:00Z">
              <w:r>
                <w:rPr>
                  <w:rFonts w:ascii="Calibri" w:hAnsi="Calibri" w:cs="Calibri"/>
                  <w:sz w:val="18"/>
                  <w:szCs w:val="18"/>
                </w:rPr>
                <w:t>71.9</w:t>
              </w:r>
            </w:ins>
          </w:p>
        </w:tc>
      </w:tr>
      <w:tr w:rsidR="00267F12" w14:paraId="1268D444" w14:textId="77777777" w:rsidTr="00267F12">
        <w:trPr>
          <w:ins w:id="388"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BBB3189" w14:textId="77777777" w:rsidR="00267F12" w:rsidRDefault="00000000">
            <w:pPr>
              <w:bidi w:val="0"/>
              <w:jc w:val="center"/>
              <w:rPr>
                <w:ins w:id="389" w:author="Claude" w:date="2026-09-29T00:00:00Z"/>
              </w:rPr>
            </w:pPr>
            <w:ins w:id="390" w:author="Claude" w:date="2026-09-29T00:00:00Z">
              <w:r>
                <w:rPr>
                  <w:rFonts w:ascii="Calibri" w:hAnsi="Calibri" w:cs="Calibri"/>
                  <w:sz w:val="18"/>
                  <w:szCs w:val="18"/>
                </w:rPr>
                <w:t>650</w:t>
              </w:r>
            </w:ins>
          </w:p>
        </w:tc>
        <w:tc>
          <w:tcPr>
            <w:tcW w:w="1025" w:type="dxa"/>
          </w:tcPr>
          <w:p w14:paraId="57685A7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1" w:author="Claude" w:date="2026-09-29T00:00:00Z"/>
              </w:rPr>
            </w:pPr>
            <w:ins w:id="392" w:author="Claude" w:date="2026-09-29T00:00:00Z">
              <w:r>
                <w:rPr>
                  <w:rFonts w:ascii="Calibri" w:hAnsi="Calibri" w:cs="Calibri"/>
                  <w:sz w:val="18"/>
                  <w:szCs w:val="18"/>
                </w:rPr>
                <w:t>74.8</w:t>
              </w:r>
            </w:ins>
          </w:p>
        </w:tc>
        <w:tc>
          <w:tcPr>
            <w:tcW w:w="1025" w:type="dxa"/>
          </w:tcPr>
          <w:p w14:paraId="59627CB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3" w:author="Claude" w:date="2026-09-29T00:00:00Z"/>
              </w:rPr>
            </w:pPr>
            <w:ins w:id="394" w:author="Claude" w:date="2026-09-29T00:00:00Z">
              <w:r>
                <w:rPr>
                  <w:rFonts w:ascii="Calibri" w:hAnsi="Calibri" w:cs="Calibri"/>
                  <w:sz w:val="18"/>
                  <w:szCs w:val="18"/>
                </w:rPr>
                <w:t>75.1</w:t>
              </w:r>
            </w:ins>
          </w:p>
        </w:tc>
        <w:tc>
          <w:tcPr>
            <w:tcW w:w="1025" w:type="dxa"/>
          </w:tcPr>
          <w:p w14:paraId="32564B6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5" w:author="Claude" w:date="2026-09-29T00:00:00Z"/>
              </w:rPr>
            </w:pPr>
            <w:ins w:id="396" w:author="Claude" w:date="2026-09-29T00:00:00Z">
              <w:r>
                <w:rPr>
                  <w:rFonts w:ascii="Calibri" w:hAnsi="Calibri" w:cs="Calibri"/>
                  <w:sz w:val="18"/>
                  <w:szCs w:val="18"/>
                </w:rPr>
                <w:t>75.3</w:t>
              </w:r>
            </w:ins>
          </w:p>
        </w:tc>
        <w:tc>
          <w:tcPr>
            <w:tcW w:w="1025" w:type="dxa"/>
          </w:tcPr>
          <w:p w14:paraId="33974B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7" w:author="Claude" w:date="2026-09-29T00:00:00Z"/>
              </w:rPr>
            </w:pPr>
            <w:ins w:id="398" w:author="Claude" w:date="2026-09-29T00:00:00Z">
              <w:r>
                <w:rPr>
                  <w:rFonts w:ascii="Calibri" w:hAnsi="Calibri" w:cs="Calibri"/>
                  <w:sz w:val="18"/>
                  <w:szCs w:val="18"/>
                </w:rPr>
                <w:t>75.4</w:t>
              </w:r>
            </w:ins>
          </w:p>
        </w:tc>
        <w:tc>
          <w:tcPr>
            <w:tcW w:w="1025" w:type="dxa"/>
          </w:tcPr>
          <w:p w14:paraId="4E2F46E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9" w:author="Claude" w:date="2026-09-29T00:00:00Z"/>
              </w:rPr>
            </w:pPr>
            <w:ins w:id="400" w:author="Claude" w:date="2026-09-29T00:00:00Z">
              <w:r>
                <w:rPr>
                  <w:rFonts w:ascii="Calibri" w:hAnsi="Calibri" w:cs="Calibri"/>
                  <w:sz w:val="18"/>
                  <w:szCs w:val="18"/>
                </w:rPr>
                <w:t>75.5</w:t>
              </w:r>
            </w:ins>
          </w:p>
        </w:tc>
        <w:tc>
          <w:tcPr>
            <w:tcW w:w="1025" w:type="dxa"/>
          </w:tcPr>
          <w:p w14:paraId="06C08F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1" w:author="Claude" w:date="2026-09-29T00:00:00Z"/>
              </w:rPr>
            </w:pPr>
            <w:ins w:id="402" w:author="Claude" w:date="2026-09-29T00:00:00Z">
              <w:r>
                <w:rPr>
                  <w:rFonts w:ascii="Calibri" w:hAnsi="Calibri" w:cs="Calibri"/>
                  <w:sz w:val="18"/>
                  <w:szCs w:val="18"/>
                </w:rPr>
                <w:t>75.8</w:t>
              </w:r>
            </w:ins>
          </w:p>
        </w:tc>
        <w:tc>
          <w:tcPr>
            <w:tcW w:w="1025" w:type="dxa"/>
          </w:tcPr>
          <w:p w14:paraId="24556FD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3" w:author="Claude" w:date="2026-09-29T00:00:00Z"/>
              </w:rPr>
            </w:pPr>
            <w:ins w:id="404" w:author="Claude" w:date="2026-09-29T00:00:00Z">
              <w:r>
                <w:rPr>
                  <w:rFonts w:ascii="Calibri" w:hAnsi="Calibri" w:cs="Calibri"/>
                  <w:sz w:val="18"/>
                  <w:szCs w:val="18"/>
                </w:rPr>
                <w:t>76.3</w:t>
              </w:r>
            </w:ins>
          </w:p>
        </w:tc>
        <w:tc>
          <w:tcPr>
            <w:tcW w:w="1025" w:type="dxa"/>
          </w:tcPr>
          <w:p w14:paraId="7CB04C3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5" w:author="Claude" w:date="2026-09-29T00:00:00Z"/>
              </w:rPr>
            </w:pPr>
            <w:ins w:id="406" w:author="Claude" w:date="2026-09-29T00:00:00Z">
              <w:r>
                <w:rPr>
                  <w:rFonts w:ascii="Calibri" w:hAnsi="Calibri" w:cs="Calibri"/>
                  <w:sz w:val="18"/>
                  <w:szCs w:val="18"/>
                </w:rPr>
                <w:t>76.9</w:t>
              </w:r>
            </w:ins>
          </w:p>
        </w:tc>
      </w:tr>
      <w:tr w:rsidR="00267F12" w14:paraId="6B155785" w14:textId="77777777" w:rsidTr="00267F12">
        <w:trPr>
          <w:ins w:id="407"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5AA3F8F6" w14:textId="77777777" w:rsidR="00267F12" w:rsidRDefault="00000000">
            <w:pPr>
              <w:bidi w:val="0"/>
              <w:jc w:val="center"/>
              <w:rPr>
                <w:ins w:id="408" w:author="Claude" w:date="2026-09-29T00:00:00Z"/>
              </w:rPr>
            </w:pPr>
            <w:ins w:id="409" w:author="Claude" w:date="2026-09-29T00:00:00Z">
              <w:r>
                <w:rPr>
                  <w:rFonts w:ascii="Calibri" w:hAnsi="Calibri" w:cs="Calibri"/>
                  <w:sz w:val="18"/>
                  <w:szCs w:val="18"/>
                </w:rPr>
                <w:t>700</w:t>
              </w:r>
            </w:ins>
          </w:p>
        </w:tc>
        <w:tc>
          <w:tcPr>
            <w:tcW w:w="1025" w:type="dxa"/>
          </w:tcPr>
          <w:p w14:paraId="5F92E16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0" w:author="Claude" w:date="2026-09-29T00:00:00Z"/>
              </w:rPr>
            </w:pPr>
            <w:ins w:id="411" w:author="Claude" w:date="2026-09-29T00:00:00Z">
              <w:r>
                <w:rPr>
                  <w:rFonts w:ascii="Calibri" w:hAnsi="Calibri" w:cs="Calibri"/>
                  <w:sz w:val="18"/>
                  <w:szCs w:val="18"/>
                </w:rPr>
                <w:t>79.2</w:t>
              </w:r>
            </w:ins>
          </w:p>
        </w:tc>
        <w:tc>
          <w:tcPr>
            <w:tcW w:w="1025" w:type="dxa"/>
          </w:tcPr>
          <w:p w14:paraId="20DE768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2" w:author="Claude" w:date="2026-09-29T00:00:00Z"/>
              </w:rPr>
            </w:pPr>
            <w:ins w:id="413" w:author="Claude" w:date="2026-09-29T00:00:00Z">
              <w:r>
                <w:rPr>
                  <w:rFonts w:ascii="Calibri" w:hAnsi="Calibri" w:cs="Calibri"/>
                  <w:sz w:val="18"/>
                  <w:szCs w:val="18"/>
                </w:rPr>
                <w:t>79.6</w:t>
              </w:r>
            </w:ins>
          </w:p>
        </w:tc>
        <w:tc>
          <w:tcPr>
            <w:tcW w:w="1025" w:type="dxa"/>
          </w:tcPr>
          <w:p w14:paraId="1174E1E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4" w:author="Claude" w:date="2026-09-29T00:00:00Z"/>
              </w:rPr>
            </w:pPr>
            <w:ins w:id="415" w:author="Claude" w:date="2026-09-29T00:00:00Z">
              <w:r>
                <w:rPr>
                  <w:rFonts w:ascii="Calibri" w:hAnsi="Calibri" w:cs="Calibri"/>
                  <w:sz w:val="18"/>
                  <w:szCs w:val="18"/>
                </w:rPr>
                <w:t>79.7</w:t>
              </w:r>
            </w:ins>
          </w:p>
        </w:tc>
        <w:tc>
          <w:tcPr>
            <w:tcW w:w="1025" w:type="dxa"/>
          </w:tcPr>
          <w:p w14:paraId="4C0BD0E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6" w:author="Claude" w:date="2026-09-29T00:00:00Z"/>
              </w:rPr>
            </w:pPr>
            <w:ins w:id="417" w:author="Claude" w:date="2026-09-29T00:00:00Z">
              <w:r>
                <w:rPr>
                  <w:rFonts w:ascii="Calibri" w:hAnsi="Calibri" w:cs="Calibri"/>
                  <w:sz w:val="18"/>
                  <w:szCs w:val="18"/>
                </w:rPr>
                <w:t>79.9</w:t>
              </w:r>
            </w:ins>
          </w:p>
        </w:tc>
        <w:tc>
          <w:tcPr>
            <w:tcW w:w="1025" w:type="dxa"/>
          </w:tcPr>
          <w:p w14:paraId="7C5A3A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8" w:author="Claude" w:date="2026-09-29T00:00:00Z"/>
              </w:rPr>
            </w:pPr>
            <w:ins w:id="419" w:author="Claude" w:date="2026-09-29T00:00:00Z">
              <w:r>
                <w:rPr>
                  <w:rFonts w:ascii="Calibri" w:hAnsi="Calibri" w:cs="Calibri"/>
                  <w:sz w:val="18"/>
                  <w:szCs w:val="18"/>
                </w:rPr>
                <w:t>80.0</w:t>
              </w:r>
            </w:ins>
          </w:p>
        </w:tc>
        <w:tc>
          <w:tcPr>
            <w:tcW w:w="1025" w:type="dxa"/>
          </w:tcPr>
          <w:p w14:paraId="2C88375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0" w:author="Claude" w:date="2026-09-29T00:00:00Z"/>
              </w:rPr>
            </w:pPr>
            <w:ins w:id="421" w:author="Claude" w:date="2026-09-29T00:00:00Z">
              <w:r>
                <w:rPr>
                  <w:rFonts w:ascii="Calibri" w:hAnsi="Calibri" w:cs="Calibri"/>
                  <w:sz w:val="18"/>
                  <w:szCs w:val="18"/>
                </w:rPr>
                <w:t>80.2</w:t>
              </w:r>
            </w:ins>
          </w:p>
        </w:tc>
        <w:tc>
          <w:tcPr>
            <w:tcW w:w="1025" w:type="dxa"/>
          </w:tcPr>
          <w:p w14:paraId="00BFBA0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2" w:author="Claude" w:date="2026-09-29T00:00:00Z"/>
              </w:rPr>
            </w:pPr>
            <w:ins w:id="423" w:author="Claude" w:date="2026-09-29T00:00:00Z">
              <w:r>
                <w:rPr>
                  <w:rFonts w:ascii="Calibri" w:hAnsi="Calibri" w:cs="Calibri"/>
                  <w:sz w:val="18"/>
                  <w:szCs w:val="18"/>
                </w:rPr>
                <w:t>80.8</w:t>
              </w:r>
            </w:ins>
          </w:p>
        </w:tc>
        <w:tc>
          <w:tcPr>
            <w:tcW w:w="1025" w:type="dxa"/>
          </w:tcPr>
          <w:p w14:paraId="56508BF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4" w:author="Claude" w:date="2026-09-29T00:00:00Z"/>
              </w:rPr>
            </w:pPr>
            <w:ins w:id="425" w:author="Claude" w:date="2026-09-29T00:00:00Z">
              <w:r>
                <w:rPr>
                  <w:rFonts w:ascii="Calibri" w:hAnsi="Calibri" w:cs="Calibri"/>
                  <w:sz w:val="18"/>
                  <w:szCs w:val="18"/>
                </w:rPr>
                <w:t>81.5</w:t>
              </w:r>
            </w:ins>
          </w:p>
        </w:tc>
      </w:tr>
      <w:tr w:rsidR="00267F12" w14:paraId="3BD58CA4" w14:textId="77777777" w:rsidTr="00267F12">
        <w:trPr>
          <w:ins w:id="426"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2CCB6CBF" w14:textId="77777777" w:rsidR="00267F12" w:rsidRDefault="00000000">
            <w:pPr>
              <w:bidi w:val="0"/>
              <w:jc w:val="center"/>
              <w:rPr>
                <w:ins w:id="427" w:author="Claude" w:date="2026-09-29T00:00:00Z"/>
              </w:rPr>
            </w:pPr>
            <w:ins w:id="428" w:author="Claude" w:date="2026-09-29T00:00:00Z">
              <w:r>
                <w:rPr>
                  <w:rFonts w:ascii="Calibri" w:hAnsi="Calibri" w:cs="Calibri"/>
                  <w:sz w:val="18"/>
                  <w:szCs w:val="18"/>
                </w:rPr>
                <w:t>750</w:t>
              </w:r>
            </w:ins>
          </w:p>
        </w:tc>
        <w:tc>
          <w:tcPr>
            <w:tcW w:w="1025" w:type="dxa"/>
          </w:tcPr>
          <w:p w14:paraId="1317B6B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9" w:author="Claude" w:date="2026-09-29T00:00:00Z"/>
              </w:rPr>
            </w:pPr>
            <w:ins w:id="430" w:author="Claude" w:date="2026-09-29T00:00:00Z">
              <w:r>
                <w:rPr>
                  <w:rFonts w:ascii="Calibri" w:hAnsi="Calibri" w:cs="Calibri"/>
                  <w:sz w:val="18"/>
                  <w:szCs w:val="18"/>
                </w:rPr>
                <w:t>83.2</w:t>
              </w:r>
            </w:ins>
          </w:p>
        </w:tc>
        <w:tc>
          <w:tcPr>
            <w:tcW w:w="1025" w:type="dxa"/>
          </w:tcPr>
          <w:p w14:paraId="0FC9C12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1" w:author="Claude" w:date="2026-09-29T00:00:00Z"/>
              </w:rPr>
            </w:pPr>
            <w:ins w:id="432" w:author="Claude" w:date="2026-09-29T00:00:00Z">
              <w:r>
                <w:rPr>
                  <w:rFonts w:ascii="Calibri" w:hAnsi="Calibri" w:cs="Calibri"/>
                  <w:sz w:val="18"/>
                  <w:szCs w:val="18"/>
                </w:rPr>
                <w:t>83.6</w:t>
              </w:r>
            </w:ins>
          </w:p>
        </w:tc>
        <w:tc>
          <w:tcPr>
            <w:tcW w:w="1025" w:type="dxa"/>
          </w:tcPr>
          <w:p w14:paraId="4A03EF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3" w:author="Claude" w:date="2026-09-29T00:00:00Z"/>
              </w:rPr>
            </w:pPr>
            <w:ins w:id="434" w:author="Claude" w:date="2026-09-29T00:00:00Z">
              <w:r>
                <w:rPr>
                  <w:rFonts w:ascii="Calibri" w:hAnsi="Calibri" w:cs="Calibri"/>
                  <w:sz w:val="18"/>
                  <w:szCs w:val="18"/>
                </w:rPr>
                <w:t>83.8</w:t>
              </w:r>
            </w:ins>
          </w:p>
        </w:tc>
        <w:tc>
          <w:tcPr>
            <w:tcW w:w="1025" w:type="dxa"/>
          </w:tcPr>
          <w:p w14:paraId="13FD59C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5" w:author="Claude" w:date="2026-09-29T00:00:00Z"/>
              </w:rPr>
            </w:pPr>
            <w:ins w:id="436" w:author="Claude" w:date="2026-09-29T00:00:00Z">
              <w:r>
                <w:rPr>
                  <w:rFonts w:ascii="Calibri" w:hAnsi="Calibri" w:cs="Calibri"/>
                  <w:sz w:val="18"/>
                  <w:szCs w:val="18"/>
                </w:rPr>
                <w:t>84.0</w:t>
              </w:r>
            </w:ins>
          </w:p>
        </w:tc>
        <w:tc>
          <w:tcPr>
            <w:tcW w:w="1025" w:type="dxa"/>
          </w:tcPr>
          <w:p w14:paraId="796A6C6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7" w:author="Claude" w:date="2026-09-29T00:00:00Z"/>
              </w:rPr>
            </w:pPr>
            <w:ins w:id="438" w:author="Claude" w:date="2026-09-29T00:00:00Z">
              <w:r>
                <w:rPr>
                  <w:rFonts w:ascii="Calibri" w:hAnsi="Calibri" w:cs="Calibri"/>
                  <w:sz w:val="18"/>
                  <w:szCs w:val="18"/>
                </w:rPr>
                <w:t>84.2</w:t>
              </w:r>
            </w:ins>
          </w:p>
        </w:tc>
        <w:tc>
          <w:tcPr>
            <w:tcW w:w="1025" w:type="dxa"/>
          </w:tcPr>
          <w:p w14:paraId="02CE8DD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9" w:author="Claude" w:date="2026-09-29T00:00:00Z"/>
              </w:rPr>
            </w:pPr>
            <w:ins w:id="440" w:author="Claude" w:date="2026-09-29T00:00:00Z">
              <w:r>
                <w:rPr>
                  <w:rFonts w:ascii="Calibri" w:hAnsi="Calibri" w:cs="Calibri"/>
                  <w:sz w:val="18"/>
                  <w:szCs w:val="18"/>
                </w:rPr>
                <w:t>84.4</w:t>
              </w:r>
            </w:ins>
          </w:p>
        </w:tc>
        <w:tc>
          <w:tcPr>
            <w:tcW w:w="1025" w:type="dxa"/>
          </w:tcPr>
          <w:p w14:paraId="4923DE2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1" w:author="Claude" w:date="2026-09-29T00:00:00Z"/>
              </w:rPr>
            </w:pPr>
            <w:ins w:id="442" w:author="Claude" w:date="2026-09-29T00:00:00Z">
              <w:r>
                <w:rPr>
                  <w:rFonts w:ascii="Calibri" w:hAnsi="Calibri" w:cs="Calibri"/>
                  <w:sz w:val="18"/>
                  <w:szCs w:val="18"/>
                </w:rPr>
                <w:t>85.1</w:t>
              </w:r>
            </w:ins>
          </w:p>
        </w:tc>
        <w:tc>
          <w:tcPr>
            <w:tcW w:w="1025" w:type="dxa"/>
          </w:tcPr>
          <w:p w14:paraId="000E336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3" w:author="Claude" w:date="2026-09-29T00:00:00Z"/>
              </w:rPr>
            </w:pPr>
            <w:ins w:id="444" w:author="Claude" w:date="2026-09-29T00:00:00Z">
              <w:r>
                <w:rPr>
                  <w:rFonts w:ascii="Calibri" w:hAnsi="Calibri" w:cs="Calibri"/>
                  <w:sz w:val="18"/>
                  <w:szCs w:val="18"/>
                </w:rPr>
                <w:t>85.7</w:t>
              </w:r>
            </w:ins>
          </w:p>
        </w:tc>
      </w:tr>
      <w:tr w:rsidR="00267F12" w14:paraId="2C2A9F66" w14:textId="77777777" w:rsidTr="00267F12">
        <w:trPr>
          <w:ins w:id="445"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A815436" w14:textId="77777777" w:rsidR="00267F12" w:rsidRDefault="00000000">
            <w:pPr>
              <w:bidi w:val="0"/>
              <w:jc w:val="center"/>
              <w:rPr>
                <w:ins w:id="446" w:author="Claude" w:date="2026-09-29T00:00:00Z"/>
              </w:rPr>
            </w:pPr>
            <w:ins w:id="447" w:author="Claude" w:date="2026-09-29T00:00:00Z">
              <w:r>
                <w:rPr>
                  <w:rFonts w:ascii="Calibri" w:hAnsi="Calibri" w:cs="Calibri"/>
                  <w:sz w:val="18"/>
                  <w:szCs w:val="18"/>
                </w:rPr>
                <w:t>800</w:t>
              </w:r>
            </w:ins>
          </w:p>
        </w:tc>
        <w:tc>
          <w:tcPr>
            <w:tcW w:w="1025" w:type="dxa"/>
          </w:tcPr>
          <w:p w14:paraId="1E885A8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8" w:author="Claude" w:date="2026-09-29T00:00:00Z"/>
              </w:rPr>
            </w:pPr>
            <w:ins w:id="449" w:author="Claude" w:date="2026-09-29T00:00:00Z">
              <w:r>
                <w:rPr>
                  <w:rFonts w:ascii="Calibri" w:hAnsi="Calibri" w:cs="Calibri"/>
                  <w:sz w:val="18"/>
                  <w:szCs w:val="18"/>
                </w:rPr>
                <w:t>85.3</w:t>
              </w:r>
            </w:ins>
          </w:p>
        </w:tc>
        <w:tc>
          <w:tcPr>
            <w:tcW w:w="1025" w:type="dxa"/>
          </w:tcPr>
          <w:p w14:paraId="7006E99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0" w:author="Claude" w:date="2026-09-29T00:00:00Z"/>
              </w:rPr>
            </w:pPr>
            <w:ins w:id="451" w:author="Claude" w:date="2026-09-29T00:00:00Z">
              <w:r>
                <w:rPr>
                  <w:rFonts w:ascii="Calibri" w:hAnsi="Calibri" w:cs="Calibri"/>
                  <w:sz w:val="18"/>
                  <w:szCs w:val="18"/>
                </w:rPr>
                <w:t>87.1</w:t>
              </w:r>
            </w:ins>
          </w:p>
        </w:tc>
        <w:tc>
          <w:tcPr>
            <w:tcW w:w="1025" w:type="dxa"/>
          </w:tcPr>
          <w:p w14:paraId="543CA7F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2" w:author="Claude" w:date="2026-09-29T00:00:00Z"/>
              </w:rPr>
            </w:pPr>
            <w:ins w:id="453" w:author="Claude" w:date="2026-09-29T00:00:00Z">
              <w:r>
                <w:rPr>
                  <w:rFonts w:ascii="Calibri" w:hAnsi="Calibri" w:cs="Calibri"/>
                  <w:sz w:val="18"/>
                  <w:szCs w:val="18"/>
                </w:rPr>
                <w:t>87.3</w:t>
              </w:r>
            </w:ins>
          </w:p>
        </w:tc>
        <w:tc>
          <w:tcPr>
            <w:tcW w:w="1025" w:type="dxa"/>
          </w:tcPr>
          <w:p w14:paraId="3605763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4" w:author="Claude" w:date="2026-09-29T00:00:00Z"/>
              </w:rPr>
            </w:pPr>
            <w:ins w:id="455" w:author="Claude" w:date="2026-09-29T00:00:00Z">
              <w:r>
                <w:rPr>
                  <w:rFonts w:ascii="Calibri" w:hAnsi="Calibri" w:cs="Calibri"/>
                  <w:sz w:val="18"/>
                  <w:szCs w:val="18"/>
                </w:rPr>
                <w:t>87.6</w:t>
              </w:r>
            </w:ins>
          </w:p>
        </w:tc>
        <w:tc>
          <w:tcPr>
            <w:tcW w:w="1025" w:type="dxa"/>
          </w:tcPr>
          <w:p w14:paraId="0A96007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6" w:author="Claude" w:date="2026-09-29T00:00:00Z"/>
              </w:rPr>
            </w:pPr>
            <w:ins w:id="457" w:author="Claude" w:date="2026-09-29T00:00:00Z">
              <w:r>
                <w:rPr>
                  <w:rFonts w:ascii="Calibri" w:hAnsi="Calibri" w:cs="Calibri"/>
                  <w:sz w:val="18"/>
                  <w:szCs w:val="18"/>
                </w:rPr>
                <w:t>87.7</w:t>
              </w:r>
            </w:ins>
          </w:p>
        </w:tc>
        <w:tc>
          <w:tcPr>
            <w:tcW w:w="1025" w:type="dxa"/>
          </w:tcPr>
          <w:p w14:paraId="379D9EB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8" w:author="Claude" w:date="2026-09-29T00:00:00Z"/>
              </w:rPr>
            </w:pPr>
            <w:ins w:id="459" w:author="Claude" w:date="2026-09-29T00:00:00Z">
              <w:r>
                <w:rPr>
                  <w:rFonts w:ascii="Calibri" w:hAnsi="Calibri" w:cs="Calibri"/>
                  <w:sz w:val="18"/>
                  <w:szCs w:val="18"/>
                </w:rPr>
                <w:t>88.0</w:t>
              </w:r>
            </w:ins>
          </w:p>
        </w:tc>
        <w:tc>
          <w:tcPr>
            <w:tcW w:w="1025" w:type="dxa"/>
          </w:tcPr>
          <w:p w14:paraId="34DDB9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0" w:author="Claude" w:date="2026-09-29T00:00:00Z"/>
              </w:rPr>
            </w:pPr>
            <w:ins w:id="461" w:author="Claude" w:date="2026-09-29T00:00:00Z">
              <w:r>
                <w:rPr>
                  <w:rFonts w:ascii="Calibri" w:hAnsi="Calibri" w:cs="Calibri"/>
                  <w:sz w:val="18"/>
                  <w:szCs w:val="18"/>
                </w:rPr>
                <w:t>88.6</w:t>
              </w:r>
            </w:ins>
          </w:p>
        </w:tc>
        <w:tc>
          <w:tcPr>
            <w:tcW w:w="1025" w:type="dxa"/>
          </w:tcPr>
          <w:p w14:paraId="39271A5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2" w:author="Claude" w:date="2026-09-29T00:00:00Z"/>
              </w:rPr>
            </w:pPr>
            <w:ins w:id="463" w:author="Claude" w:date="2026-09-29T00:00:00Z">
              <w:r>
                <w:rPr>
                  <w:rFonts w:ascii="Calibri" w:hAnsi="Calibri" w:cs="Calibri"/>
                  <w:sz w:val="18"/>
                  <w:szCs w:val="18"/>
                </w:rPr>
                <w:t>89.2</w:t>
              </w:r>
            </w:ins>
          </w:p>
        </w:tc>
      </w:tr>
      <w:tr w:rsidR="00267F12" w14:paraId="05C3B5A9" w14:textId="77777777" w:rsidTr="00267F12">
        <w:trPr>
          <w:ins w:id="464"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A31E870" w14:textId="77777777" w:rsidR="00267F12" w:rsidRDefault="00000000">
            <w:pPr>
              <w:bidi w:val="0"/>
              <w:jc w:val="center"/>
              <w:rPr>
                <w:ins w:id="465" w:author="Claude" w:date="2026-09-29T00:00:00Z"/>
              </w:rPr>
            </w:pPr>
            <w:ins w:id="466" w:author="Claude" w:date="2026-09-29T00:00:00Z">
              <w:r>
                <w:rPr>
                  <w:rFonts w:ascii="Calibri" w:hAnsi="Calibri" w:cs="Calibri"/>
                  <w:sz w:val="18"/>
                  <w:szCs w:val="18"/>
                </w:rPr>
                <w:t>850</w:t>
              </w:r>
            </w:ins>
          </w:p>
        </w:tc>
        <w:tc>
          <w:tcPr>
            <w:tcW w:w="1025" w:type="dxa"/>
          </w:tcPr>
          <w:p w14:paraId="67AF0F7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7" w:author="Claude" w:date="2026-09-29T00:00:00Z"/>
              </w:rPr>
            </w:pPr>
            <w:ins w:id="468" w:author="Claude" w:date="2026-09-29T00:00:00Z">
              <w:r>
                <w:rPr>
                  <w:rFonts w:ascii="Calibri" w:hAnsi="Calibri" w:cs="Calibri"/>
                  <w:sz w:val="18"/>
                  <w:szCs w:val="18"/>
                </w:rPr>
                <w:t>85.3</w:t>
              </w:r>
            </w:ins>
          </w:p>
        </w:tc>
        <w:tc>
          <w:tcPr>
            <w:tcW w:w="1025" w:type="dxa"/>
          </w:tcPr>
          <w:p w14:paraId="41F12EF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9" w:author="Claude" w:date="2026-09-29T00:00:00Z"/>
              </w:rPr>
            </w:pPr>
            <w:ins w:id="470" w:author="Claude" w:date="2026-09-29T00:00:00Z">
              <w:r>
                <w:rPr>
                  <w:rFonts w:ascii="Calibri" w:hAnsi="Calibri" w:cs="Calibri"/>
                  <w:sz w:val="18"/>
                  <w:szCs w:val="18"/>
                </w:rPr>
                <w:t>89.2</w:t>
              </w:r>
            </w:ins>
          </w:p>
        </w:tc>
        <w:tc>
          <w:tcPr>
            <w:tcW w:w="1025" w:type="dxa"/>
          </w:tcPr>
          <w:p w14:paraId="5CA347F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1" w:author="Claude" w:date="2026-09-29T00:00:00Z"/>
              </w:rPr>
            </w:pPr>
            <w:ins w:id="472" w:author="Claude" w:date="2026-09-29T00:00:00Z">
              <w:r>
                <w:rPr>
                  <w:rFonts w:ascii="Calibri" w:hAnsi="Calibri" w:cs="Calibri"/>
                  <w:sz w:val="18"/>
                  <w:szCs w:val="18"/>
                </w:rPr>
                <w:t>90.2</w:t>
              </w:r>
            </w:ins>
          </w:p>
        </w:tc>
        <w:tc>
          <w:tcPr>
            <w:tcW w:w="1025" w:type="dxa"/>
          </w:tcPr>
          <w:p w14:paraId="7F0CBC3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3" w:author="Claude" w:date="2026-09-29T00:00:00Z"/>
              </w:rPr>
            </w:pPr>
            <w:ins w:id="474" w:author="Claude" w:date="2026-09-29T00:00:00Z">
              <w:r>
                <w:rPr>
                  <w:rFonts w:ascii="Calibri" w:hAnsi="Calibri" w:cs="Calibri"/>
                  <w:sz w:val="18"/>
                  <w:szCs w:val="18"/>
                </w:rPr>
                <w:t>90.5</w:t>
              </w:r>
            </w:ins>
          </w:p>
        </w:tc>
        <w:tc>
          <w:tcPr>
            <w:tcW w:w="1025" w:type="dxa"/>
          </w:tcPr>
          <w:p w14:paraId="269CD8D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5" w:author="Claude" w:date="2026-09-29T00:00:00Z"/>
              </w:rPr>
            </w:pPr>
            <w:ins w:id="476" w:author="Claude" w:date="2026-09-29T00:00:00Z">
              <w:r>
                <w:rPr>
                  <w:rFonts w:ascii="Calibri" w:hAnsi="Calibri" w:cs="Calibri"/>
                  <w:sz w:val="18"/>
                  <w:szCs w:val="18"/>
                </w:rPr>
                <w:t>90.7</w:t>
              </w:r>
            </w:ins>
          </w:p>
        </w:tc>
        <w:tc>
          <w:tcPr>
            <w:tcW w:w="1025" w:type="dxa"/>
          </w:tcPr>
          <w:p w14:paraId="6A3710D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7" w:author="Claude" w:date="2026-09-29T00:00:00Z"/>
              </w:rPr>
            </w:pPr>
            <w:ins w:id="478" w:author="Claude" w:date="2026-09-29T00:00:00Z">
              <w:r>
                <w:rPr>
                  <w:rFonts w:ascii="Calibri" w:hAnsi="Calibri" w:cs="Calibri"/>
                  <w:sz w:val="18"/>
                  <w:szCs w:val="18"/>
                </w:rPr>
                <w:t>90.9</w:t>
              </w:r>
            </w:ins>
          </w:p>
        </w:tc>
        <w:tc>
          <w:tcPr>
            <w:tcW w:w="1025" w:type="dxa"/>
          </w:tcPr>
          <w:p w14:paraId="5D8EAB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9" w:author="Claude" w:date="2026-09-29T00:00:00Z"/>
              </w:rPr>
            </w:pPr>
            <w:ins w:id="480" w:author="Claude" w:date="2026-09-29T00:00:00Z">
              <w:r>
                <w:rPr>
                  <w:rFonts w:ascii="Calibri" w:hAnsi="Calibri" w:cs="Calibri"/>
                  <w:sz w:val="18"/>
                  <w:szCs w:val="18"/>
                </w:rPr>
                <w:t>91.7</w:t>
              </w:r>
            </w:ins>
          </w:p>
        </w:tc>
        <w:tc>
          <w:tcPr>
            <w:tcW w:w="1025" w:type="dxa"/>
          </w:tcPr>
          <w:p w14:paraId="4559169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81" w:author="Claude" w:date="2026-09-29T00:00:00Z"/>
              </w:rPr>
            </w:pPr>
            <w:ins w:id="482" w:author="Claude" w:date="2026-09-29T00:00:00Z">
              <w:r>
                <w:rPr>
                  <w:rFonts w:ascii="Calibri" w:hAnsi="Calibri" w:cs="Calibri"/>
                  <w:sz w:val="18"/>
                  <w:szCs w:val="18"/>
                </w:rPr>
                <w:t>92.3</w:t>
              </w:r>
            </w:ins>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pStyle w:val="Caption"/>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pStyle w:val="Caption"/>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w:t>
      </w:r>
      <w:proofErr w:type="spellStart"/>
      <w:r>
        <w:rPr>
          <w:rFonts w:ascii="Calibri" w:hAnsi="Calibri" w:cs="Calibri"/>
        </w:rPr>
        <w:t>Mekorot</w:t>
      </w:r>
      <w:proofErr w:type="spellEnd"/>
      <w:r>
        <w:rPr>
          <w:rFonts w:ascii="Calibri" w:hAnsi="Calibri" w:cs="Calibri"/>
        </w:rPr>
        <w: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483" w:name="_Toc142292921"/>
      <w:r>
        <w:rPr>
          <w:rFonts w:ascii="Calibri" w:hAnsi="Calibri" w:cs="Calibri"/>
          <w:i/>
          <w:iCs/>
        </w:rPr>
        <w:t>Figure S6: Relationship between water suppliers and consumers</w:t>
      </w:r>
      <w:r>
        <w:rPr>
          <w:rFonts w:ascii="Calibri" w:hAnsi="Calibri" w:cs="Calibri"/>
          <w:i/>
          <w:iCs/>
          <w:rtl/>
        </w:rPr>
        <w:br/>
      </w:r>
    </w:p>
    <w:bookmarkEnd w:id="483"/>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xml:space="preserve">• The amount of water provided by the water </w:t>
      </w:r>
      <w:proofErr w:type="gramStart"/>
      <w:r>
        <w:rPr>
          <w:rFonts w:ascii="Calibri" w:hAnsi="Calibri" w:cs="Calibri"/>
        </w:rPr>
        <w:t>sources is</w:t>
      </w:r>
      <w:proofErr w:type="gramEnd"/>
      <w:r>
        <w:rPr>
          <w:rFonts w:ascii="Calibri" w:hAnsi="Calibri" w:cs="Calibri"/>
        </w:rPr>
        <w:t xml:space="preserve">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lastRenderedPageBreak/>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proofErr w:type="gramStart"/>
      <w:r>
        <w:rPr>
          <w:rFonts w:ascii="Calibri" w:hAnsi="Calibri" w:cs="Calibri"/>
        </w:rPr>
        <w:t xml:space="preserve">,   </w:t>
      </w:r>
      <w:proofErr w:type="gramEnd"/>
      <w:r>
        <w:rPr>
          <w:rFonts w:ascii="Calibri" w:hAnsi="Calibri" w:cs="Calibri"/>
        </w:rPr>
        <w:t xml:space="preserve">                     </w:t>
      </w:r>
      <w:proofErr w:type="gramStart"/>
      <w:r>
        <w:rPr>
          <w:rFonts w:ascii="Calibri" w:hAnsi="Calibri" w:cs="Calibri"/>
        </w:rPr>
        <w:t xml:space="preserve">   </w:t>
      </w:r>
      <w:r>
        <w:rPr>
          <w:rFonts w:ascii="Calibri" w:hAnsi="Calibri" w:cs="Calibri"/>
          <w:b/>
          <w:bCs/>
        </w:rPr>
        <w:t>(</w:t>
      </w:r>
      <w:proofErr w:type="gramEnd"/>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484"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 xml:space="preserve">The results of the model according to the above assumptions </w:t>
      </w:r>
      <w:proofErr w:type="gramStart"/>
      <w:r>
        <w:rPr>
          <w:rFonts w:ascii="Calibri" w:hAnsi="Calibri" w:cs="Calibri"/>
        </w:rPr>
        <w:t>as</w:t>
      </w:r>
      <w:proofErr w:type="gramEnd"/>
      <w:r>
        <w:rPr>
          <w:rFonts w:ascii="Calibri" w:hAnsi="Calibri" w:cs="Calibri"/>
        </w:rPr>
        <w:t xml:space="preserve"> follows</w:t>
      </w:r>
      <w:r>
        <w:rPr>
          <w:rFonts w:ascii="Calibri" w:hAnsi="Calibri" w:cs="Calibri"/>
          <w:rtl/>
        </w:rPr>
        <w:t>:</w:t>
      </w:r>
      <w:bookmarkEnd w:id="484"/>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485"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w:t>
      </w:r>
      <w:proofErr w:type="gramStart"/>
      <w:r>
        <w:rPr>
          <w:rFonts w:ascii="Calibri" w:hAnsi="Calibri" w:cs="Calibri"/>
        </w:rPr>
        <w:t>in</w:t>
      </w:r>
      <w:proofErr w:type="gramEnd"/>
      <w:r>
        <w:rPr>
          <w:rFonts w:ascii="Calibri" w:hAnsi="Calibri" w:cs="Calibri"/>
        </w:rPr>
        <w:t xml:space="preserve">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485"/>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proofErr w:type="gramStart"/>
      <w:r>
        <w:rPr>
          <w:rFonts w:ascii="Calibri" w:hAnsi="Calibri" w:cs="Calibri"/>
        </w:rPr>
        <w:t>On the basis of</w:t>
      </w:r>
      <w:proofErr w:type="gramEnd"/>
      <w:r>
        <w:rPr>
          <w:rFonts w:ascii="Calibri" w:hAnsi="Calibri" w:cs="Calibri"/>
        </w:rPr>
        <w:t xml:space="preserve"> data (Israel Water Authority, 2022), the water household consumption per capita (</w:t>
      </w:r>
      <w:proofErr w:type="spellStart"/>
      <w:r>
        <w:rPr>
          <w:rFonts w:ascii="Calibri" w:hAnsi="Calibri" w:cs="Calibri"/>
          <w:i/>
          <w:iCs/>
        </w:rPr>
        <w:t>h.p.c</w:t>
      </w:r>
      <w:proofErr w:type="spellEnd"/>
      <w:r>
        <w:rPr>
          <w:rFonts w:ascii="Calibri" w:hAnsi="Calibri" w:cs="Calibri"/>
          <w:i/>
          <w:iCs/>
        </w:rPr>
        <w:t>.</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486" w:name="_Toc142292923"/>
    </w:p>
    <w:bookmarkEnd w:id="486"/>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lastRenderedPageBreak/>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proofErr w:type="spellStart"/>
      <w:r>
        <w:rPr>
          <w:rFonts w:ascii="Calibri" w:hAnsi="Calibri" w:cs="Calibri"/>
        </w:rPr>
        <w:t>h.p.c</w:t>
      </w:r>
      <w:proofErr w:type="spellEnd"/>
      <w:r>
        <w:rPr>
          <w:rFonts w:ascii="Calibri" w:hAnsi="Calibri" w:cs="Calibri"/>
        </w:rPr>
        <w:t>.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487"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w:t>
      </w:r>
      <w:proofErr w:type="spellStart"/>
      <w:r>
        <w:rPr>
          <w:rFonts w:ascii="Calibri" w:hAnsi="Calibri" w:cs="Calibri"/>
        </w:rPr>
        <w:t>a.p.c.</w:t>
      </w:r>
      <w:proofErr w:type="spellEnd"/>
      <w:r>
        <w:rPr>
          <w:rFonts w:ascii="Calibri" w:hAnsi="Calibri" w:cs="Calibri"/>
        </w:rPr>
        <w:t>)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487"/>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proofErr w:type="gramStart"/>
      <w:r>
        <w:rPr>
          <w:rFonts w:ascii="Calibri" w:hAnsi="Calibri" w:cs="Calibri"/>
        </w:rPr>
        <w:t>On the basis of</w:t>
      </w:r>
      <w:proofErr w:type="gramEnd"/>
      <w:r>
        <w:rPr>
          <w:rFonts w:ascii="Calibri" w:hAnsi="Calibri" w:cs="Calibri"/>
        </w:rPr>
        <w:t xml:space="preserve">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488"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488"/>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xml:space="preserve">• </w:t>
      </w:r>
      <w:proofErr w:type="spellStart"/>
      <w:r>
        <w:rPr>
          <w:rFonts w:ascii="Calibri" w:hAnsi="Calibri" w:cs="Calibri"/>
          <w:i/>
        </w:rPr>
        <w:t>p.p.c</w:t>
      </w:r>
      <w:proofErr w:type="spellEnd"/>
      <w:r>
        <w:rPr>
          <w:rFonts w:ascii="Calibri" w:hAnsi="Calibri" w:cs="Calibri"/>
          <w:i/>
        </w:rPr>
        <w:t xml:space="preserve">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t>
      </w:r>
      <w:proofErr w:type="spellStart"/>
      <w:r>
        <w:rPr>
          <w:rFonts w:ascii="Calibri" w:hAnsi="Calibri" w:cs="Calibri"/>
          <w:i/>
        </w:rPr>
        <w:t>Worldmeter</w:t>
      </w:r>
      <w:proofErr w:type="spellEnd"/>
      <w:r>
        <w:rPr>
          <w:rFonts w:ascii="Calibri" w:hAnsi="Calibri" w:cs="Calibri"/>
          <w:i/>
        </w:rPr>
        <w:t>,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lastRenderedPageBreak/>
        <w:t xml:space="preserve">In our model, we used past data and a schematic forecast from the </w:t>
      </w:r>
      <w:proofErr w:type="spellStart"/>
      <w:r>
        <w:rPr>
          <w:rFonts w:ascii="Calibri" w:hAnsi="Calibri" w:cs="Calibri"/>
        </w:rPr>
        <w:t>Mekorot</w:t>
      </w:r>
      <w:proofErr w:type="spellEnd"/>
      <w:r>
        <w:rPr>
          <w:rFonts w:ascii="Calibri" w:hAnsi="Calibri" w:cs="Calibri"/>
        </w:rPr>
        <w:t xml:space="preserve"> company (</w:t>
      </w:r>
      <w:proofErr w:type="spellStart"/>
      <w:r>
        <w:rPr>
          <w:rFonts w:ascii="Calibri" w:hAnsi="Calibri" w:cs="Calibri"/>
        </w:rPr>
        <w:t>Mekorot</w:t>
      </w:r>
      <w:proofErr w:type="spellEnd"/>
      <w:r>
        <w:rPr>
          <w:rFonts w:ascii="Calibri" w:hAnsi="Calibri" w:cs="Calibri"/>
        </w:rPr>
        <w: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 xml:space="preserve">Water consumption for nature in </w:t>
            </w:r>
            <w:proofErr w:type="gramStart"/>
            <w:r>
              <w:rPr>
                <w:rFonts w:ascii="Calibri" w:hAnsi="Calibri" w:cs="Calibri"/>
                <w:b/>
                <w:bCs/>
              </w:rPr>
              <w:t>million</w:t>
            </w:r>
            <w:proofErr w:type="gramEnd"/>
            <w:r>
              <w:rPr>
                <w:rFonts w:ascii="Calibri" w:hAnsi="Calibri" w:cs="Calibri"/>
                <w:b/>
                <w:bCs/>
              </w:rPr>
              <w:t xml:space="preserve">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489"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 xml:space="preserve">According to a forecast by the </w:t>
      </w:r>
      <w:proofErr w:type="spellStart"/>
      <w:r>
        <w:rPr>
          <w:rFonts w:ascii="Calibri" w:hAnsi="Calibri" w:cs="Calibri"/>
        </w:rPr>
        <w:t>Mekorot</w:t>
      </w:r>
      <w:proofErr w:type="spellEnd"/>
      <w:r>
        <w:rPr>
          <w:rFonts w:ascii="Calibri" w:hAnsi="Calibri" w:cs="Calibri"/>
        </w:rPr>
        <w:t xml:space="preserve"> company, by the year 2050, there will be a 5 percent decrease in the amount of precipitation, and this will reduce the filling volume in aquifers, lakes, etc. between 20 and 30 percent (</w:t>
      </w:r>
      <w:proofErr w:type="spellStart"/>
      <w:r>
        <w:rPr>
          <w:rFonts w:ascii="Calibri" w:hAnsi="Calibri" w:cs="Calibri"/>
        </w:rPr>
        <w:t>Mekorot</w:t>
      </w:r>
      <w:proofErr w:type="spellEnd"/>
      <w:r>
        <w:rPr>
          <w:rFonts w:ascii="Calibri" w:hAnsi="Calibri" w:cs="Calibri"/>
        </w:rPr>
        <w: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489"/>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lastRenderedPageBreak/>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w:t>
      </w:r>
      <w:proofErr w:type="spellStart"/>
      <w:r>
        <w:rPr>
          <w:rFonts w:ascii="Calibri" w:hAnsi="Calibri" w:cs="Calibri"/>
        </w:rPr>
        <w:t>Mekorot</w:t>
      </w:r>
      <w:proofErr w:type="spellEnd"/>
      <w:r>
        <w:rPr>
          <w:rFonts w:ascii="Calibri" w:hAnsi="Calibri" w:cs="Calibri"/>
        </w:rPr>
        <w: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Production and consumption of water (Central Bureau of Statistics, 2022)</w:t>
        </w:r>
      </w:hyperlink>
      <w:bookmarkStart w:id="490" w:name="_Ref142481691"/>
    </w:p>
    <w:p w14:paraId="7ABCBA5F" w14:textId="6A61C8EC"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The Israeli population forecast (Central Bureau of Statistics, 2019)</w:t>
        </w:r>
      </w:hyperlink>
      <w:bookmarkEnd w:id="490"/>
    </w:p>
    <w:p w14:paraId="3546B9A9"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Palestinian population growth forecast (</w:t>
        </w:r>
        <w:proofErr w:type="spellStart"/>
        <w:r>
          <w:rPr>
            <w:rStyle w:val="Hyperlink"/>
            <w:rFonts w:ascii="Calibri" w:eastAsiaTheme="majorEastAsia" w:hAnsi="Calibri" w:cs="Calibri"/>
          </w:rPr>
          <w:t>Worldometer</w:t>
        </w:r>
        <w:proofErr w:type="spellEnd"/>
        <w:r>
          <w:rPr>
            <w:rStyle w:val="Hyperlink"/>
            <w:rFonts w:ascii="Calibri" w:eastAsiaTheme="majorEastAsia" w:hAnsi="Calibri" w:cs="Calibri"/>
          </w:rPr>
          <w:t>,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The water forecast in Israel (</w:t>
        </w:r>
        <w:proofErr w:type="spellStart"/>
        <w:r>
          <w:rPr>
            <w:rStyle w:val="Hyperlink"/>
            <w:rFonts w:ascii="Calibri" w:eastAsiaTheme="majorEastAsia" w:hAnsi="Calibri" w:cs="Calibri"/>
          </w:rPr>
          <w:t>Mekorot</w:t>
        </w:r>
        <w:proofErr w:type="spellEnd"/>
        <w:r>
          <w:rPr>
            <w:rStyle w:val="Hyperlink"/>
            <w:rFonts w:ascii="Calibri" w:eastAsiaTheme="majorEastAsia" w:hAnsi="Calibri" w:cs="Calibri"/>
          </w:rPr>
          <w: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solarCapacity</w:t>
            </w:r>
            <w:proofErr w:type="spellEnd"/>
            <w:r>
              <w:rPr>
                <w:rFonts w:ascii="Calibri" w:hAnsi="Calibri" w:cs="Calibri"/>
              </w:rPr>
              <w:t xml:space="preserve">, </w:t>
            </w:r>
            <w:proofErr w:type="spellStart"/>
            <w:r>
              <w:rPr>
                <w:rFonts w:ascii="Calibri" w:hAnsi="Calibri" w:cs="Calibri"/>
              </w:rPr>
              <w:t>windCapacity</w:t>
            </w:r>
            <w:proofErr w:type="spellEnd"/>
            <w:r>
              <w:rPr>
                <w:rFonts w:ascii="Calibri" w:hAnsi="Calibri" w:cs="Calibri"/>
              </w:rPr>
              <w:t xml:space="preserve">, </w:t>
            </w:r>
            <w:proofErr w:type="spellStart"/>
            <w:r>
              <w:rPr>
                <w:rFonts w:ascii="Calibri" w:hAnsi="Calibri" w:cs="Calibri"/>
              </w:rPr>
              <w:t>storageEnergy</w:t>
            </w:r>
            <w:proofErr w:type="spellEnd"/>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coalGeneration</w:t>
            </w:r>
            <w:proofErr w:type="spellEnd"/>
            <w:r>
              <w:rPr>
                <w:rFonts w:ascii="Calibri" w:hAnsi="Calibri" w:cs="Calibri"/>
              </w:rPr>
              <w:t xml:space="preserve">, </w:t>
            </w:r>
            <w:proofErr w:type="spellStart"/>
            <w:r>
              <w:rPr>
                <w:rFonts w:ascii="Calibri" w:hAnsi="Calibri" w:cs="Calibri"/>
              </w:rPr>
              <w:t>gasGeneration</w:t>
            </w:r>
            <w:proofErr w:type="spellEnd"/>
            <w:r>
              <w:rPr>
                <w:rFonts w:ascii="Calibri" w:hAnsi="Calibri" w:cs="Calibri"/>
              </w:rPr>
              <w:t xml:space="preserve">, </w:t>
            </w:r>
            <w:proofErr w:type="spellStart"/>
            <w:r>
              <w:rPr>
                <w:rFonts w:ascii="Calibri" w:hAnsi="Calibri" w:cs="Calibri"/>
              </w:rPr>
              <w:t>solarGeneration</w:t>
            </w:r>
            <w:proofErr w:type="spellEnd"/>
            <w:r>
              <w:rPr>
                <w:rFonts w:ascii="Calibri" w:hAnsi="Calibri" w:cs="Calibri"/>
              </w:rPr>
              <w:t xml:space="preserve">, </w:t>
            </w:r>
            <w:proofErr w:type="spellStart"/>
            <w:r>
              <w:rPr>
                <w:rFonts w:ascii="Calibri" w:hAnsi="Calibri" w:cs="Calibri"/>
              </w:rPr>
              <w:t>windGeneration</w:t>
            </w:r>
            <w:proofErr w:type="spellEnd"/>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storageUsage</w:t>
            </w:r>
            <w:proofErr w:type="spellEnd"/>
            <w:r>
              <w:rPr>
                <w:rFonts w:ascii="Calibri" w:hAnsi="Calibri" w:cs="Calibri"/>
              </w:rPr>
              <w:t xml:space="preserve">, </w:t>
            </w:r>
            <w:proofErr w:type="spellStart"/>
            <w:r>
              <w:rPr>
                <w:rFonts w:ascii="Calibri" w:hAnsi="Calibri" w:cs="Calibri"/>
              </w:rPr>
              <w:t>renewableConsumption</w:t>
            </w:r>
            <w:proofErr w:type="spellEnd"/>
            <w:r>
              <w:rPr>
                <w:rFonts w:ascii="Calibri" w:hAnsi="Calibri" w:cs="Calibri"/>
              </w:rPr>
              <w:t xml:space="preserve">, </w:t>
            </w:r>
            <w:proofErr w:type="spellStart"/>
            <w:r>
              <w:rPr>
                <w:rFonts w:ascii="Calibri" w:hAnsi="Calibri" w:cs="Calibri"/>
              </w:rPr>
              <w:t>renewableShare</w:t>
            </w:r>
            <w:proofErr w:type="spellEnd"/>
            <w:r>
              <w:rPr>
                <w:rFonts w:ascii="Calibri" w:hAnsi="Calibri" w:cs="Calibri"/>
              </w:rPr>
              <w:t xml:space="preserve">, </w:t>
            </w:r>
            <w:proofErr w:type="spellStart"/>
            <w:r>
              <w:rPr>
                <w:rFonts w:ascii="Calibri" w:hAnsi="Calibri" w:cs="Calibri"/>
              </w:rPr>
              <w:t>curtailedEnergy</w:t>
            </w:r>
            <w:proofErr w:type="spellEnd"/>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externalitiesCummulativeNPV</w:t>
            </w:r>
            <w:proofErr w:type="spellEnd"/>
            <w:r>
              <w:rPr>
                <w:rFonts w:ascii="Calibri" w:hAnsi="Calibri" w:cs="Calibri"/>
              </w:rPr>
              <w:t xml:space="preserve">, </w:t>
            </w:r>
            <w:proofErr w:type="spellStart"/>
            <w:r>
              <w:rPr>
                <w:rFonts w:ascii="Calibri" w:hAnsi="Calibri" w:cs="Calibri"/>
              </w:rPr>
              <w:t>solarTotalCummulativeNPV</w:t>
            </w:r>
            <w:proofErr w:type="spellEnd"/>
            <w:r>
              <w:rPr>
                <w:rFonts w:ascii="Calibri" w:hAnsi="Calibri" w:cs="Calibri"/>
              </w:rPr>
              <w:t xml:space="preserve">, </w:t>
            </w:r>
            <w:proofErr w:type="spellStart"/>
            <w:r>
              <w:rPr>
                <w:rFonts w:ascii="Calibri" w:hAnsi="Calibri" w:cs="Calibri"/>
              </w:rPr>
              <w:t>windTotalCummulativeNPV</w:t>
            </w:r>
            <w:proofErr w:type="spellEnd"/>
            <w:r>
              <w:rPr>
                <w:rFonts w:ascii="Calibri" w:hAnsi="Calibri" w:cs="Calibri"/>
              </w:rPr>
              <w:t xml:space="preserve">, </w:t>
            </w:r>
            <w:proofErr w:type="spellStart"/>
            <w:r>
              <w:rPr>
                <w:rFonts w:ascii="Calibri" w:hAnsi="Calibri" w:cs="Calibri"/>
              </w:rPr>
              <w:t>storageTotalCummulativeNPV</w:t>
            </w:r>
            <w:proofErr w:type="spellEnd"/>
            <w:r>
              <w:rPr>
                <w:rFonts w:ascii="Calibri" w:hAnsi="Calibri" w:cs="Calibri"/>
              </w:rPr>
              <w:t xml:space="preserve">, </w:t>
            </w:r>
            <w:proofErr w:type="spellStart"/>
            <w:r>
              <w:rPr>
                <w:rFonts w:ascii="Calibri" w:hAnsi="Calibri" w:cs="Calibri"/>
              </w:rPr>
              <w:t>gasTotalCummulativeNPV</w:t>
            </w:r>
            <w:proofErr w:type="spellEnd"/>
            <w:r>
              <w:rPr>
                <w:rFonts w:ascii="Calibri" w:hAnsi="Calibri" w:cs="Calibri"/>
              </w:rPr>
              <w:t xml:space="preserve">, </w:t>
            </w:r>
            <w:proofErr w:type="spellStart"/>
            <w:r>
              <w:rPr>
                <w:rFonts w:ascii="Calibri" w:hAnsi="Calibri" w:cs="Calibri"/>
              </w:rPr>
              <w:t>totalCostCummulativeNPV</w:t>
            </w:r>
            <w:proofErr w:type="spellEnd"/>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w:t>
      </w:r>
      <w:proofErr w:type="spellStart"/>
      <w:r>
        <w:rPr>
          <w:rFonts w:ascii="Calibri" w:hAnsi="Calibri" w:cs="Calibri"/>
          <w:rtl/>
        </w:rPr>
        <w:t>דה־קרבוניזציה</w:t>
      </w:r>
      <w:proofErr w:type="spellEnd"/>
      <w:r>
        <w:rPr>
          <w:rFonts w:ascii="Calibri" w:hAnsi="Calibri" w:cs="Calibri"/>
          <w:rtl/>
        </w:rPr>
        <w:t xml:space="preserve">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 xml:space="preserve">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w:t>
      </w:r>
      <w:proofErr w:type="spellStart"/>
      <w:r>
        <w:rPr>
          <w:rFonts w:ascii="Calibri" w:hAnsi="Calibri" w:cs="Calibri"/>
          <w:rtl/>
        </w:rPr>
        <w:t>פוסיליים</w:t>
      </w:r>
      <w:proofErr w:type="spellEnd"/>
      <w:r>
        <w:rPr>
          <w:rFonts w:ascii="Calibri" w:hAnsi="Calibri" w:cs="Calibri"/>
          <w:rtl/>
        </w:rPr>
        <w:t xml:space="preserve"> נראות זולות משמעותית ממערכות עתירות מתחדשות. עם זאת, כאשר נכללות במפורש העלויות החיצוניות של זיהום אוויר ופליטות גזי חממה, העלות הכוללת של מסלולים </w:t>
      </w:r>
      <w:proofErr w:type="spellStart"/>
      <w:r>
        <w:rPr>
          <w:rFonts w:ascii="Calibri" w:hAnsi="Calibri" w:cs="Calibri"/>
          <w:rtl/>
        </w:rPr>
        <w:t>פוסיליים</w:t>
      </w:r>
      <w:proofErr w:type="spellEnd"/>
      <w:r>
        <w:rPr>
          <w:rFonts w:ascii="Calibri" w:hAnsi="Calibri" w:cs="Calibri"/>
          <w:rtl/>
        </w:rPr>
        <w:t xml:space="preserve">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w:t>
      </w:r>
      <w:proofErr w:type="spellStart"/>
      <w:r>
        <w:rPr>
          <w:rFonts w:ascii="Calibri" w:hAnsi="Calibri" w:cs="Calibri"/>
          <w:rtl/>
        </w:rPr>
        <w:t>דה־קרבוניזציה</w:t>
      </w:r>
      <w:proofErr w:type="spellEnd"/>
      <w:r>
        <w:rPr>
          <w:rFonts w:ascii="Calibri" w:hAnsi="Calibri" w:cs="Calibri"/>
          <w:rtl/>
        </w:rPr>
        <w:t xml:space="preserve">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xml:space="preserve">: מבחינה מתודולוגית, היא מדגימה כיצד מודלים של </w:t>
      </w:r>
      <w:proofErr w:type="spellStart"/>
      <w:r>
        <w:rPr>
          <w:rFonts w:ascii="Calibri" w:hAnsi="Calibri" w:cs="Calibri"/>
          <w:rtl/>
        </w:rPr>
        <w:t>אופטימיזציית</w:t>
      </w:r>
      <w:proofErr w:type="spellEnd"/>
      <w:r>
        <w:rPr>
          <w:rFonts w:ascii="Calibri" w:hAnsi="Calibri" w:cs="Calibri"/>
          <w:rtl/>
        </w:rPr>
        <w:t xml:space="preserve">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w:t>
      </w:r>
      <w:r>
        <w:rPr>
          <w:rFonts w:ascii="Calibri" w:hAnsi="Calibri" w:cs="Calibri"/>
          <w:rtl/>
        </w:rPr>
        <w:lastRenderedPageBreak/>
        <w:t xml:space="preserve">המשולב של קרקע, עלות ופליטות בעיצוב מסלולים אפשריים ויעילים </w:t>
      </w:r>
      <w:proofErr w:type="spellStart"/>
      <w:r>
        <w:rPr>
          <w:rFonts w:ascii="Calibri" w:hAnsi="Calibri" w:cs="Calibri"/>
          <w:rtl/>
        </w:rPr>
        <w:t>לדה־קרבוניזציה</w:t>
      </w:r>
      <w:proofErr w:type="spellEnd"/>
      <w:r>
        <w:rPr>
          <w:rFonts w:ascii="Calibri" w:hAnsi="Calibri" w:cs="Calibri"/>
          <w:rtl/>
        </w:rPr>
        <w:t>.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9"/>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 xml:space="preserve">מנחה: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 xml:space="preserve">פרופ' רזיאל </w:t>
      </w:r>
      <w:proofErr w:type="spellStart"/>
      <w:r>
        <w:rPr>
          <w:sz w:val="28"/>
          <w:szCs w:val="28"/>
          <w:rtl/>
        </w:rPr>
        <w:t>רימר</w:t>
      </w:r>
      <w:proofErr w:type="spellEnd"/>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w:t>
      </w:r>
      <w:proofErr w:type="spellStart"/>
      <w:r>
        <w:rPr>
          <w:sz w:val="28"/>
          <w:szCs w:val="28"/>
          <w:rtl/>
        </w:rPr>
        <w:t>מידד</w:t>
      </w:r>
      <w:proofErr w:type="spellEnd"/>
      <w:r>
        <w:rPr>
          <w:sz w:val="28"/>
          <w:szCs w:val="28"/>
          <w:rtl/>
        </w:rPr>
        <w:t xml:space="preserve"> </w:t>
      </w:r>
      <w:proofErr w:type="spellStart"/>
      <w:r>
        <w:rPr>
          <w:sz w:val="28"/>
          <w:szCs w:val="28"/>
          <w:rtl/>
        </w:rPr>
        <w:t>קיסינגר</w:t>
      </w:r>
      <w:proofErr w:type="spellEnd"/>
      <w:r>
        <w:rPr>
          <w:sz w:val="28"/>
          <w:szCs w:val="28"/>
          <w:rtl/>
        </w:rPr>
        <w:t xml:space="preserve">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w:t>
      </w:r>
      <w:proofErr w:type="spellStart"/>
      <w:r>
        <w:rPr>
          <w:rFonts w:hint="cs"/>
          <w:sz w:val="28"/>
          <w:szCs w:val="28"/>
          <w:rtl/>
        </w:rPr>
        <w:t>יו''ר</w:t>
      </w:r>
      <w:proofErr w:type="spellEnd"/>
      <w:r>
        <w:rPr>
          <w:rFonts w:hint="cs"/>
          <w:sz w:val="28"/>
          <w:szCs w:val="28"/>
          <w:rtl/>
        </w:rPr>
        <w:t xml:space="preserve">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 xml:space="preserve">מנחים: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7B75" w14:textId="77777777" w:rsidR="0078268E" w:rsidRDefault="0078268E">
      <w:r>
        <w:separator/>
      </w:r>
    </w:p>
  </w:endnote>
  <w:endnote w:type="continuationSeparator" w:id="0">
    <w:p w14:paraId="71A5EC32" w14:textId="77777777" w:rsidR="0078268E" w:rsidRDefault="00782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E5DC" w14:textId="77777777" w:rsidR="0078268E" w:rsidRDefault="0078268E">
      <w:r>
        <w:separator/>
      </w:r>
    </w:p>
  </w:footnote>
  <w:footnote w:type="continuationSeparator" w:id="0">
    <w:p w14:paraId="3719A56B" w14:textId="77777777" w:rsidR="0078268E" w:rsidRDefault="00782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654E1"/>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13AC"/>
    <w:rsid w:val="000B2950"/>
    <w:rsid w:val="000C0DE4"/>
    <w:rsid w:val="000C46C1"/>
    <w:rsid w:val="000C65BA"/>
    <w:rsid w:val="000C77C5"/>
    <w:rsid w:val="000C7C3C"/>
    <w:rsid w:val="000D0E6C"/>
    <w:rsid w:val="000D2778"/>
    <w:rsid w:val="000D292F"/>
    <w:rsid w:val="000E0E5F"/>
    <w:rsid w:val="000E2371"/>
    <w:rsid w:val="000E621A"/>
    <w:rsid w:val="000E7333"/>
    <w:rsid w:val="000F5531"/>
    <w:rsid w:val="000F71C2"/>
    <w:rsid w:val="00100F8B"/>
    <w:rsid w:val="0010132F"/>
    <w:rsid w:val="0010258F"/>
    <w:rsid w:val="0010458A"/>
    <w:rsid w:val="00104F73"/>
    <w:rsid w:val="001058ED"/>
    <w:rsid w:val="00105E55"/>
    <w:rsid w:val="00106D0F"/>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1F78A6"/>
    <w:rsid w:val="00201F39"/>
    <w:rsid w:val="00207B93"/>
    <w:rsid w:val="00210491"/>
    <w:rsid w:val="0021078B"/>
    <w:rsid w:val="00211B71"/>
    <w:rsid w:val="00211D98"/>
    <w:rsid w:val="00211DDE"/>
    <w:rsid w:val="0021248E"/>
    <w:rsid w:val="00216107"/>
    <w:rsid w:val="002213A4"/>
    <w:rsid w:val="00222293"/>
    <w:rsid w:val="002225F4"/>
    <w:rsid w:val="0022391B"/>
    <w:rsid w:val="002312CF"/>
    <w:rsid w:val="00232DD1"/>
    <w:rsid w:val="00235E88"/>
    <w:rsid w:val="00241F1F"/>
    <w:rsid w:val="00242A88"/>
    <w:rsid w:val="002472FF"/>
    <w:rsid w:val="002501EC"/>
    <w:rsid w:val="00250DC2"/>
    <w:rsid w:val="0025195D"/>
    <w:rsid w:val="002526C2"/>
    <w:rsid w:val="00253F5A"/>
    <w:rsid w:val="00255284"/>
    <w:rsid w:val="00257F20"/>
    <w:rsid w:val="0026084D"/>
    <w:rsid w:val="0026126D"/>
    <w:rsid w:val="00262EF0"/>
    <w:rsid w:val="00263034"/>
    <w:rsid w:val="002654CE"/>
    <w:rsid w:val="0026794A"/>
    <w:rsid w:val="00267F12"/>
    <w:rsid w:val="00270081"/>
    <w:rsid w:val="002713FC"/>
    <w:rsid w:val="00271782"/>
    <w:rsid w:val="0027186D"/>
    <w:rsid w:val="00274E35"/>
    <w:rsid w:val="00276897"/>
    <w:rsid w:val="002803D9"/>
    <w:rsid w:val="002808B9"/>
    <w:rsid w:val="00287045"/>
    <w:rsid w:val="00287222"/>
    <w:rsid w:val="00290DE2"/>
    <w:rsid w:val="0029139C"/>
    <w:rsid w:val="00293218"/>
    <w:rsid w:val="0029433F"/>
    <w:rsid w:val="002960FA"/>
    <w:rsid w:val="002A00A1"/>
    <w:rsid w:val="002A0CEC"/>
    <w:rsid w:val="002A1313"/>
    <w:rsid w:val="002A3CA1"/>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275F6"/>
    <w:rsid w:val="0034191E"/>
    <w:rsid w:val="00342E86"/>
    <w:rsid w:val="0034573D"/>
    <w:rsid w:val="003462BE"/>
    <w:rsid w:val="0034721B"/>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8460F"/>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3F63FF"/>
    <w:rsid w:val="00405401"/>
    <w:rsid w:val="00406920"/>
    <w:rsid w:val="00410DDF"/>
    <w:rsid w:val="004134BC"/>
    <w:rsid w:val="00414868"/>
    <w:rsid w:val="00414BC3"/>
    <w:rsid w:val="00416859"/>
    <w:rsid w:val="00430602"/>
    <w:rsid w:val="0043215D"/>
    <w:rsid w:val="00432873"/>
    <w:rsid w:val="00435124"/>
    <w:rsid w:val="00435670"/>
    <w:rsid w:val="00441EDB"/>
    <w:rsid w:val="00444C55"/>
    <w:rsid w:val="004504D4"/>
    <w:rsid w:val="00452011"/>
    <w:rsid w:val="0045277F"/>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11CF"/>
    <w:rsid w:val="004969B9"/>
    <w:rsid w:val="004A20D0"/>
    <w:rsid w:val="004A4A1C"/>
    <w:rsid w:val="004A4E97"/>
    <w:rsid w:val="004B2D93"/>
    <w:rsid w:val="004B3A68"/>
    <w:rsid w:val="004B55EF"/>
    <w:rsid w:val="004B747B"/>
    <w:rsid w:val="004B792D"/>
    <w:rsid w:val="004B793A"/>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1C89"/>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284"/>
    <w:rsid w:val="005E2314"/>
    <w:rsid w:val="005E2976"/>
    <w:rsid w:val="005E2BD6"/>
    <w:rsid w:val="005F13B2"/>
    <w:rsid w:val="005F7ACD"/>
    <w:rsid w:val="0060326D"/>
    <w:rsid w:val="00603412"/>
    <w:rsid w:val="006049B4"/>
    <w:rsid w:val="00604D23"/>
    <w:rsid w:val="006078DC"/>
    <w:rsid w:val="00611139"/>
    <w:rsid w:val="00611C75"/>
    <w:rsid w:val="00611EA0"/>
    <w:rsid w:val="00613E1F"/>
    <w:rsid w:val="00616EEF"/>
    <w:rsid w:val="00617F47"/>
    <w:rsid w:val="006204B6"/>
    <w:rsid w:val="00627A9B"/>
    <w:rsid w:val="00630255"/>
    <w:rsid w:val="006317AA"/>
    <w:rsid w:val="00631B87"/>
    <w:rsid w:val="00632468"/>
    <w:rsid w:val="006401DC"/>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268E"/>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08EA"/>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249A"/>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1B87"/>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60C33"/>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564C1"/>
    <w:rsid w:val="00A61C66"/>
    <w:rsid w:val="00A62375"/>
    <w:rsid w:val="00A645EE"/>
    <w:rsid w:val="00A65CD0"/>
    <w:rsid w:val="00A661F9"/>
    <w:rsid w:val="00A66867"/>
    <w:rsid w:val="00A66C2F"/>
    <w:rsid w:val="00A670B2"/>
    <w:rsid w:val="00A71177"/>
    <w:rsid w:val="00A73D5D"/>
    <w:rsid w:val="00A74322"/>
    <w:rsid w:val="00A75047"/>
    <w:rsid w:val="00A8014B"/>
    <w:rsid w:val="00A80152"/>
    <w:rsid w:val="00A80814"/>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06B3"/>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15F6"/>
    <w:rsid w:val="00B03422"/>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05FF"/>
    <w:rsid w:val="00B52CAE"/>
    <w:rsid w:val="00B538FE"/>
    <w:rsid w:val="00B55D5A"/>
    <w:rsid w:val="00B56BC0"/>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5C4"/>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079"/>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5E10"/>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7A1"/>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5B0"/>
    <w:rsid w:val="00DA068E"/>
    <w:rsid w:val="00DA4CBF"/>
    <w:rsid w:val="00DA59D8"/>
    <w:rsid w:val="00DA76FD"/>
    <w:rsid w:val="00DB28A8"/>
    <w:rsid w:val="00DB3A3F"/>
    <w:rsid w:val="00DB50C5"/>
    <w:rsid w:val="00DB7593"/>
    <w:rsid w:val="00DC0C94"/>
    <w:rsid w:val="00DC0EEB"/>
    <w:rsid w:val="00DC1930"/>
    <w:rsid w:val="00DC1D60"/>
    <w:rsid w:val="00DC338B"/>
    <w:rsid w:val="00DC3B79"/>
    <w:rsid w:val="00DC3DB2"/>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B2"/>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10B"/>
    <w:rsid w:val="00F22AEF"/>
    <w:rsid w:val="00F26A72"/>
    <w:rsid w:val="00F33132"/>
    <w:rsid w:val="00F371AD"/>
    <w:rsid w:val="00F420E0"/>
    <w:rsid w:val="00F4449B"/>
    <w:rsid w:val="00F46839"/>
    <w:rsid w:val="00F51284"/>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97B4A"/>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3B59"/>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73</Pages>
  <Words>22381</Words>
  <Characters>127576</Characters>
  <Application>Microsoft Office Word</Application>
  <DocSecurity>0</DocSecurity>
  <Lines>1063</Lines>
  <Paragraphs>299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189</cp:revision>
  <cp:lastPrinted>2025-09-29T10:09:00Z</cp:lastPrinted>
  <dcterms:created xsi:type="dcterms:W3CDTF">2026-09-27T05:23:00Z</dcterms:created>
  <dcterms:modified xsi:type="dcterms:W3CDTF">2026-10-11T06:16:00Z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