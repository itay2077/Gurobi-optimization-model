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3D457F10" w14:textId="38D3FAF0" w:rsidR="00FA16F9" w:rsidRDefault="00FA16F9" w:rsidP="00225B6D">
      <w:pPr>
        <w:bidi w:val="0"/>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4BDABF9A" w14:textId="77777777" w:rsidR="00FA16F9" w:rsidRDefault="00FA16F9" w:rsidP="008034E5">
      <w:pPr>
        <w:pStyle w:val="Heading1"/>
        <w:bidi w:val="0"/>
        <w:rPr>
          <w:rtl/>
        </w:rPr>
      </w:pPr>
    </w:p>
    <w:p w14:paraId="74D97C3E" w14:textId="77777777" w:rsidR="00DF3096" w:rsidRDefault="00F903DB" w:rsidP="008034E5">
      <w:pPr>
        <w:pStyle w:val="Heading1"/>
        <w:bidi w:val="0"/>
      </w:pPr>
      <w:bookmarkStart w:id="5" w:name="_Toc223013388"/>
      <w:r>
        <w:t>Abstract</w:t>
      </w:r>
      <w:bookmarkEnd w:id="0"/>
      <w:bookmarkEnd w:id="1"/>
      <w:bookmarkEnd w:id="2"/>
      <w:bookmarkEnd w:id="3"/>
      <w:bookmarkEnd w:id="5"/>
    </w:p>
    <w:p w14:paraId="0593ABF0" w14:textId="65E863B6" w:rsidR="00846AAF" w:rsidRDefault="002A3CA1">
      <w:pPr>
        <w:pStyle w:val="TOCHeading"/>
        <w:bidi w:val="0"/>
        <w:spacing w:after="200"/>
      </w:pPr>
      <w:bookmarkStart w:id="6" w:name="_Toc209882148"/>
      <w:bookmarkStart w:id="7" w:name="_Toc209900258"/>
      <w:bookmarkStart w:id="8" w:name="_Toc209901104"/>
      <w:r>
        <w:rPr>
          <w:rFonts w:ascii="Calibri" w:hAnsi="Calibri" w:cs="Calibri"/>
          <w:color w:val="auto"/>
          <w:sz w:val="24"/>
          <w:szCs w:val="24"/>
          <w:rtl w:val="0"/>
          <w:cs w:val="0"/>
        </w:rPr>
        <w:t xml:space="preserve">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245,000 time steps, 2023–2050). The problem is formulated as a large-scale linear program that minimizes cumulative life-cycle greenhouse gas emissions subject to a cumulative budget—including a carbon cost of 200 NIS/tCO₂e—a cap on land available for solar deployment, annual build-rate limits, a reserve-margin requirement and hourly storage dynamics. </w:t>
      </w:r>
      <w:r>
        <w:rPr>
          <w:rFonts w:ascii="Calibri" w:hAnsi="Calibri" w:cs="Calibri"/>
          <w:color w:val="auto"/>
          <w:sz w:val="24"/>
          <w:szCs w:val="24"/>
          <w:rtl w:val="0"/>
          <w:cs w:val="0"/>
        </w:rPr>
        <w:t>A grid of 88 scenarios, combining eight budget levels (₪400–500×10⁹) and eleven land caps (100 and 400–850 km²), is analysed under a time-varying build-rate schedule, with and without the option of 3 GW of nuclear capacity, complemented by sensitivity analyses of the build-rate assumptions, of land availability beyond 850 km² and of the economic optimum.</w:t>
      </w:r>
    </w:p>
    <w:p w14:paraId="0D37C758" w14:textId="165851E8" w:rsidR="00846AAF" w:rsidRDefault="002A3CA1">
      <w:pPr>
        <w:pStyle w:val="TOCHeading"/>
        <w:bidi w:val="0"/>
        <w:spacing w:after="200"/>
      </w:pPr>
      <w:r>
        <w:rPr>
          <w:rFonts w:ascii="Calibri" w:hAnsi="Calibri" w:cs="Calibri"/>
          <w:color w:val="auto"/>
          <w:sz w:val="24"/>
          <w:szCs w:val="24"/>
          <w:rtl w:val="0"/>
          <w:cs w:val="0"/>
        </w:rPr>
        <w:t>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an additional ₪20×10⁹ enables earlier deployment of solar PV and storage and reduces cumulative emissions by about 25%, while above about ₪470–500×10⁹ further budget yields only small reductions. Once the land cap is reached, growing demand is met by gas and emissions rise again, indicating that land allocation must keep pace with demand.</w:t>
      </w:r>
    </w:p>
    <w:p w14:paraId="2FE73471" w14:textId="506A9298" w:rsidR="00846AAF" w:rsidRDefault="002A3CA1">
      <w:pPr>
        <w:pStyle w:val="TOCHeading"/>
        <w:bidi w:val="0"/>
        <w:spacing w:after="200"/>
      </w:pPr>
      <w:r>
        <w:rPr>
          <w:rFonts w:ascii="Calibri" w:hAnsi="Calibri" w:cs="Calibri"/>
          <w:color w:val="auto"/>
          <w:sz w:val="24"/>
          <w:szCs w:val="24"/>
          <w:rtl w:val="0"/>
          <w:cs w:val="0"/>
        </w:rPr>
        <w:t>For a fixed budget, increasing the renewable share from about 50% to 90% leaves the direct cost of generation practically unchanged (0.271–0.276 NIS/kWh), whereas the fossil-dominated system is the most expensive in 2050 despite being cheaper in the early years. When the carbon cost is included, the social cost declines monotonically to about 0.290 NIS/kWh at 90% renewables. The economic optimum—the least-cost system including the carbon cost—lies at about ₪398×10⁹ with about 79% renewables in 2050, and budgets only slightly above it reduce cumulative emissions substantially. In all scenarios, about 32 GW of gas capacity is retained for reliability. Adding 3 GW of nuclear capacity reduces cumulative emissions by 18–179 MtCO₂e, with the largest benefit when land is scarce, indicating that firm low-carbon capacity acts as a partial substitute for land.</w:t>
      </w:r>
      <w:r>
        <w:rPr>
          <w:rFonts w:ascii="Calibri" w:hAnsi="Calibri" w:cs="Calibri"/>
          <w:color w:val="auto"/>
          <w:sz w:val="24"/>
          <w:szCs w:val="24"/>
          <w:rtl w:val="0"/>
          <w:cs w:val="0"/>
        </w:rPr>
        <w:t xml:space="preserve"> Beyond the land and build-rate limits of the main analysis, renewable shares of about 95–98% become feasible, but budgets above about ₪470–500×10⁹ are invested mainly in battery storage with little further emissions reduction.</w:t>
      </w:r>
    </w:p>
    <w:p w14:paraId="53D392BD" w14:textId="77777777" w:rsidR="00846AAF" w:rsidRDefault="002A3CA1">
      <w:pPr>
        <w:pStyle w:val="TOCHeading"/>
        <w:bidi w:val="0"/>
        <w:spacing w:after="200"/>
      </w:pPr>
      <w:r>
        <w:rPr>
          <w:rFonts w:ascii="Calibri" w:hAnsi="Calibri" w:cs="Calibri"/>
          <w:color w:val="auto"/>
          <w:sz w:val="24"/>
          <w:szCs w:val="24"/>
          <w:rtl w:val="0"/>
          <w:cs w:val="0"/>
        </w:rPr>
        <w:lastRenderedPageBreak/>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bidi w:val="0"/>
        <w:spacing w:after="200"/>
      </w:pPr>
      <w:r>
        <w:rPr>
          <w:rFonts w:ascii="Calibri" w:hAnsi="Calibri" w:cs="Calibri"/>
          <w:color w:val="auto"/>
          <w:sz w:val="24"/>
          <w:szCs w:val="24"/>
          <w:rtl w:val="0"/>
          <w:cs w:val="0"/>
        </w:rPr>
        <w:t>Keywords: Energy transition, Electricity sector, Linear optimization, Renewable integration, Land constraint, Battery storage, Nuclear energy, Carbon cost, Emissions accounting</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51221A5F" w14:textId="77777777" w:rsidR="002B4743" w:rsidRDefault="002B4743" w:rsidP="008034E5">
      <w:pPr>
        <w:bidi w:val="0"/>
      </w:pPr>
    </w:p>
    <w:p w14:paraId="136CCCEE" w14:textId="506DF53A" w:rsidR="00DF3096" w:rsidRDefault="00F903DB" w:rsidP="00211B71">
      <w:pPr>
        <w:pStyle w:val="Heading1"/>
        <w:bidi w:val="0"/>
        <w:jc w:val="right"/>
      </w:pPr>
      <w:bookmarkStart w:id="9" w:name="_Toc223013389"/>
      <w:r>
        <w:br/>
        <w:t>Table of Contents</w:t>
      </w:r>
      <w:bookmarkEnd w:id="6"/>
      <w:bookmarkEnd w:id="7"/>
      <w:bookmarkEnd w:id="8"/>
      <w:bookmarkEnd w:id="9"/>
    </w:p>
    <w:p w14:paraId="1492BD58" w14:textId="3604F4A8" w:rsidR="008034E5" w:rsidRDefault="00F903DB" w:rsidP="00211B71">
      <w:pPr>
        <w:pStyle w:val="TOC1"/>
        <w:jc w:val="right"/>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73CA817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budget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211B71">
      <w:pPr>
        <w:bidi w:val="0"/>
        <w:jc w:val="right"/>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3DAD5031" w14:textId="77777777" w:rsidR="00225B6D" w:rsidRDefault="00225B6D" w:rsidP="00155EAC">
      <w:pPr>
        <w:bidi w:val="0"/>
        <w:rPr>
          <w:rFonts w:ascii="Calibri" w:eastAsiaTheme="majorEastAsia" w:hAnsi="Calibri" w:cs="Calibri"/>
          <w:color w:val="0F4761" w:themeColor="accent1" w:themeShade="BF"/>
          <w:sz w:val="40"/>
          <w:szCs w:val="40"/>
          <w:rtl/>
        </w:rPr>
      </w:pPr>
    </w:p>
    <w:p w14:paraId="2D1D6866" w14:textId="139E5EF3" w:rsidR="00DF3096" w:rsidRPr="00D80A01" w:rsidRDefault="00F903DB" w:rsidP="00225B6D">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lastRenderedPageBreak/>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D724453" w14:textId="77777777" w:rsidR="00820A7F" w:rsidRDefault="00820A7F" w:rsidP="00820A7F">
      <w:pPr>
        <w:bidi w:val="0"/>
        <w:rPr>
          <w:rtl/>
        </w:rPr>
      </w:pPr>
    </w:p>
    <w:p w14:paraId="68BF867D" w14:textId="77777777" w:rsidR="00820A7F" w:rsidRDefault="00820A7F" w:rsidP="00820A7F">
      <w:pPr>
        <w:bidi w:val="0"/>
        <w:rPr>
          <w:rtl/>
        </w:rPr>
      </w:pPr>
    </w:p>
    <w:p w14:paraId="48FAE65F" w14:textId="77777777" w:rsidR="00820A7F" w:rsidRDefault="00820A7F" w:rsidP="00820A7F">
      <w:pPr>
        <w:bidi w:val="0"/>
        <w:rPr>
          <w:rtl/>
        </w:rPr>
      </w:pPr>
    </w:p>
    <w:p w14:paraId="1D12F615" w14:textId="77777777" w:rsidR="00820A7F" w:rsidRDefault="00820A7F" w:rsidP="00820A7F">
      <w:pPr>
        <w:bidi w:val="0"/>
        <w:rPr>
          <w:rtl/>
        </w:rPr>
      </w:pPr>
    </w:p>
    <w:p w14:paraId="2C0A849F" w14:textId="77777777" w:rsidR="00820A7F" w:rsidRDefault="00820A7F" w:rsidP="00820A7F">
      <w:pPr>
        <w:bidi w:val="0"/>
        <w:rPr>
          <w:rtl/>
        </w:rPr>
      </w:pPr>
    </w:p>
    <w:p w14:paraId="3C5BE84F" w14:textId="77777777" w:rsidR="00820A7F" w:rsidRDefault="00820A7F" w:rsidP="00820A7F">
      <w:pPr>
        <w:bidi w:val="0"/>
        <w:rPr>
          <w:rtl/>
        </w:rPr>
      </w:pPr>
    </w:p>
    <w:p w14:paraId="7206EAAF" w14:textId="77777777" w:rsidR="00820A7F" w:rsidRDefault="00820A7F" w:rsidP="00820A7F">
      <w:pPr>
        <w:bidi w:val="0"/>
        <w:rPr>
          <w:rtl/>
        </w:rPr>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w:t>
      </w:r>
      <w:r>
        <w:rPr>
          <w:rFonts w:ascii="Calibri" w:hAnsi="Calibri" w:cs="Calibri"/>
        </w:rPr>
        <w:lastRenderedPageBreak/>
        <w:t>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6DCF5847"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about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 xml:space="preserve">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w:t>
      </w:r>
      <w:r>
        <w:rPr>
          <w:rFonts w:ascii="Calibri" w:hAnsi="Calibri" w:cs="Calibri"/>
        </w:rPr>
        <w:lastRenderedPageBreak/>
        <w:t>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721346B5"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the operation of storage, and the pace of capacity expansion through annual build-rate limits. By framing the problem as a large-scale linear program, the model endogenously determines capacity additions and generation mixes that minimize cumulative emissions subject to land, budget, build-rate and reliability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1E3371F1" w:rsidR="00752365" w:rsidRPr="00B06F94" w:rsidRDefault="00F903DB" w:rsidP="008034E5">
      <w:pPr>
        <w:pStyle w:val="ListParagraph"/>
        <w:numPr>
          <w:ilvl w:val="0"/>
          <w:numId w:val="30"/>
        </w:numPr>
        <w:bidi w:val="0"/>
        <w:rPr>
          <w:rFonts w:ascii="Calibri" w:hAnsi="Calibri" w:cs="Calibri"/>
        </w:rPr>
      </w:pPr>
      <w:r>
        <w:rPr>
          <w:rFonts w:ascii="Calibri" w:hAnsi="Calibri" w:cs="Calibri"/>
        </w:rPr>
        <w:t>What is the effect of available land and budget on the feasible electricity mix in Israel when the system is optimized for minimum greenhouse gas emissions?</w:t>
      </w:r>
    </w:p>
    <w:p w14:paraId="21FC919F" w14:textId="77777777" w:rsidR="00752365" w:rsidRPr="00752365" w:rsidRDefault="00752365" w:rsidP="008034E5">
      <w:pPr>
        <w:bidi w:val="0"/>
        <w:rPr>
          <w:rFonts w:ascii="Calibri" w:hAnsi="Calibri" w:cs="Calibri"/>
          <w:rtl/>
        </w:rPr>
      </w:pPr>
    </w:p>
    <w:p w14:paraId="716B4AF0" w14:textId="0DB68F68" w:rsidR="00752365" w:rsidRDefault="00F903DB" w:rsidP="008034E5">
      <w:pPr>
        <w:pStyle w:val="ListParagraph"/>
        <w:numPr>
          <w:ilvl w:val="0"/>
          <w:numId w:val="30"/>
        </w:numPr>
        <w:bidi w:val="0"/>
        <w:rPr>
          <w:rFonts w:ascii="Calibri" w:hAnsi="Calibri" w:cs="Calibri"/>
        </w:rPr>
      </w:pPr>
      <w:r>
        <w:rPr>
          <w:rFonts w:ascii="Calibri" w:hAnsi="Calibri" w:cs="Calibri"/>
        </w:rPr>
        <w:t>What are the trade-offs between cost, emissions and renewable penetration when the system is optimized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046685E3"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assesses the ability of Israel’s electricity sector</w:t>
      </w:r>
      <w:r>
        <w:rPr>
          <w:rFonts w:ascii="Calibri" w:hAnsi="Calibri" w:cs="Calibri" w:hint="cs"/>
          <w:rtl/>
        </w:rPr>
        <w:t xml:space="preserve"> </w:t>
      </w:r>
      <w:r>
        <w:rPr>
          <w:rFonts w:ascii="Calibri" w:hAnsi="Calibri" w:cs="Calibri"/>
        </w:rPr>
        <w:t>to rely mostly on renewable energy, while quantifying the effects of the available budget and land area.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491C29DB" w:rsidR="00DF3096" w:rsidRDefault="00F903DB" w:rsidP="008034E5">
      <w:pPr>
        <w:bidi w:val="0"/>
      </w:pPr>
      <w:r>
        <w:rPr>
          <w:rFonts w:ascii="Calibri" w:hAnsi="Calibri" w:cs="Calibri"/>
        </w:rPr>
        <w:t xml:space="preserve">The remainder of this thesis is organized as follows. Chapter 2 presents the methodological foundations: first, the general framework model developed by Cordova; second, the improvements introduced here, particularly in the electricity module; third, the optimization model extending the framework to hourly </w:t>
      </w:r>
      <w:r>
        <w:rPr>
          <w:rFonts w:ascii="Calibri" w:hAnsi="Calibri" w:cs="Calibri"/>
        </w:rPr>
        <w:lastRenderedPageBreak/>
        <w:t xml:space="preserve">resolution; and finally, its integration with external data sources (the ROTH model and the NZO datasets). Chapter 3 reports the results, including the hourly system behavior, the full scenario space, </w:t>
      </w:r>
      <w:r>
        <w:rPr>
          <w:rFonts w:ascii="Calibri" w:hAnsi="Calibri" w:cs="Calibri"/>
        </w:rPr>
        <w:t>the representative scenarios, the nuclear variants and sensitivity analyses of the build-rate assumptions, land availability and the economic optimum.</w:t>
      </w:r>
      <w:r>
        <w:rPr>
          <w:rFonts w:ascii="Calibri" w:hAnsi="Calibri" w:cs="Calibri"/>
        </w:rPr>
        <w:t xml:space="preserve"> Chapter 4 provides the discussion, situating the findings within broader policy and academic contexts and addressing limitations and future research. Chapter 5 summarizes the main conclusions. References are listed in Chapter 6, and the Appendix provides supplementary material, including the model parameters and the numerical results underlying the main figures.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 xml:space="preserve">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w:t>
      </w:r>
      <w:r>
        <w:rPr>
          <w:rFonts w:ascii="Calibri" w:hAnsi="Calibri" w:cs="Calibri"/>
        </w:rPr>
        <w:lastRenderedPageBreak/>
        <w:t>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w:t>
      </w:r>
      <w:r>
        <w:rPr>
          <w:rFonts w:ascii="Calibri" w:hAnsi="Calibri" w:cs="Calibri"/>
        </w:rPr>
        <w:lastRenderedPageBreak/>
        <w:t xml:space="preserve">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 xml:space="preserve">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w:t>
      </w:r>
      <w:r>
        <w:rPr>
          <w:rFonts w:ascii="Calibri" w:hAnsi="Calibri" w:cs="Calibri"/>
        </w:rPr>
        <w:lastRenderedPageBreak/>
        <w:t>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lastRenderedPageBreak/>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7C7D2ACC"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xml:space="preserve"> -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42874A71"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 xml:space="preserve">Electricity demand trajectories are derived from the General Framework Model described in Section 2.1, which defines national-scale scenarios for Israel’s </w:t>
      </w:r>
      <w:r>
        <w:rPr>
          <w:rFonts w:ascii="Calibri" w:hAnsi="Calibri" w:cs="Calibri"/>
        </w:rPr>
        <w:lastRenderedPageBreak/>
        <w:t>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lastRenderedPageBreak/>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w:t>
      </w:r>
      <w:r>
        <w:rPr>
          <w:rFonts w:ascii="Calibri" w:hAnsi="Calibri" w:cs="Calibri"/>
        </w:rPr>
        <w:lastRenderedPageBreak/>
        <w:t>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 xml:space="preserve">t </m:t>
        </m:r>
      </m:oMath>
      <w:r>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Pr>
          <w:rFonts w:ascii="Calibri" w:hAnsi="Calibri" w:cs="Calibri"/>
        </w:rPr>
        <w:t xml:space="preserve">: emissions intensity of generation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 xml:space="preserve">t </m:t>
        </m:r>
      </m:oMath>
      <w:r>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 xml:space="preserve">t </m:t>
        </m:r>
      </m:oMath>
      <w:r>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w:rPr>
              <w:rFonts w:ascii="Cambria Math" w:hAnsi="Cambria Math"/>
            </w:rPr>
            <m:t>min</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i∈I∖{solar}</m:t>
                      </m:r>
                    </m:sub>
                    <m:sup/>
                    <m:e>
                      <m:sSub>
                        <m:sSubPr>
                          <m:ctrlPr>
                            <w:rPr>
                              <w:rFonts w:ascii="Cambria Math" w:hAnsi="Cambria Math"/>
                            </w:rPr>
                          </m:ctrlPr>
                        </m:sSubPr>
                        <m:e>
                          <m:r>
                            <w:rPr>
                              <w:rFonts w:ascii="Cambria Math" w:hAnsi="Cambria Math"/>
                            </w:rPr>
                            <m:t>e</m:t>
                          </m:r>
                        </m:e>
                        <m:sub>
                          <m:r>
                            <w:rPr>
                              <w:rFonts w:ascii="Cambria Math" w:hAnsi="Cambria Math"/>
                            </w:rPr>
                            <m:t>i,t</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e>
              </m:d>
            </m:e>
          </m:nary>
        </m:oMath>
      </m:oMathPara>
    </w:p>
    <w:p w14:paraId="727120D8" w14:textId="77777777" w:rsidR="00432873" w:rsidRDefault="00960C33">
      <w:pPr>
        <w:bidi w:val="0"/>
        <w:spacing w:after="200"/>
        <w:jc w:val="both"/>
      </w:pPr>
      <w:r>
        <w:rPr>
          <w:rFonts w:ascii="Calibri" w:hAnsi="Calibri" w:cs="Calibri"/>
        </w:rPr>
        <w:t>Life-cycle emissions of solar PV are attributed to all generated solar energy—delivered to the grid, stored in batteries, or curtailed—so that they depend only on installed solar capacity; emissions of battery storage are attributed to discharged energy, and those of nuclear, gas and coal to their generation.</w:t>
      </w:r>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r>
        <w:rPr>
          <w:rFonts w:ascii="Calibri" w:hAnsi="Calibri" w:cs="Calibri"/>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610D95D6" w14:textId="77777777" w:rsidR="00432873" w:rsidRDefault="00960C33">
      <w:pPr>
        <w:bidi w:val="0"/>
        <w:spacing w:before="100" w:beforeAutospacing="1" w:after="100" w:afterAutospacing="1"/>
        <w:outlineLvl w:val="3"/>
      </w:pPr>
      <w:r>
        <w:rPr>
          <w:rFonts w:ascii="Calibri" w:hAnsi="Calibri" w:cs="Calibri"/>
          <w:u w:val="single"/>
        </w:rPr>
        <w:t>Solar Generation Split</w:t>
      </w:r>
    </w:p>
    <w:p w14:paraId="613A2096" w14:textId="77777777" w:rsidR="00432873" w:rsidRDefault="00960C33">
      <w:pPr>
        <w:bidi w:val="0"/>
        <w:spacing w:after="200"/>
        <w:jc w:val="both"/>
      </w:pPr>
      <w:r>
        <w:rPr>
          <w:rFonts w:ascii="Calibri" w:hAnsi="Calibri" w:cs="Calibri"/>
        </w:rPr>
        <w:t>Solar output can be delivered to the grid, used to charge the battery, or curtailed; the battery can be charged only from solar PV:</w:t>
      </w:r>
    </w:p>
    <w:p w14:paraId="0E00FF46" w14:textId="77777777" w:rsidR="00432873" w:rsidRDefault="00000000">
      <w:pPr>
        <w:jc w:val="center"/>
        <w:rPr>
          <w:ins w:id="43" w:author="Claude" w:date="2026-09-29T00:00:00Z"/>
        </w:rPr>
      </w:pPr>
      <m:oMathPara>
        <m:oMath>
          <m:sSub>
            <m:sSubPr>
              <m:ctrlPr>
                <w:rPr>
                  <w:rFonts w:ascii="Cambria Math" w:hAnsi="Cambria Math"/>
                </w:rPr>
              </m:ctrlPr>
            </m:sSubPr>
            <m:e>
              <m:r>
                <w:rPr>
                  <w:rFonts w:ascii="Cambria Math" w:hAnsi="Cambria Math"/>
                </w:rPr>
                <m:t>U</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Dump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 xml:space="preserve">    ∀t</m:t>
          </m:r>
        </m:oMath>
      </m:oMathPara>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6B043E6B"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the main analysis, annual additions of solar PV and of battery storage follow a time-varying schedule that reflects the gradual scale-up of supply chains, permitting and grid connection: 2 GW per year until 2025, rising linearly to 3 GW per year in 2030, 5 GW per year in 2035 and 7 GW per year from 2040 onwards. Gas additions are limited to 5 GW per year;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 The influence of this assumption is examined in Section 3.8 by comparing the results with a constant limit of 4 GW per year.</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w:lastRenderedPageBreak/>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000000" w:rsidP="008034E5">
      <w:pPr>
        <w:bidi w:val="0"/>
        <w:spacing w:before="100" w:beforeAutospacing="1" w:after="100" w:afterAutospacing="1"/>
        <w:outlineLvl w:val="3"/>
        <w:rPr>
          <w:rFonts w:ascii="Calibri" w:hAnsi="Calibri" w:cs="Calibri"/>
          <w:rtl/>
          <w:lang w:eastAsia="en-US"/>
        </w:rPr>
      </w:pPr>
      <m:oMathPara>
        <m:oMath>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oMath>
      </m:oMathPara>
    </w:p>
    <w:p w14:paraId="4B060215" w14:textId="77777777" w:rsidR="00432873"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batt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oMath>
      </m:oMathPara>
    </w:p>
    <w:p w14:paraId="71F67BD1" w14:textId="77777777" w:rsidR="00432873" w:rsidRDefault="00960C33">
      <w:pPr>
        <w:bidi w:val="0"/>
        <w:spacing w:after="200"/>
        <w:jc w:val="both"/>
      </w:pPr>
      <w:r>
        <w:rPr>
          <w:rFonts w:ascii="Calibri" w:hAnsi="Calibri" w:cs="Calibri"/>
        </w:rPr>
        <w:t>where K_batt,t denotes rated power (MW) and H_batt = 4 h is the energy-to-power ratio. The last condition prevents energy charged in hour t from being discharged within the same hour. Charging and discharging efficiencies are η_ch = 0.95 and η_dis = 0.90.</w:t>
      </w:r>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lastRenderedPageBreak/>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42000BD2" w:rsidR="00A958B6" w:rsidRDefault="00630255">
      <w:pPr>
        <w:bidi w:val="0"/>
      </w:pPr>
      <w:r>
        <w:rPr>
          <w:rFonts w:ascii="Calibri" w:hAnsi="Calibri" w:cs="Calibri"/>
        </w:rPr>
        <w:t xml:space="preserve">Our analysis proceeded in two stages. In the first stage, we constructed a structured grid of scenarios by fixing the annual build-rate limits and varying two economy-wide constraints: the cumulative budget (eight levels between ₪400×10^9 and ₪500×10^9: 400, 405, 410, 420, 430, 450, 470 and 500) and the land available for </w:t>
      </w:r>
      <w:r>
        <w:rPr>
          <w:rFonts w:ascii="Calibri" w:hAnsi="Calibri" w:cs="Calibri"/>
        </w:rPr>
        <w:lastRenderedPageBreak/>
        <w:t>utility-scale solar deployment (eleven levels: 100 km², representing a low-land, fossil-dominated benchmark, and 400–850 km² in steps of 50 km²). This factorial design yields 88 scenarios, of which 82 are feasible. The six infeasible scenarios combine the smallest land cap (100 km²) with budgets of ₪400–420×10^9, or the 400 and 450 km² land caps with the lowest budget (₪400×10^9); in these cases the budget cannot cover the required capacity expansion together with the fuel and carbon costs of the remaining gas generation.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1A090632" w:rsidR="00A958B6" w:rsidRDefault="00630255">
      <w:pPr>
        <w:bidi w:val="0"/>
      </w:pPr>
      <w:r>
        <w:rPr>
          <w:rFonts w:ascii="Calibri" w:hAnsi="Calibri" w:cs="Calibri"/>
        </w:rPr>
        <w:t>In the second stage, we moved from breadth to depth. Because the optimization minimizes emissions rather than cost, every scenario uses its full budget, and the total cost of a scenario therefore equals its budget. To isolate the effect of land availability, one representative scenario was selected per land cap at a fixed budget of ₪420×10^9, the lowest budget at which all land caps between 400 and 850 km² are feasible and fully utilized; the 100 km² benchmark, which is infeasible at this budget, is represented at its lowest feasible budget (₪430×10^9). This yields eleven representative scenarios spanning renewable shares of 12.8% and 49.5–90.5%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66BDC12E" w14:textId="77777777" w:rsidR="003F63FF" w:rsidRDefault="00960C33">
      <w:pPr>
        <w:bidi w:val="0"/>
        <w:spacing w:after="200" w:line="276" w:lineRule="auto"/>
        <w:jc w:val="both"/>
      </w:pPr>
      <w:r>
        <w:rPr>
          <w:rFonts w:ascii="Calibri" w:hAnsi="Calibri" w:cs="Calibri"/>
        </w:rPr>
        <w:t>In addition to these two stages, the economic optimum of the system was determined by solving the same model with total discounted cost—including CAPEX, OPEX and the carbon cost—as the objective and without a budget constraint, for selected land caps. The resulting least-cost system marks the lower bound of the budget range examined in the scenario grid (Section 3.8).</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4" w:name="_Toc223013395"/>
      <w:r>
        <w:rPr>
          <w:rFonts w:eastAsia="Times New Roman"/>
        </w:rPr>
        <w:t>2.4 Integration with External Models</w:t>
      </w:r>
      <w:bookmarkEnd w:id="44"/>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w:t>
      </w:r>
      <w:r>
        <w:rPr>
          <w:rFonts w:ascii="Calibri" w:hAnsi="Calibri" w:cs="Calibri"/>
        </w:rPr>
        <w:lastRenderedPageBreak/>
        <w:t>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w:t>
      </w:r>
      <w:r>
        <w:rPr>
          <w:rFonts w:ascii="Calibri" w:hAnsi="Calibri" w:cs="Calibri"/>
          <w:color w:val="000000" w:themeColor="text1"/>
          <w:lang w:val=""/>
        </w:rPr>
        <w:lastRenderedPageBreak/>
        <w:t xml:space="preserve">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5" w:name="_Toc209882155"/>
      <w:bookmarkStart w:id="46" w:name="_Toc209900265"/>
      <w:bookmarkStart w:id="47" w:name="_Toc209901111"/>
      <w:bookmarkStart w:id="48"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5"/>
      <w:bookmarkEnd w:id="46"/>
      <w:bookmarkEnd w:id="47"/>
      <w:bookmarkEnd w:id="48"/>
    </w:p>
    <w:p w14:paraId="7E04A6C6" w14:textId="77777777" w:rsidR="0082474B" w:rsidRPr="0082474B" w:rsidRDefault="0082474B" w:rsidP="0082474B">
      <w:pPr>
        <w:bidi w:val="0"/>
      </w:pPr>
    </w:p>
    <w:p w14:paraId="1247D321" w14:textId="77777777" w:rsidR="004C5290" w:rsidRPr="002C698C" w:rsidRDefault="00F903DB" w:rsidP="008034E5">
      <w:pPr>
        <w:pStyle w:val="Heading2"/>
        <w:bidi w:val="0"/>
      </w:pPr>
      <w: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107FEA7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fldChar w:fldCharType="begin"/>
      </w:r>
      <w:r>
        <w:rPr>
          <w:rFonts w:ascii="Calibri" w:hAnsi="Calibri" w:cs="Calibri" w:hint="cs"/>
          <w:rtl/>
        </w:rPr>
        <w:instrText xml:space="preserve"> REF _RefFigN_gW \h </w:instrText>
      </w:r>
      <w:r>
        <w:rPr>
          <w:rFonts w:ascii="Calibri" w:hAnsi="Calibri" w:cs="Calibri" w:hint="cs"/>
          <w:rtl/>
        </w:rPr>
      </w:r>
      <w:r>
        <w:rPr>
          <w:rFonts w:ascii="Calibri" w:hAnsi="Calibri" w:cs="Calibri" w:hint="cs"/>
          <w:rtl/>
        </w:rPr>
        <w:fldChar w:fldCharType="separate"/>
      </w:r>
      <w:r>
        <w:rPr>
          <w:rFonts w:ascii="Calibri" w:hAnsi="Calibri" w:cs="Calibri" w:hint="cs"/>
          <w:rtl/>
        </w:rPr>
        <w:t>3</w:t>
      </w:r>
      <w:r>
        <w:rPr>
          <w:rFonts w:ascii="Calibri" w:hAnsi="Calibri" w:cs="Calibri" w:hint="cs"/>
          <w:rtl/>
        </w:rPr>
        <w:fldChar w:fldCharType="end"/>
      </w:r>
      <w:r>
        <w:rPr>
          <w:rFonts w:ascii="Calibri" w:hAnsi="Calibri" w:cs="Calibri"/>
        </w:rPr>
        <w:t>–</w:t>
      </w:r>
      <w:r>
        <w:rPr>
          <w:rFonts w:ascii="Calibri" w:hAnsi="Calibri" w:cs="Calibri" w:hint="cs"/>
          <w:rtl/>
        </w:rPr>
        <w:fldChar w:fldCharType="begin"/>
      </w:r>
      <w:r>
        <w:rPr>
          <w:rFonts w:ascii="Calibri" w:hAnsi="Calibri" w:cs="Calibri" w:hint="cs"/>
          <w:rtl/>
        </w:rPr>
        <w:instrText xml:space="preserve"> REF _RefFigN_gY \h </w:instrText>
      </w:r>
      <w:r>
        <w:rPr>
          <w:rFonts w:ascii="Calibri" w:hAnsi="Calibri" w:cs="Calibri" w:hint="cs"/>
          <w:rtl/>
        </w:rPr>
      </w:r>
      <w:r>
        <w:rPr>
          <w:rFonts w:ascii="Calibri" w:hAnsi="Calibri" w:cs="Calibri" w:hint="cs"/>
          <w:rtl/>
        </w:rPr>
        <w:fldChar w:fldCharType="separate"/>
      </w:r>
      <w:r>
        <w:rPr>
          <w:rFonts w:ascii="Calibri" w:hAnsi="Calibri" w:cs="Calibri" w:hint="cs"/>
          <w:rtl/>
        </w:rPr>
        <w:t>5</w:t>
      </w:r>
      <w:r>
        <w:rPr>
          <w:rFonts w:ascii="Calibri" w:hAnsi="Calibri" w:cs="Calibri" w:hint="cs"/>
          <w:rtl/>
        </w:rPr>
        <w:fldChar w:fldCharType="end"/>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_RefFig_gW \h </w:instrText>
      </w:r>
      <w:r>
        <w:rPr>
          <w:rFonts w:ascii="Calibri" w:hAnsi="Calibri" w:cs="Calibri"/>
        </w:rPr>
      </w:r>
      <w:r>
        <w:rPr>
          <w:rFonts w:ascii="Calibri" w:hAnsi="Calibri" w:cs="Calibri"/>
        </w:rPr>
        <w:fldChar w:fldCharType="separate"/>
      </w:r>
      <w:r>
        <w:rPr>
          <w:rFonts w:ascii="Calibri" w:hAnsi="Calibri" w:cs="Calibri"/>
        </w:rPr>
        <w:t>Figure 3</w:t>
      </w:r>
      <w:r>
        <w:rPr>
          <w:rFonts w:ascii="Calibri" w:hAnsi="Calibri" w:cs="Calibri"/>
        </w:rPr>
        <w:fldChar w:fldCharType="end"/>
      </w: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3F1AAF45" w:rsidR="00CF502E" w:rsidRDefault="00106D0F" w:rsidP="008034E5">
      <w:pPr>
        <w:keepNext/>
        <w:bidi w:val="0"/>
        <w:rPr>
          <w:rtl/>
        </w:rPr>
      </w:pPr>
      <w:r>
        <w:rPr>
          <w:noProof/>
        </w:rPr>
        <w:drawing>
          <wp:inline distT="0" distB="0" distL="0" distR="0" wp14:anchorId="7DC2AD46" wp14:editId="1A0BB2C3">
            <wp:extent cx="5274310" cy="2437130"/>
            <wp:effectExtent l="0" t="0" r="2540" b="1270"/>
            <wp:docPr id="148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80" name=""/>
                    <pic:cNvPicPr/>
                  </pic:nvPicPr>
                  <pic:blipFill>
                    <a:blip r:embed="rId14"/>
                    <a:stretch>
                      <a:fillRect/>
                    </a:stretch>
                  </pic:blipFill>
                  <pic:spPr>
                    <a:xfrm>
                      <a:off x="0" y="0"/>
                      <a:ext cx="5274310" cy="2437130"/>
                    </a:xfrm>
                    <a:prstGeom prst="rect">
                      <a:avLst/>
                    </a:prstGeom>
                  </pic:spPr>
                </pic:pic>
              </a:graphicData>
            </a:graphic>
          </wp:inline>
        </w:drawing>
      </w:r>
    </w:p>
    <w:p w14:paraId="556C94A0" w14:textId="3CAB2D2C" w:rsidR="004C5290" w:rsidRPr="0070767B" w:rsidRDefault="00F903DB" w:rsidP="008034E5">
      <w:pPr>
        <w:pStyle w:val="Caption"/>
        <w:bidi w:val="0"/>
        <w:jc w:val="center"/>
        <w:rPr>
          <w:rFonts w:ascii="Calibri" w:hAnsi="Calibri" w:cs="Calibri"/>
          <w:color w:val="000000" w:themeColor="text1"/>
          <w:rtl/>
        </w:rPr>
      </w:pPr>
      <w:bookmarkStart w:id="49" w:name="_RefFig_gW"/>
      <w:bookmarkStart w:id="50" w:name="_Toc223013442"/>
      <w:r>
        <w:rPr>
          <w:color w:val="000000" w:themeColor="text1"/>
        </w:rPr>
        <w:t xml:space="preserve">Figure </w:t>
      </w:r>
      <w:bookmarkStart w:id="51" w:name="_RefFigN_gW"/>
      <w:r>
        <w:rPr>
          <w:rFonts w:hint="cs"/>
          <w:color w:val="000000" w:themeColor="text1"/>
          <w:rtl/>
        </w:rPr>
        <w:fldChar w:fldCharType="begin"/>
      </w:r>
      <w:r>
        <w:rPr>
          <w:rFonts w:hint="cs"/>
          <w:color w:val="000000" w:themeColor="text1"/>
          <w:rtl/>
        </w:rPr>
        <w:instrText xml:space="preserve"> SEQ Figure \* ARABIC </w:instrText>
      </w:r>
      <w:r>
        <w:rPr>
          <w:rFonts w:hint="cs"/>
          <w:color w:val="000000" w:themeColor="text1"/>
          <w:rtl/>
        </w:rPr>
        <w:fldChar w:fldCharType="separate"/>
      </w:r>
      <w:r>
        <w:rPr>
          <w:rFonts w:hint="cs"/>
          <w:color w:val="000000" w:themeColor="text1"/>
          <w:rtl/>
        </w:rPr>
        <w:t>3</w:t>
      </w:r>
      <w:r>
        <w:rPr>
          <w:rFonts w:hint="cs"/>
          <w:color w:val="000000" w:themeColor="text1"/>
          <w:rtl/>
        </w:rPr>
        <w:fldChar w:fldCharType="end"/>
      </w:r>
      <w:bookmarkEnd w:id="49"/>
      <w:bookmarkEnd w:id="51"/>
      <w:r>
        <w:rPr>
          <w:noProof/>
          <w:color w:val="000000" w:themeColor="text1"/>
        </w:rPr>
        <w:t xml:space="preserve"> -  Generation mix, hourly resolution, winter week (January 2050)</w:t>
      </w:r>
      <w:bookmarkEnd w:id="50"/>
    </w:p>
    <w:p w14:paraId="418EA60D" w14:textId="49D7B7C9" w:rsidR="004C5290" w:rsidRPr="004C5290" w:rsidRDefault="00F903DB" w:rsidP="008034E5">
      <w:pPr>
        <w:bidi w:val="0"/>
        <w:rPr>
          <w:rFonts w:ascii="Calibri" w:hAnsi="Calibri" w:cs="Calibri"/>
        </w:rPr>
      </w:pPr>
      <w:r>
        <w:rPr>
          <w:rFonts w:ascii="Calibri" w:hAnsi="Calibri" w:cs="Calibri"/>
        </w:rPr>
        <w:lastRenderedPageBreak/>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2EF55A20" w:rsidR="00CF502E" w:rsidRDefault="00AB06B3" w:rsidP="008034E5">
      <w:pPr>
        <w:keepNext/>
        <w:bidi w:val="0"/>
      </w:pPr>
      <w:r>
        <w:rPr>
          <w:noProof/>
        </w:rPr>
        <w:drawing>
          <wp:inline distT="0" distB="0" distL="0" distR="0" wp14:anchorId="158F4064" wp14:editId="4353D1FF">
            <wp:extent cx="5274310" cy="2437130"/>
            <wp:effectExtent l="0" t="0" r="2540" b="1270"/>
            <wp:docPr id="5798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6902" name=""/>
                    <pic:cNvPicPr/>
                  </pic:nvPicPr>
                  <pic:blipFill>
                    <a:blip r:embed="rId15"/>
                    <a:stretch>
                      <a:fillRect/>
                    </a:stretch>
                  </pic:blipFill>
                  <pic:spPr>
                    <a:xfrm>
                      <a:off x="0" y="0"/>
                      <a:ext cx="5274310" cy="243713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2" w:name="_RefFig_gS"/>
      <w:bookmarkStart w:id="53" w:name="_Toc223013443"/>
      <w:r>
        <w:rPr>
          <w:color w:val="000000" w:themeColor="text1"/>
        </w:rPr>
        <w:t xml:space="preserve">Figure </w:t>
      </w:r>
      <w:bookmarkStart w:id="54"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2"/>
      <w:bookmarkEnd w:id="54"/>
      <w:r>
        <w:rPr>
          <w:color w:val="000000" w:themeColor="text1"/>
        </w:rPr>
        <w:t xml:space="preserve"> - Generation mix, hourly resolution, summer week (June 2050)</w:t>
      </w:r>
      <w:bookmarkEnd w:id="53"/>
    </w:p>
    <w:p w14:paraId="6EE63455" w14:textId="4DC6CF41"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in the 850 km² scenario at ₪420×10⁹ (90.5% renewables),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w:t>
      </w:r>
      <w:r>
        <w:rPr>
          <w:rFonts w:ascii="Calibri" w:hAnsi="Calibri" w:cs="Calibri"/>
        </w:rPr>
        <w:lastRenderedPageBreak/>
        <w:t>than marginal features.</w:t>
      </w:r>
      <w:r>
        <w:rPr>
          <w:rFonts w:ascii="Calibri" w:hAnsi="Calibri" w:cs="Calibri"/>
        </w:rPr>
        <w:br/>
      </w:r>
      <w:r>
        <w:rPr>
          <w:noProof/>
        </w:rPr>
        <w:drawing>
          <wp:inline distT="0" distB="0" distL="0" distR="0" wp14:anchorId="07B5823C" wp14:editId="0DF888C0">
            <wp:extent cx="5274310" cy="2480945"/>
            <wp:effectExtent l="0" t="0" r="2540" b="0"/>
            <wp:docPr id="17864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9617"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7D493359" w:rsidR="00CF502E" w:rsidRPr="0070767B" w:rsidRDefault="00F903DB" w:rsidP="008034E5">
      <w:pPr>
        <w:pStyle w:val="Caption"/>
        <w:bidi w:val="0"/>
        <w:jc w:val="center"/>
        <w:rPr>
          <w:color w:val="000000" w:themeColor="text1"/>
        </w:rPr>
      </w:pPr>
      <w:bookmarkStart w:id="55" w:name="_RefFig_gY"/>
      <w:bookmarkStart w:id="56" w:name="_Toc223013444"/>
      <w:r>
        <w:rPr>
          <w:color w:val="000000" w:themeColor="text1"/>
        </w:rPr>
        <w:t>Figure</w:t>
      </w:r>
      <w:r>
        <w:rPr>
          <w:color w:val="000000" w:themeColor="text1"/>
          <w:rtl/>
        </w:rPr>
        <w:t xml:space="preserve"> </w:t>
      </w:r>
      <w:r>
        <w:rPr>
          <w:color w:val="000000" w:themeColor="text1"/>
        </w:rPr>
        <w:t xml:space="preserve"> </w:t>
      </w:r>
      <w:bookmarkStart w:id="57"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noProof/>
          <w:color w:val="000000" w:themeColor="text1"/>
        </w:rPr>
        <w:fldChar w:fldCharType="end"/>
      </w:r>
      <w:bookmarkEnd w:id="55"/>
      <w:bookmarkEnd w:id="57"/>
      <w:r>
        <w:rPr>
          <w:noProof/>
          <w:color w:val="000000" w:themeColor="text1"/>
        </w:rPr>
        <w:t xml:space="preserve"> - Generation mix in hourly resolution, full year 20</w:t>
      </w:r>
      <w:r>
        <w:rPr>
          <w:rFonts w:hint="cs"/>
          <w:noProof/>
          <w:color w:val="000000" w:themeColor="text1"/>
          <w:rtl/>
        </w:rPr>
        <w:t>5</w:t>
      </w:r>
      <w:r>
        <w:rPr>
          <w:noProof/>
          <w:color w:val="000000" w:themeColor="text1"/>
        </w:rPr>
        <w:t>0</w:t>
      </w:r>
      <w:r>
        <w:rPr>
          <w:color w:val="000000" w:themeColor="text1"/>
        </w:rPr>
        <w:t xml:space="preserve"> (850 km², ₪420×10⁹, 90.5% renewables)</w:t>
      </w:r>
      <w:bookmarkEnd w:id="56"/>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1480E0DF" w:rsidR="009B0BCA" w:rsidRPr="009B0BCA" w:rsidRDefault="00F903DB" w:rsidP="008034E5">
      <w:pPr>
        <w:pStyle w:val="Heading2"/>
        <w:bidi w:val="0"/>
      </w:pPr>
      <w:r>
        <w:br/>
      </w:r>
      <w:bookmarkStart w:id="58" w:name="_Toc223013397"/>
      <w:r>
        <w:t xml:space="preserve">3.2 System feasibility space: </w:t>
      </w:r>
      <w:r>
        <w:t>land, budget and</w:t>
      </w:r>
      <w:r>
        <w:t xml:space="preserve"> renewable penetration</w:t>
      </w:r>
      <w:bookmarkEnd w:id="58"/>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679326CE" w:rsidR="00091CCB" w:rsidRPr="009B0BCA" w:rsidRDefault="00D577A1" w:rsidP="00091CCB">
      <w:pPr>
        <w:bidi w:val="0"/>
        <w:rPr>
          <w:rFonts w:ascii="Calibri" w:hAnsi="Calibri" w:cs="Calibri"/>
          <w:rtl/>
        </w:rPr>
      </w:pPr>
      <w:r>
        <w:rPr>
          <w:noProof/>
        </w:rPr>
        <w:lastRenderedPageBreak/>
        <w:drawing>
          <wp:inline distT="0" distB="0" distL="0" distR="0" wp14:anchorId="1344ADCA" wp14:editId="55B9792E">
            <wp:extent cx="5274310" cy="2491105"/>
            <wp:effectExtent l="0" t="0" r="2540" b="4445"/>
            <wp:docPr id="4290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04452" name=""/>
                    <pic:cNvPicPr/>
                  </pic:nvPicPr>
                  <pic:blipFill>
                    <a:blip r:embed="rId17"/>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4BBDF3A1" w:rsidR="00CD43E8" w:rsidRDefault="009E0F59" w:rsidP="008034E5">
      <w:pPr>
        <w:keepNext/>
        <w:bidi w:val="0"/>
      </w:pPr>
      <w:r>
        <w:rPr>
          <w:noProof/>
        </w:rPr>
        <w:t xml:space="preserve"> </w:t>
      </w:r>
      <w:r>
        <w:rPr>
          <w:noProof/>
        </w:rPr>
        <w:drawing>
          <wp:inline distT="0" distB="0" distL="0" distR="0" wp14:anchorId="51383770" wp14:editId="67747694">
            <wp:extent cx="5274310" cy="2474595"/>
            <wp:effectExtent l="0" t="0" r="2540" b="1905"/>
            <wp:docPr id="12978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6319" name=""/>
                    <pic:cNvPicPr/>
                  </pic:nvPicPr>
                  <pic:blipFill>
                    <a:blip r:embed="rId18"/>
                    <a:stretch>
                      <a:fillRect/>
                    </a:stretch>
                  </pic:blipFill>
                  <pic:spPr>
                    <a:xfrm>
                      <a:off x="0" y="0"/>
                      <a:ext cx="5274310" cy="2474595"/>
                    </a:xfrm>
                    <a:prstGeom prst="rect">
                      <a:avLst/>
                    </a:prstGeom>
                  </pic:spPr>
                </pic:pic>
              </a:graphicData>
            </a:graphic>
          </wp:inline>
        </w:drawing>
      </w:r>
    </w:p>
    <w:p w14:paraId="27D49AC0" w14:textId="1EACCA7B" w:rsidR="0079107A" w:rsidRPr="00AF7548" w:rsidRDefault="00F903DB" w:rsidP="00AF7548">
      <w:pPr>
        <w:pStyle w:val="Caption"/>
        <w:bidi w:val="0"/>
        <w:jc w:val="center"/>
        <w:rPr>
          <w:color w:val="000000" w:themeColor="text1"/>
        </w:rPr>
      </w:pPr>
      <w:bookmarkStart w:id="59" w:name="_RefFig_m1"/>
      <w:r>
        <w:rPr>
          <w:color w:val="000000" w:themeColor="text1"/>
        </w:rPr>
        <w:t xml:space="preserve">Figure </w:t>
      </w:r>
      <w:bookmarkStart w:id="60"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59"/>
      <w:bookmarkEnd w:id="60"/>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2A5C6B53" w:rsidR="00D16DAF" w:rsidRDefault="002A3CA1">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three percentage points along the budget axis once the budget exceeds ₪410×10⁹. The low-land benchmark (100 km²) remains at about 13% renewables in 2050, close to the current share of renewables in the Israeli electricity mix.</w:t>
      </w:r>
    </w:p>
    <w:p w14:paraId="1D848682" w14:textId="77777777" w:rsidR="00267F12" w:rsidRDefault="00000000">
      <w:pPr>
        <w:bidi w:val="0"/>
        <w:spacing w:after="200" w:line="276" w:lineRule="auto"/>
        <w:jc w:val="both"/>
      </w:pPr>
      <w:r>
        <w:rPr>
          <w:rFonts w:ascii="Calibri" w:hAnsi="Calibri" w:cs="Calibri"/>
        </w:rPr>
        <w:t xml:space="preserve">The budget is a binding constraint mainly at the lower end of the examined range. At the lowest budget (₪400×10⁹), the land caps of 800 and 850 km² are not fully utilized—only about 780 km² are used—and the renewable share is limited to about 85% by the budget rather than by land. From ₪410×10⁹ onwards all land caps are fully </w:t>
      </w:r>
      <w:r>
        <w:rPr>
          <w:rFonts w:ascii="Calibri" w:hAnsi="Calibri" w:cs="Calibri"/>
        </w:rPr>
        <w:lastRenderedPageBreak/>
        <w:t>used, and additional budget raises the renewable share in 2050 only marginally, by up to about two percentage points at 850 km² between ₪410×10⁹ and ₪500×10⁹.</w:t>
      </w:r>
    </w:p>
    <w:p w14:paraId="0028E8B2" w14:textId="77777777" w:rsidR="00267F12" w:rsidRDefault="00000000">
      <w:pPr>
        <w:bidi w:val="0"/>
        <w:spacing w:after="200" w:line="276" w:lineRule="auto"/>
        <w:jc w:val="both"/>
      </w:pPr>
      <w:r>
        <w:rPr>
          <w:rFonts w:ascii="Calibri" w:hAnsi="Calibri" w:cs="Calibri"/>
        </w:rPr>
        <w:t>Six of the 88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about ₪426×10⁹; Section 3.8.3) than systems with about 85% renewables, which are already feasible at ₪400×10⁹.</w:t>
      </w:r>
    </w:p>
    <w:p w14:paraId="27BE6DB9" w14:textId="752856AE" w:rsidR="00027096" w:rsidRDefault="00D577A1" w:rsidP="00027096">
      <w:pPr>
        <w:bidi w:val="0"/>
        <w:rPr>
          <w:rFonts w:ascii="Calibri" w:hAnsi="Calibri" w:cs="Calibri"/>
          <w:color w:val="0070C0"/>
          <w:lang w:val=""/>
        </w:rPr>
      </w:pPr>
      <w:r>
        <w:rPr>
          <w:noProof/>
        </w:rPr>
        <w:drawing>
          <wp:inline distT="0" distB="0" distL="0" distR="0" wp14:anchorId="2792492C" wp14:editId="78E2D6AC">
            <wp:extent cx="5274310" cy="2476500"/>
            <wp:effectExtent l="0" t="0" r="2540" b="0"/>
            <wp:docPr id="12510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8096" name=""/>
                    <pic:cNvPicPr/>
                  </pic:nvPicPr>
                  <pic:blipFill>
                    <a:blip r:embed="rId19"/>
                    <a:stretch>
                      <a:fillRect/>
                    </a:stretch>
                  </pic:blipFill>
                  <pic:spPr>
                    <a:xfrm>
                      <a:off x="0" y="0"/>
                      <a:ext cx="5274310" cy="2476500"/>
                    </a:xfrm>
                    <a:prstGeom prst="rect">
                      <a:avLst/>
                    </a:prstGeom>
                  </pic:spPr>
                </pic:pic>
              </a:graphicData>
            </a:graphic>
          </wp:inline>
        </w:drawing>
      </w:r>
    </w:p>
    <w:p w14:paraId="6F7316D5" w14:textId="376E4F70" w:rsidR="00C41244" w:rsidRPr="00562253" w:rsidRDefault="00D577A1" w:rsidP="00C41244">
      <w:pPr>
        <w:bidi w:val="0"/>
        <w:rPr>
          <w:rFonts w:ascii="Calibri" w:hAnsi="Calibri" w:cs="Calibri"/>
          <w:color w:val="0070C0"/>
          <w:lang w:val=""/>
        </w:rPr>
      </w:pPr>
      <w:r>
        <w:rPr>
          <w:noProof/>
        </w:rPr>
        <w:drawing>
          <wp:inline distT="0" distB="0" distL="0" distR="0" wp14:anchorId="1DEA5D9F" wp14:editId="5D662C41">
            <wp:extent cx="5274310" cy="2441575"/>
            <wp:effectExtent l="0" t="0" r="2540" b="0"/>
            <wp:docPr id="3555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6488" name=""/>
                    <pic:cNvPicPr/>
                  </pic:nvPicPr>
                  <pic:blipFill>
                    <a:blip r:embed="rId20"/>
                    <a:stretch>
                      <a:fillRect/>
                    </a:stretch>
                  </pic:blipFill>
                  <pic:spPr>
                    <a:xfrm>
                      <a:off x="0" y="0"/>
                      <a:ext cx="5274310" cy="2441575"/>
                    </a:xfrm>
                    <a:prstGeom prst="rect">
                      <a:avLst/>
                    </a:prstGeom>
                  </pic:spPr>
                </pic:pic>
              </a:graphicData>
            </a:graphic>
          </wp:inline>
        </w:drawing>
      </w:r>
    </w:p>
    <w:p w14:paraId="39833AC6" w14:textId="7EF80E94" w:rsidR="003F4D54" w:rsidRDefault="00F903DB" w:rsidP="003F4D54">
      <w:pPr>
        <w:pStyle w:val="Caption"/>
        <w:bidi w:val="0"/>
        <w:jc w:val="center"/>
        <w:rPr>
          <w:color w:val="0070C0"/>
        </w:rPr>
      </w:pPr>
      <w:bookmarkStart w:id="61" w:name="_RefFig_m2"/>
      <w:r>
        <w:rPr>
          <w:color w:val="000000" w:themeColor="text1"/>
        </w:rPr>
        <w:t xml:space="preserve">Figure </w:t>
      </w:r>
      <w:bookmarkStart w:id="62"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color w:val="000000" w:themeColor="text1"/>
        </w:rPr>
        <w:fldChar w:fldCharType="end"/>
      </w:r>
      <w:bookmarkEnd w:id="61"/>
      <w:bookmarkEnd w:id="62"/>
      <w:r>
        <w:rPr>
          <w:color w:val="000000" w:themeColor="text1"/>
        </w:rPr>
        <w:t xml:space="preserve"> - Total cumulative emissions (all years) as a function of the cumulative budget and solar land availability </w:t>
      </w:r>
      <w:r>
        <w:rPr>
          <w:color w:val="000000" w:themeColor="text1"/>
        </w:rPr>
        <w:t>(heatmap and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609D31CA" w:rsidR="00D16DAF" w:rsidRDefault="002A3CA1">
      <w:pPr>
        <w:bidi w:val="0"/>
        <w:spacing w:after="200" w:line="276" w:lineRule="auto"/>
        <w:jc w:val="both"/>
      </w:pPr>
      <w:r>
        <w:rPr>
          <w:rFonts w:ascii="Calibri" w:hAnsi="Calibri" w:cs="Calibri"/>
        </w:rPr>
        <w:t xml:space="preserve">While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focuses</w:t>
      </w:r>
      <w:r>
        <w:rPr>
          <w:rFonts w:ascii="Calibri" w:hAnsi="Calibri" w:cs="Calibri"/>
        </w:rPr>
        <w:t xml:space="preserve"> on the renewable share in the target year, </w:t>
      </w:r>
      <w:r>
        <w:rPr>
          <w:rFonts w:ascii="Calibri" w:hAnsi="Calibri" w:cs="Calibri"/>
        </w:rPr>
        <w:fldChar w:fldCharType="begin"/>
      </w:r>
      <w:r>
        <w:rPr>
          <w:rFonts w:ascii="Calibri" w:hAnsi="Calibri" w:cs="Calibri"/>
        </w:rPr>
        <w:instrText xml:space="preserve"> REF _RefFig_m2 \h </w:instrText>
      </w:r>
      <w:r>
        <w:rPr>
          <w:rFonts w:ascii="Calibri" w:hAnsi="Calibri" w:cs="Calibri"/>
        </w:rPr>
      </w:r>
      <w:r>
        <w:rPr>
          <w:rFonts w:ascii="Calibri" w:hAnsi="Calibri" w:cs="Calibri"/>
        </w:rPr>
        <w:fldChar w:fldCharType="separate"/>
      </w:r>
      <w:r>
        <w:rPr>
          <w:rFonts w:ascii="Calibri" w:hAnsi="Calibri" w:cs="Calibri"/>
        </w:rPr>
        <w:t>Figure 7</w:t>
      </w:r>
      <w:r>
        <w:rPr>
          <w:rFonts w:ascii="Calibri" w:hAnsi="Calibri" w:cs="Calibri"/>
        </w:rPr>
        <w:fldChar w:fldCharType="end"/>
      </w:r>
      <w:r>
        <w:rPr>
          <w:rFonts w:ascii="Calibri" w:hAnsi="Calibri" w:cs="Calibri"/>
        </w:rPr>
        <w:t xml:space="preserve"> shows</w:t>
      </w:r>
      <w:r>
        <w:rPr>
          <w:rFonts w:ascii="Calibri" w:hAnsi="Calibri" w:cs="Calibri"/>
        </w:rPr>
        <w:t xml:space="preserve"> the corresponding cumulative emissions over the full horizon (2023–2050), again as a heatmap and as a mesh. Cumulative emissions range from about 1,350 MtCO₂e in the </w:t>
      </w:r>
      <w:r>
        <w:rPr>
          <w:rFonts w:ascii="Calibri" w:hAnsi="Calibri" w:cs="Calibri"/>
        </w:rPr>
        <w:lastRenderedPageBreak/>
        <w:t>low-land benchmark to about 307 MtCO₂e at 850 km² and ₪500×10⁹. Base-year (2023) emissions in the model are 33.2 MtCO₂e.</w:t>
      </w:r>
    </w:p>
    <w:p w14:paraId="3C73A25F" w14:textId="77777777" w:rsidR="00267F12" w:rsidRDefault="00000000">
      <w:pPr>
        <w:bidi w:val="0"/>
        <w:spacing w:after="200" w:line="276" w:lineRule="auto"/>
        <w:jc w:val="both"/>
      </w:pPr>
      <w:r>
        <w:rPr>
          <w:rFonts w:ascii="Calibri" w:hAnsi="Calibri" w:cs="Calibri"/>
        </w:rPr>
        <w:t>In contrast to the 2050 renewable share, cumulative emissions respond strongly to the budget. At 500 km², for example, raising the budget from ₪400×10⁹ to ₪420×10⁹ lowers cumulative emissions from about 860 to about 636 MtCO₂e (−26%), while the renewable share in 2050 increases only from 59.4% to 60.3%. The additional budget allows solar and storage capacity to be built earlier, within the build-rate limits, and thereby displaces gas-fired generation in the intermediate decades. Early investment therefore matters for cumulative emissions even when the end-state system is constrained by land. The effect diminishes at higher budgets but persists throughout the examined range: at 850 km², each additional ₪10×10⁹ reduces cumulative emissions by about 150 MtCO₂e between ₪400×10⁹ and ₪410×10⁹, by about 50 MtCO₂e between ₪420×10⁹ and ₪430×10⁹, and by less than 5 MtCO₂e above ₪470×10⁹.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3" w:name="_Toc223013399"/>
      <w:r>
        <w:t>3.</w:t>
      </w:r>
      <w:r>
        <w:rPr>
          <w:rFonts w:hint="cs"/>
          <w:rtl/>
        </w:rPr>
        <w:t>3</w:t>
      </w:r>
      <w:r>
        <w:t xml:space="preserve"> Energy balance and demand coverage in 2050</w:t>
      </w:r>
      <w:bookmarkEnd w:id="63"/>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4BD45B8A" w:rsidR="00104F73" w:rsidRDefault="00DB50C5" w:rsidP="008034E5">
      <w:pPr>
        <w:keepNext/>
        <w:bidi w:val="0"/>
      </w:pPr>
      <w:r>
        <w:rPr>
          <w:noProof/>
        </w:rPr>
        <w:drawing>
          <wp:inline distT="0" distB="0" distL="0" distR="0" wp14:anchorId="2CC89660" wp14:editId="47898635">
            <wp:extent cx="5274310" cy="2449830"/>
            <wp:effectExtent l="0" t="0" r="2540" b="7620"/>
            <wp:docPr id="3945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8601"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4" w:name="_RefFig_en"/>
      <w:bookmarkStart w:id="65" w:name="_Toc223013448"/>
      <w:r>
        <w:rPr>
          <w:color w:val="000000" w:themeColor="text1"/>
        </w:rPr>
        <w:t xml:space="preserve">Figure </w:t>
      </w:r>
      <w:bookmarkStart w:id="66"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noProof/>
          <w:color w:val="000000" w:themeColor="text1"/>
        </w:rPr>
        <w:fldChar w:fldCharType="end"/>
      </w:r>
      <w:bookmarkEnd w:id="64"/>
      <w:bookmarkEnd w:id="66"/>
      <w:r>
        <w:rPr>
          <w:noProof/>
          <w:color w:val="000000" w:themeColor="text1"/>
        </w:rPr>
        <w:t xml:space="preserve"> - Annual electricity demand coverage and generation mix in 2050 across all scenarios</w:t>
      </w:r>
      <w:bookmarkEnd w:id="65"/>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7" w:name="_Toc223013400"/>
      <w:r>
        <w:t xml:space="preserve">3.4 </w:t>
      </w:r>
      <w:r>
        <w:rPr>
          <w:rFonts w:ascii="Calibri" w:hAnsi="Calibri" w:cs="Calibri"/>
        </w:rPr>
        <w:t>System cost structure in 2050 – representative scenarios</w:t>
      </w:r>
      <w:bookmarkEnd w:id="67"/>
    </w:p>
    <w:p w14:paraId="719B4255" w14:textId="77777777" w:rsidR="00A146C2" w:rsidRPr="00A146C2" w:rsidRDefault="00A146C2" w:rsidP="008034E5">
      <w:pPr>
        <w:bidi w:val="0"/>
        <w:rPr>
          <w:rFonts w:ascii="Calibri" w:hAnsi="Calibri" w:cs="Calibri"/>
          <w:rtl/>
        </w:rPr>
      </w:pPr>
    </w:p>
    <w:p w14:paraId="541D4802" w14:textId="108A0BE4" w:rsidR="00D16DAF" w:rsidRDefault="002A3CA1">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49.5–90.5%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 xml:space="preserve">The average system cost reported in this section is the cost of the generation system only: the annual capital payments (CAPEX) and the fixed and variable operating costs (OPEX) of generation and storage in 2050, divided by the electricity delivered in that </w:t>
      </w:r>
      <w:r>
        <w:rPr>
          <w:rFonts w:ascii="Calibri" w:hAnsi="Calibri" w:cs="Calibri"/>
        </w:rPr>
        <w:lastRenderedPageBreak/>
        <w:t>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7E473A59" w:rsidR="00160C52" w:rsidRPr="005E0993" w:rsidRDefault="00B03422" w:rsidP="00160C52">
      <w:pPr>
        <w:bidi w:val="0"/>
        <w:rPr>
          <w:noProof/>
          <w:color w:val="3A7C22" w:themeColor="accent6" w:themeShade="BF"/>
        </w:rPr>
      </w:pPr>
      <w:r>
        <w:rPr>
          <w:noProof/>
        </w:rPr>
        <w:drawing>
          <wp:inline distT="0" distB="0" distL="0" distR="0" wp14:anchorId="0D96634B" wp14:editId="2D4AC4EC">
            <wp:extent cx="5274310" cy="2528570"/>
            <wp:effectExtent l="0" t="0" r="2540" b="5080"/>
            <wp:docPr id="3820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85579" name=""/>
                    <pic:cNvPicPr/>
                  </pic:nvPicPr>
                  <pic:blipFill>
                    <a:blip r:embed="rId22"/>
                    <a:stretch>
                      <a:fillRect/>
                    </a:stretch>
                  </pic:blipFill>
                  <pic:spPr>
                    <a:xfrm>
                      <a:off x="0" y="0"/>
                      <a:ext cx="5274310" cy="252857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8" w:name="_RefFig_co11"/>
      <w:r>
        <w:rPr>
          <w:color w:val="000000" w:themeColor="text1"/>
        </w:rPr>
        <w:t xml:space="preserve">Figure </w:t>
      </w:r>
      <w:bookmarkStart w:id="69"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color w:val="000000" w:themeColor="text1"/>
        </w:rPr>
        <w:fldChar w:fldCharType="end"/>
      </w:r>
      <w:bookmarkEnd w:id="68"/>
      <w:bookmarkEnd w:id="69"/>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3B28E8B6" w14:textId="1641C967"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shows</w:t>
      </w:r>
      <w:r>
        <w:rPr>
          <w:rFonts w:ascii="Calibri" w:hAnsi="Calibri" w:cs="Calibri"/>
        </w:rPr>
        <w:t xml:space="preserve"> the direct average system cost in 2050. The fossil-dominated benchmark (12.8% renewables) has the highest direct cost, about 0.280 NIS/kWh. For renewable shares between 49.5% and 80% the direct cost is almost constant at about 0.271–0.272 NIS/kWh, and it rises slightly to 0.272–0.276 NIS/kWh at 84–90.5%. Since all representative scenarios between 400 and 850 km² share the same budget, the result can be read as follows: for the same budget, more land raises the renewable share in 2050 from about 50% to about 90% at a practically unchanged direct cost per kWh.</w:t>
      </w:r>
    </w:p>
    <w:p w14:paraId="2B7459F2" w14:textId="77777777" w:rsidR="00267F12" w:rsidRDefault="00000000">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₪347×10⁹ in the 400 km² scenario. Fossil-heavy systems are therefore cheaper in the early years but become the most expensive by 2050; the difference in total budget is accounted for by the carbon cost (about ₪120×10⁹ in the benchmark versus ₪57–73×10⁹ in the representative renewable scenarios).</w:t>
      </w:r>
    </w:p>
    <w:p w14:paraId="55CC50A4" w14:textId="37A24EDB" w:rsidR="00D16DAF" w:rsidRDefault="002A3CA1">
      <w:pPr>
        <w:bidi w:val="0"/>
        <w:spacing w:after="200" w:line="276" w:lineRule="auto"/>
        <w:jc w:val="both"/>
      </w:pPr>
      <w:r>
        <w:rPr>
          <w:rFonts w:ascii="Calibri" w:hAnsi="Calibri" w:cs="Calibri"/>
        </w:rPr>
        <w:lastRenderedPageBreak/>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also</w:t>
      </w:r>
      <w:r>
        <w:rPr>
          <w:rFonts w:ascii="Calibri" w:hAnsi="Calibri" w:cs="Calibri"/>
        </w:rPr>
        <w:t xml:space="preserve"> shows the total (social) average system cost, i.e. the direct cost plus the carbon cost. The carbon cost amounts to about 0.085 NIS/kWh in the benchmark, about 0.05 NIS/kWh at 50% renewables and about 0.014 NIS/kWh at 90.5%. As a result, the total average system cost declines monotonically from about 0.364 NIS/kWh in the benchmark to about 0.322 NIS/kWh at 50% renewables and to about 0.290 NIS/kWh at 90.5%: once the carbon cost is accounted for, the cleanest representative system is also the cheapest.</w:t>
      </w:r>
    </w:p>
    <w:p w14:paraId="1A3E7960" w14:textId="04988881" w:rsidR="00D16DAF"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xml:space="preserve"> decomposes</w:t>
      </w:r>
      <w:r>
        <w:rPr>
          <w:rFonts w:ascii="Calibri" w:hAnsi="Calibri" w:cs="Calibri"/>
        </w:rPr>
        <w:t xml:space="preserve"> the annual system cost in 2050 into CAPEX, OPEX and carbon cost by technology. The total annual cost declines from about ₪64×10⁹ in the benchmark to about ₪57×10⁹ at 50% renewables and </w:t>
      </w:r>
      <w:r>
        <w:rPr>
          <w:rFonts w:ascii="Calibri" w:hAnsi="Calibri" w:cs="Calibri"/>
        </w:rPr>
        <w:t>about ₪51×10⁹ at 90.5%</w:t>
      </w:r>
      <w:r>
        <w:rPr>
          <w:rFonts w:ascii="Calibri" w:hAnsi="Calibri" w:cs="Calibri"/>
        </w:rPr>
        <w:t>. At low renewable shares the system is OPEX-dominated: gas operating costs alone amount to about ₪41×10⁹ in the benchmark. As the renewable share increases, gas OPEX falls to about ₪9×10⁹ at 90.5%,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0761284F" w:rsidR="00DD098E" w:rsidRDefault="00257F20" w:rsidP="008034E5">
      <w:pPr>
        <w:keepNext/>
        <w:bidi w:val="0"/>
      </w:pPr>
      <w:r>
        <w:rPr>
          <w:noProof/>
        </w:rPr>
        <w:drawing>
          <wp:inline distT="0" distB="0" distL="0" distR="0" wp14:anchorId="355417B8" wp14:editId="17B4CF46">
            <wp:extent cx="5274310" cy="2534285"/>
            <wp:effectExtent l="0" t="0" r="2540" b="0"/>
            <wp:docPr id="6012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912" name=""/>
                    <pic:cNvPicPr/>
                  </pic:nvPicPr>
                  <pic:blipFill>
                    <a:blip r:embed="rId23"/>
                    <a:stretch>
                      <a:fillRect/>
                    </a:stretch>
                  </pic:blipFill>
                  <pic:spPr>
                    <a:xfrm>
                      <a:off x="0" y="0"/>
                      <a:ext cx="5274310" cy="253428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70" w:name="_RefFig_co12"/>
      <w:bookmarkStart w:id="71" w:name="_Toc223013450"/>
      <w:r>
        <w:rPr>
          <w:color w:val="000000" w:themeColor="text1"/>
        </w:rPr>
        <w:t xml:space="preserve">Figure </w:t>
      </w:r>
      <w:bookmarkStart w:id="72"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10</w:t>
      </w:r>
      <w:r>
        <w:rPr>
          <w:noProof/>
          <w:color w:val="000000" w:themeColor="text1"/>
        </w:rPr>
        <w:fldChar w:fldCharType="end"/>
      </w:r>
      <w:bookmarkEnd w:id="70"/>
      <w:bookmarkEnd w:id="72"/>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71"/>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25</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39D332EE" w14:textId="77777777" w:rsidR="00C32D78" w:rsidRDefault="00C32D78" w:rsidP="00C32D78">
      <w:pPr>
        <w:bidi w:val="0"/>
        <w:spacing w:after="200" w:line="276" w:lineRule="auto"/>
        <w:jc w:val="both"/>
        <w:rPr>
          <w:rFonts w:ascii="Calibri" w:hAnsi="Calibri" w:cs="Calibri"/>
          <w:rtl/>
        </w:rPr>
      </w:pPr>
    </w:p>
    <w:p w14:paraId="5120853A" w14:textId="77777777" w:rsidR="00C32D78" w:rsidRDefault="00C32D78" w:rsidP="00C32D78">
      <w:pPr>
        <w:bidi w:val="0"/>
        <w:spacing w:after="200" w:line="276" w:lineRule="auto"/>
        <w:jc w:val="both"/>
      </w:pPr>
    </w:p>
    <w:p w14:paraId="349CC470" w14:textId="5815B5EF" w:rsidR="00E24A88" w:rsidRDefault="00F903DB" w:rsidP="008034E5">
      <w:pPr>
        <w:pStyle w:val="Heading2"/>
        <w:bidi w:val="0"/>
      </w:pPr>
      <w:bookmarkStart w:id="73" w:name="_Toc223013401"/>
      <w:r>
        <w:lastRenderedPageBreak/>
        <w:t xml:space="preserve">3.5 Emissions in 2050 by source - </w:t>
      </w:r>
      <w:r>
        <w:rPr>
          <w:rFonts w:ascii="Calibri" w:hAnsi="Calibri" w:cs="Calibri"/>
        </w:rPr>
        <w:t>representative scenarios</w:t>
      </w:r>
      <w:bookmarkEnd w:id="73"/>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C83A7B" w:rsidR="00E24A88" w:rsidRDefault="004911CF" w:rsidP="008034E5">
      <w:pPr>
        <w:keepNext/>
        <w:bidi w:val="0"/>
      </w:pPr>
      <w:r>
        <w:rPr>
          <w:noProof/>
        </w:rPr>
        <w:drawing>
          <wp:inline distT="0" distB="0" distL="0" distR="0" wp14:anchorId="4D7877D2" wp14:editId="0AA0055F">
            <wp:extent cx="5274310" cy="2440940"/>
            <wp:effectExtent l="0" t="0" r="2540" b="0"/>
            <wp:docPr id="4244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1736"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2097B298" w:rsidR="00E24A88" w:rsidRDefault="00F903DB" w:rsidP="008034E5">
      <w:pPr>
        <w:pStyle w:val="Caption"/>
        <w:bidi w:val="0"/>
        <w:jc w:val="center"/>
        <w:rPr>
          <w:rFonts w:ascii="Calibri" w:hAnsi="Calibri" w:cs="Calibri"/>
        </w:rPr>
      </w:pPr>
      <w:bookmarkStart w:id="74" w:name="_RefFig_em"/>
      <w:bookmarkStart w:id="75" w:name="_Toc223013451"/>
      <w:r>
        <w:t xml:space="preserve">Figure </w:t>
      </w:r>
      <w:bookmarkStart w:id="76" w:name="_RefFigN_em"/>
      <w:r>
        <w:fldChar w:fldCharType="begin"/>
      </w:r>
      <w:r>
        <w:instrText xml:space="preserve"> SEQ Figure \* ARABIC </w:instrText>
      </w:r>
      <w:r>
        <w:fldChar w:fldCharType="separate"/>
      </w:r>
      <w:r>
        <w:rPr>
          <w:noProof/>
        </w:rPr>
        <w:t>11</w:t>
      </w:r>
      <w:r>
        <w:rPr>
          <w:noProof/>
        </w:rPr>
        <w:fldChar w:fldCharType="end"/>
      </w:r>
      <w:bookmarkEnd w:id="74"/>
      <w:bookmarkEnd w:id="76"/>
      <w:r>
        <w:t xml:space="preserve"> - Emissions in 2050</w:t>
      </w:r>
      <w:r>
        <w:t xml:space="preserve"> by generation source </w:t>
      </w:r>
      <w:r>
        <w:rPr>
          <w:rFonts w:ascii="Calibri" w:hAnsi="Calibri" w:cs="Calibri"/>
        </w:rPr>
        <w:t>for the representative scenarios</w:t>
      </w:r>
      <w:bookmarkEnd w:id="75"/>
    </w:p>
    <w:p w14:paraId="2F220A1D" w14:textId="77777777" w:rsidR="00E24A88" w:rsidRPr="00A9004F" w:rsidRDefault="00E24A88" w:rsidP="008034E5">
      <w:pPr>
        <w:bidi w:val="0"/>
        <w:rPr>
          <w:rFonts w:ascii="Calibri" w:hAnsi="Calibri" w:cs="Calibri"/>
          <w:rtl/>
        </w:rPr>
      </w:pPr>
    </w:p>
    <w:p w14:paraId="69C30A86" w14:textId="7D9AB6FE" w:rsidR="00D16DAF" w:rsidRDefault="002A3CA1">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90.5%. Gas remains the dominant source of emissions in all scenarios. Life-cycle emissions of solar PV and battery storage are small but not zero; their absolute level grows with installed capacity, and at 90.5% renewables they account for about one third of the residual emissions (about 4 MtCO₂e).</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bidi w:val="0"/>
      </w:pPr>
    </w:p>
    <w:p w14:paraId="60E70FC4" w14:textId="39217761" w:rsidR="00D205C4" w:rsidRPr="00D205C4" w:rsidRDefault="00F903DB" w:rsidP="008034E5">
      <w:pPr>
        <w:pStyle w:val="Heading2"/>
        <w:bidi w:val="0"/>
      </w:pPr>
      <w:bookmarkStart w:id="77" w:name="_Toc223013402"/>
      <w:r>
        <w:lastRenderedPageBreak/>
        <w:t xml:space="preserve">3.6 Installed capacities and infrastructure scale in 2050 – </w:t>
      </w:r>
      <w:r>
        <w:rPr>
          <w:rFonts w:ascii="Calibri" w:hAnsi="Calibri" w:cs="Calibri"/>
        </w:rPr>
        <w:t>representative scenarios</w:t>
      </w:r>
      <w:bookmarkEnd w:id="77"/>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0A1679A9" w:rsidR="00AC5214" w:rsidRDefault="004911CF" w:rsidP="008034E5">
      <w:pPr>
        <w:keepNext/>
        <w:bidi w:val="0"/>
      </w:pPr>
      <w:r>
        <w:rPr>
          <w:noProof/>
        </w:rPr>
        <w:drawing>
          <wp:inline distT="0" distB="0" distL="0" distR="0" wp14:anchorId="1B45F7FA" wp14:editId="52CE7D12">
            <wp:extent cx="5274310" cy="2440940"/>
            <wp:effectExtent l="0" t="0" r="2540" b="0"/>
            <wp:docPr id="14446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4136"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3418AB4F" w:rsidR="00D205C4" w:rsidRDefault="00F903DB" w:rsidP="008034E5">
      <w:pPr>
        <w:pStyle w:val="Caption"/>
        <w:bidi w:val="0"/>
        <w:jc w:val="center"/>
        <w:rPr>
          <w:rFonts w:ascii="Calibri" w:hAnsi="Calibri" w:cs="Calibri"/>
        </w:rPr>
      </w:pPr>
      <w:bookmarkStart w:id="78" w:name="_RefFig_cap"/>
      <w:bookmarkStart w:id="79" w:name="_Toc223013453"/>
      <w:r>
        <w:t xml:space="preserve">Figure </w:t>
      </w:r>
      <w:bookmarkStart w:id="80" w:name="_RefFigN_cap"/>
      <w:r>
        <w:fldChar w:fldCharType="begin"/>
      </w:r>
      <w:r>
        <w:instrText xml:space="preserve"> SEQ Figure \* ARABIC </w:instrText>
      </w:r>
      <w:r>
        <w:fldChar w:fldCharType="separate"/>
      </w:r>
      <w:r>
        <w:rPr>
          <w:noProof/>
        </w:rPr>
        <w:t>12</w:t>
      </w:r>
      <w:r>
        <w:rPr>
          <w:noProof/>
        </w:rPr>
        <w:fldChar w:fldCharType="end"/>
      </w:r>
      <w:bookmarkEnd w:id="78"/>
      <w:bookmarkEnd w:id="80"/>
      <w:r>
        <w:rPr>
          <w:noProof/>
        </w:rPr>
        <w:t xml:space="preserve"> - Installed</w:t>
      </w:r>
      <w:r>
        <w:rPr>
          <w:noProof/>
        </w:rPr>
        <w:t xml:space="preserve"> generation and storage capacities in 2050 across the representative scenarios</w:t>
      </w:r>
      <w:bookmarkEnd w:id="79"/>
    </w:p>
    <w:p w14:paraId="466C14EA" w14:textId="77777777" w:rsidR="00D205C4" w:rsidRDefault="00D205C4" w:rsidP="008034E5">
      <w:pPr>
        <w:bidi w:val="0"/>
        <w:rPr>
          <w:rFonts w:ascii="Calibri" w:hAnsi="Calibri" w:cs="Calibri"/>
          <w:rtl/>
        </w:rPr>
      </w:pPr>
    </w:p>
    <w:p w14:paraId="7A77AEC9" w14:textId="79114171" w:rsidR="00D16DAF"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_RefFig_cap \h </w:instrText>
      </w:r>
      <w:r>
        <w:rPr>
          <w:rFonts w:ascii="Calibri" w:hAnsi="Calibri" w:cs="Calibri"/>
        </w:rPr>
      </w:r>
      <w:r>
        <w:rPr>
          <w:rFonts w:ascii="Calibri" w:hAnsi="Calibri" w:cs="Calibri"/>
        </w:rPr>
        <w:fldChar w:fldCharType="separate"/>
      </w:r>
      <w:r>
        <w:rPr>
          <w:rFonts w:ascii="Calibri" w:hAnsi="Calibri" w:cs="Calibri"/>
        </w:rPr>
        <w:t>Figure 12</w:t>
      </w:r>
      <w:r>
        <w:rPr>
          <w:rFonts w:ascii="Calibri" w:hAnsi="Calibri" w:cs="Calibri"/>
        </w:rPr>
        <w:fldChar w:fldCharType="end"/>
      </w:r>
      <w:r>
        <w:rPr>
          <w:rFonts w:ascii="Calibri" w:hAnsi="Calibri" w:cs="Calibri"/>
        </w:rPr>
        <w:t xml:space="preserve"> presents</w:t>
      </w:r>
      <w:r>
        <w:rPr>
          <w:rFonts w:ascii="Calibri" w:hAnsi="Calibri" w:cs="Calibri"/>
        </w:rPr>
        <w:t xml:space="preserve"> the installed capacities of the main system components in 2050 in </w:t>
      </w:r>
      <w:proofErr w:type="gramStart"/>
      <w:r>
        <w:rPr>
          <w:rFonts w:ascii="Calibri" w:hAnsi="Calibri" w:cs="Calibri"/>
        </w:rPr>
        <w:t>the representative</w:t>
      </w:r>
      <w:proofErr w:type="gramEnd"/>
      <w:r>
        <w:rPr>
          <w:rFonts w:ascii="Calibri" w:hAnsi="Calibri" w:cs="Calibri"/>
        </w:rPr>
        <w:t xml:space="preser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29 GW at 50% to about 77 GW at 90.5%,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77483592"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90%)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xml:space="preserve">) periods of 2050. In summer, battery operation is characterized by pronounced daily charge–discharge </w:t>
      </w:r>
      <w:r>
        <w:rPr>
          <w:rFonts w:ascii="Calibri" w:hAnsi="Calibri" w:cs="Calibri"/>
        </w:rPr>
        <w:lastRenderedPageBreak/>
        <w:t>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1A28190" w:rsidR="009A54E0" w:rsidRDefault="00F903DB" w:rsidP="008034E5">
      <w:pPr>
        <w:bidi w:val="0"/>
        <w:rPr>
          <w:rFonts w:ascii="Calibri" w:hAnsi="Calibri" w:cs="Calibri"/>
        </w:rPr>
      </w:pPr>
      <w:r>
        <w:rPr>
          <w:rFonts w:ascii="Calibri" w:hAnsi="Calibri" w:cs="Calibri"/>
        </w:rPr>
        <w:t>In winter, battery operation exhibits greater variability and longer discharge events. Extended periods of low solar availability lead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42A8F1D2" w:rsidR="0054332D" w:rsidRDefault="00A564C1" w:rsidP="008034E5">
      <w:pPr>
        <w:keepNext/>
        <w:bidi w:val="0"/>
      </w:pPr>
      <w:r>
        <w:rPr>
          <w:noProof/>
        </w:rPr>
        <w:drawing>
          <wp:inline distT="0" distB="0" distL="0" distR="0" wp14:anchorId="6651E32C" wp14:editId="600668B4">
            <wp:extent cx="5274310" cy="2469515"/>
            <wp:effectExtent l="0" t="0" r="2540" b="6985"/>
            <wp:docPr id="2055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508" name=""/>
                    <pic:cNvPicPr/>
                  </pic:nvPicPr>
                  <pic:blipFill>
                    <a:blip r:embed="rId26"/>
                    <a:stretch>
                      <a:fillRect/>
                    </a:stretch>
                  </pic:blipFill>
                  <pic:spPr>
                    <a:xfrm>
                      <a:off x="0" y="0"/>
                      <a:ext cx="5274310" cy="2469515"/>
                    </a:xfrm>
                    <a:prstGeom prst="rect">
                      <a:avLst/>
                    </a:prstGeom>
                  </pic:spPr>
                </pic:pic>
              </a:graphicData>
            </a:graphic>
          </wp:inline>
        </w:drawing>
      </w:r>
    </w:p>
    <w:p w14:paraId="3B8241CC" w14:textId="1F0425F6" w:rsidR="000B2950" w:rsidRPr="00DF2A77" w:rsidRDefault="00F903DB" w:rsidP="008034E5">
      <w:pPr>
        <w:pStyle w:val="Caption"/>
        <w:bidi w:val="0"/>
        <w:jc w:val="center"/>
        <w:rPr>
          <w:rFonts w:ascii="Calibri" w:hAnsi="Calibri" w:cs="Calibri"/>
          <w:color w:val="000000" w:themeColor="text1"/>
        </w:rPr>
      </w:pPr>
      <w:bookmarkStart w:id="81" w:name="_RefFig_bW"/>
      <w:bookmarkStart w:id="82" w:name="_Toc223013455"/>
      <w:r>
        <w:rPr>
          <w:color w:val="000000" w:themeColor="text1"/>
        </w:rPr>
        <w:t xml:space="preserve">Figure </w:t>
      </w:r>
      <w:bookmarkStart w:id="83"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13</w:t>
      </w:r>
      <w:r>
        <w:rPr>
          <w:rFonts w:ascii="Calibri" w:hAnsi="Calibri" w:cs="Calibri"/>
          <w:color w:val="000000" w:themeColor="text1"/>
        </w:rPr>
        <w:fldChar w:fldCharType="end"/>
      </w:r>
      <w:bookmarkEnd w:id="81"/>
      <w:bookmarkEnd w:id="83"/>
      <w:r>
        <w:rPr>
          <w:color w:val="000000" w:themeColor="text1"/>
        </w:rPr>
        <w:t xml:space="preserve"> - Battery energy level</w:t>
      </w:r>
      <w:r>
        <w:rPr>
          <w:color w:val="000000" w:themeColor="text1"/>
        </w:rPr>
        <w:t xml:space="preserve"> in winter 2050</w:t>
      </w:r>
      <w:bookmarkEnd w:id="82"/>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44CA6AF7" w:rsidR="0054332D" w:rsidRDefault="000B13AC" w:rsidP="008034E5">
      <w:pPr>
        <w:keepNext/>
        <w:bidi w:val="0"/>
      </w:pPr>
      <w:r>
        <w:rPr>
          <w:noProof/>
        </w:rPr>
        <w:drawing>
          <wp:inline distT="0" distB="0" distL="0" distR="0" wp14:anchorId="24765143" wp14:editId="5729744C">
            <wp:extent cx="5274310" cy="2471420"/>
            <wp:effectExtent l="0" t="0" r="2540" b="5080"/>
            <wp:docPr id="19621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0143" name=""/>
                    <pic:cNvPicPr/>
                  </pic:nvPicPr>
                  <pic:blipFill>
                    <a:blip r:embed="rId27"/>
                    <a:stretch>
                      <a:fillRect/>
                    </a:stretch>
                  </pic:blipFill>
                  <pic:spPr>
                    <a:xfrm>
                      <a:off x="0" y="0"/>
                      <a:ext cx="5274310" cy="2471420"/>
                    </a:xfrm>
                    <a:prstGeom prst="rect">
                      <a:avLst/>
                    </a:prstGeom>
                  </pic:spPr>
                </pic:pic>
              </a:graphicData>
            </a:graphic>
          </wp:inline>
        </w:drawing>
      </w:r>
    </w:p>
    <w:p w14:paraId="036EFD15" w14:textId="0DE7A5B8" w:rsidR="0054332D" w:rsidRPr="00DF2A77" w:rsidRDefault="00F903DB" w:rsidP="008034E5">
      <w:pPr>
        <w:pStyle w:val="Caption"/>
        <w:bidi w:val="0"/>
        <w:jc w:val="center"/>
        <w:rPr>
          <w:color w:val="000000" w:themeColor="text1"/>
        </w:rPr>
      </w:pPr>
      <w:bookmarkStart w:id="84" w:name="_RefFig_bS"/>
      <w:bookmarkStart w:id="85" w:name="_Toc223013456"/>
      <w:r>
        <w:rPr>
          <w:color w:val="000000" w:themeColor="text1"/>
        </w:rPr>
        <w:t>Figure</w:t>
      </w:r>
      <w:r>
        <w:rPr>
          <w:color w:val="000000" w:themeColor="text1"/>
          <w:rtl/>
        </w:rPr>
        <w:t xml:space="preserve"> </w:t>
      </w:r>
      <w:bookmarkStart w:id="86"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4"/>
      <w:bookmarkEnd w:id="86"/>
      <w:r>
        <w:rPr>
          <w:noProof/>
          <w:color w:val="000000" w:themeColor="text1"/>
        </w:rPr>
        <w:t xml:space="preserve"> - Battery energy level</w:t>
      </w:r>
      <w:r>
        <w:rPr>
          <w:noProof/>
          <w:color w:val="000000" w:themeColor="text1"/>
        </w:rPr>
        <w:t xml:space="preserve"> in summer 2050</w:t>
      </w:r>
      <w:bookmarkEnd w:id="85"/>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w:t>
      </w:r>
      <w:proofErr w:type="gramStart"/>
      <w:r>
        <w:rPr>
          <w:rFonts w:ascii="Calibri" w:hAnsi="Calibri" w:cs="Calibri"/>
        </w:rPr>
        <w:t>end-</w:t>
      </w:r>
      <w:proofErr w:type="gramEnd"/>
      <w:r>
        <w:rPr>
          <w:rFonts w:ascii="Calibri" w:hAnsi="Calibri" w:cs="Calibri"/>
        </w:rPr>
        <w:t xml:space="preserve">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w:t>
      </w:r>
      <w:r>
        <w:rPr>
          <w:rFonts w:ascii="Calibri" w:hAnsi="Calibri" w:cs="Calibri"/>
        </w:rPr>
        <w:lastRenderedPageBreak/>
        <w:t>horizon, in line with the annual build-rate limits and the budget constraint, with no abrupt build-out at the end of the horizon.</w:t>
      </w:r>
    </w:p>
    <w:p w14:paraId="32CEA32A" w14:textId="1792ADCF" w:rsidR="00E07F5A" w:rsidRDefault="00DC3DB2" w:rsidP="008034E5">
      <w:pPr>
        <w:keepNext/>
        <w:bidi w:val="0"/>
      </w:pPr>
      <w:r>
        <w:rPr>
          <w:noProof/>
        </w:rPr>
        <w:drawing>
          <wp:inline distT="0" distB="0" distL="0" distR="0" wp14:anchorId="71228DB3" wp14:editId="6E4C3461">
            <wp:extent cx="5274310" cy="2505075"/>
            <wp:effectExtent l="0" t="0" r="2540" b="9525"/>
            <wp:docPr id="16588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7528" name=""/>
                    <pic:cNvPicPr/>
                  </pic:nvPicPr>
                  <pic:blipFill>
                    <a:blip r:embed="rId28"/>
                    <a:stretch>
                      <a:fillRect/>
                    </a:stretch>
                  </pic:blipFill>
                  <pic:spPr>
                    <a:xfrm>
                      <a:off x="0" y="0"/>
                      <a:ext cx="5274310" cy="2505075"/>
                    </a:xfrm>
                    <a:prstGeom prst="rect">
                      <a:avLst/>
                    </a:prstGeom>
                  </pic:spPr>
                </pic:pic>
              </a:graphicData>
            </a:graphic>
          </wp:inline>
        </w:drawing>
      </w:r>
    </w:p>
    <w:p w14:paraId="3C56501C" w14:textId="55A7A910" w:rsidR="00E07F5A" w:rsidRPr="00DF2A77" w:rsidRDefault="00F903DB" w:rsidP="008034E5">
      <w:pPr>
        <w:pStyle w:val="Caption"/>
        <w:bidi w:val="0"/>
        <w:jc w:val="center"/>
        <w:rPr>
          <w:color w:val="000000" w:themeColor="text1"/>
          <w:rtl/>
        </w:rPr>
      </w:pPr>
      <w:bookmarkStart w:id="87" w:name="_RefFig_ev"/>
      <w:bookmarkStart w:id="88" w:name="_Toc223013457"/>
      <w:r>
        <w:rPr>
          <w:color w:val="000000" w:themeColor="text1"/>
        </w:rPr>
        <w:t>Figure</w:t>
      </w:r>
      <w:r>
        <w:rPr>
          <w:color w:val="000000" w:themeColor="text1"/>
          <w:rtl/>
        </w:rPr>
        <w:t xml:space="preserve"> </w:t>
      </w:r>
      <w:bookmarkStart w:id="89"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15</w:t>
      </w:r>
      <w:r>
        <w:rPr>
          <w:noProof/>
          <w:color w:val="000000" w:themeColor="text1"/>
        </w:rPr>
        <w:fldChar w:fldCharType="end"/>
      </w:r>
      <w:bookmarkEnd w:id="87"/>
      <w:bookmarkEnd w:id="89"/>
      <w:r>
        <w:rPr>
          <w:color w:val="000000" w:themeColor="text1"/>
        </w:rPr>
        <w:t xml:space="preserve"> - Installed capacity evolution across the planning horizon for a representative 90% scenario</w:t>
      </w:r>
      <w:bookmarkEnd w:id="88"/>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1A8E08F6" w:rsidR="00D16DAF" w:rsidRDefault="002A3CA1">
      <w:pPr>
        <w:bidi w:val="0"/>
        <w:spacing w:after="200" w:line="276" w:lineRule="auto"/>
        <w:jc w:val="both"/>
      </w:pPr>
      <w:r>
        <w:rPr>
          <w:rFonts w:ascii="Calibri" w:hAnsi="Calibri" w:cs="Calibri"/>
        </w:rPr>
        <w:t>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85 feasible nuclear scenarios the model builds the maximum allowed capacity (3 GW), which supplies about 26 TWh per year, roughly 15% of demand in 2050. Nuclear capacity replaces gas one-for-one in the reserve-margin requirement, so that gas capacity in 2050 is about 29 GW instead of about 32 GW.</w:t>
      </w:r>
    </w:p>
    <w:p w14:paraId="54978322" w14:textId="31A35BCF" w:rsidR="00D16DAF" w:rsidRDefault="002A3CA1">
      <w:pPr>
        <w:bidi w:val="0"/>
        <w:spacing w:after="200" w:line="276" w:lineRule="auto"/>
        <w:jc w:val="both"/>
      </w:pPr>
      <w:r>
        <w:rPr>
          <w:rFonts w:ascii="Calibri" w:hAnsi="Calibri" w:cs="Calibri"/>
        </w:rPr>
        <w:lastRenderedPageBreak/>
        <w:t>Nuclear also enlarges the feasible space. Three scenarios that are infeasible without nuclear—the 400 and 450 km² land caps at ₪400×10⁹ and the 100 km² land cap at ₪420×10⁹—become feasible, and only the three lowest budgets at 100 km² (₪400–410×10⁹)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6CB1528B" w:rsidR="00844628" w:rsidRDefault="00EC29B2">
      <w:pPr>
        <w:bidi w:val="0"/>
        <w:spacing w:line="276" w:lineRule="auto"/>
      </w:pPr>
      <w:r>
        <w:rPr>
          <w:noProof/>
        </w:rPr>
        <w:drawing>
          <wp:inline distT="0" distB="0" distL="0" distR="0" wp14:anchorId="69B87DE1" wp14:editId="1BFD7D95">
            <wp:extent cx="5274310" cy="2371725"/>
            <wp:effectExtent l="0" t="0" r="2540" b="9525"/>
            <wp:docPr id="3846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3468" name=""/>
                    <pic:cNvPicPr/>
                  </pic:nvPicPr>
                  <pic:blipFill>
                    <a:blip r:embed="rId29"/>
                    <a:stretch>
                      <a:fillRect/>
                    </a:stretch>
                  </pic:blipFill>
                  <pic:spPr>
                    <a:xfrm>
                      <a:off x="0" y="0"/>
                      <a:ext cx="5274310" cy="2371725"/>
                    </a:xfrm>
                    <a:prstGeom prst="rect">
                      <a:avLst/>
                    </a:prstGeom>
                  </pic:spPr>
                </pic:pic>
              </a:graphicData>
            </a:graphic>
          </wp:inline>
        </w:drawing>
      </w:r>
      <w:r>
        <w:t xml:space="preserve"> </w:t>
      </w:r>
      <w:r>
        <w:rPr>
          <w:noProof/>
        </w:rPr>
        <w:drawing>
          <wp:inline distT="0" distB="0" distL="0" distR="0" wp14:anchorId="340B5EDA" wp14:editId="42FA6ECE">
            <wp:extent cx="5274310" cy="2363470"/>
            <wp:effectExtent l="0" t="0" r="2540" b="0"/>
            <wp:docPr id="122631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1823" name=""/>
                    <pic:cNvPicPr/>
                  </pic:nvPicPr>
                  <pic:blipFill>
                    <a:blip r:embed="rId30"/>
                    <a:stretch>
                      <a:fillRect/>
                    </a:stretch>
                  </pic:blipFill>
                  <pic:spPr>
                    <a:xfrm>
                      <a:off x="0" y="0"/>
                      <a:ext cx="5274310" cy="2363470"/>
                    </a:xfrm>
                    <a:prstGeom prst="rect">
                      <a:avLst/>
                    </a:prstGeom>
                  </pic:spPr>
                </pic:pic>
              </a:graphicData>
            </a:graphic>
          </wp:inline>
        </w:drawing>
      </w:r>
    </w:p>
    <w:p w14:paraId="538EA2BE" w14:textId="74632E1E" w:rsidR="00D16DAF" w:rsidRDefault="002A3CA1">
      <w:pPr>
        <w:pStyle w:val="Caption"/>
        <w:bidi w:val="0"/>
        <w:spacing w:line="276" w:lineRule="auto"/>
      </w:pPr>
      <w:bookmarkStart w:id="90" w:name="_RefFigNuc_A"/>
      <w:r>
        <w:t xml:space="preserve">Figure </w:t>
      </w:r>
      <w:bookmarkStart w:id="91" w:name="_RefFigNucN_A"/>
      <w:r>
        <w:fldChar w:fldCharType="begin"/>
      </w:r>
      <w:r>
        <w:instrText xml:space="preserve"> SEQ Figure \* ARABIC </w:instrText>
      </w:r>
      <w:r>
        <w:fldChar w:fldCharType="separate"/>
      </w:r>
      <w:r>
        <w:rPr>
          <w:noProof/>
        </w:rPr>
        <w:t>16</w:t>
      </w:r>
      <w:r>
        <w:rPr>
          <w:noProof/>
        </w:rPr>
        <w:fldChar w:fldCharType="end"/>
      </w:r>
      <w:bookmarkEnd w:id="90"/>
      <w:bookmarkEnd w:id="91"/>
      <w:r>
        <w:t xml:space="preserve"> - Renewable / low-carbon share in 2050 (top) and cumulative emissions 2023–2050 (bottom) as a function of the cumulative budget and solar land availability, with and without nuclear</w:t>
      </w:r>
    </w:p>
    <w:p w14:paraId="29AB6BDD" w14:textId="7BC7F85E"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_RefFigNuc_A \h </w:instrText>
      </w:r>
      <w:r>
        <w:rPr>
          <w:rFonts w:ascii="Calibri" w:hAnsi="Calibri" w:cs="Calibri"/>
        </w:rPr>
      </w:r>
      <w:r>
        <w:rPr>
          <w:rFonts w:ascii="Calibri" w:hAnsi="Calibri" w:cs="Calibri"/>
        </w:rPr>
        <w:fldChar w:fldCharType="separate"/>
      </w:r>
      <w:r>
        <w:rPr>
          <w:rFonts w:ascii="Calibri" w:hAnsi="Calibri" w:cs="Calibri"/>
        </w:rPr>
        <w:t>Figure 16</w:t>
      </w:r>
      <w:r>
        <w:rPr>
          <w:rFonts w:ascii="Calibri" w:hAnsi="Calibri" w:cs="Calibri"/>
        </w:rPr>
        <w:fldChar w:fldCharType="end"/>
      </w:r>
      <w:r>
        <w:rPr>
          <w:rFonts w:ascii="Calibri" w:hAnsi="Calibri" w:cs="Calibri"/>
        </w:rPr>
        <w:t xml:space="preserve"> compares</w:t>
      </w:r>
      <w:r>
        <w:rPr>
          <w:rFonts w:ascii="Calibri" w:hAnsi="Calibri" w:cs="Calibri"/>
        </w:rPr>
        <w:t xml:space="preserve"> the two scenario grids. The low-carbon surface with nuclear lies above the renewable surface without nuclear across the entire space, but the gap narrows with land availability: in the representative scenarios it amounts to about 14 percentage points at 400 km² (63.4% versus 49.5%) and about 3 points at 850 km² (93.5% versus 90.5%). With nuclear, the land caps of 800 and 850 km² are not fully used at ₪420×10⁹ (about 770 km²): part of the budget is allocated to nuclear capacity, so that at large land caps the budget becomes binding before land. Nuclear and solar thus compete for the same budget, and at large land caps a growing part of the nuclear </w:t>
      </w:r>
      <w:r>
        <w:rPr>
          <w:rFonts w:ascii="Calibri" w:hAnsi="Calibri" w:cs="Calibri"/>
        </w:rPr>
        <w:lastRenderedPageBreak/>
        <w:t>output coincides with hours of solar surplus, so that its marginal contribution decreases.</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604661BF" w:rsidR="00CA43D5" w:rsidRDefault="000F5531" w:rsidP="00CA43D5">
      <w:pPr>
        <w:bidi w:val="0"/>
        <w:rPr>
          <w:rFonts w:ascii="Calibri" w:hAnsi="Calibri" w:cs="Calibri"/>
          <w:rtl/>
        </w:rPr>
      </w:pPr>
      <w:r>
        <w:rPr>
          <w:noProof/>
        </w:rPr>
        <w:drawing>
          <wp:inline distT="0" distB="0" distL="0" distR="0" wp14:anchorId="0720C36B" wp14:editId="1BD34F05">
            <wp:extent cx="5274310" cy="2426970"/>
            <wp:effectExtent l="0" t="0" r="2540" b="0"/>
            <wp:docPr id="10787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2585" name=""/>
                    <pic:cNvPicPr/>
                  </pic:nvPicPr>
                  <pic:blipFill>
                    <a:blip r:embed="rId31"/>
                    <a:stretch>
                      <a:fillRect/>
                    </a:stretch>
                  </pic:blipFill>
                  <pic:spPr>
                    <a:xfrm>
                      <a:off x="0" y="0"/>
                      <a:ext cx="5274310" cy="2426970"/>
                    </a:xfrm>
                    <a:prstGeom prst="rect">
                      <a:avLst/>
                    </a:prstGeom>
                  </pic:spPr>
                </pic:pic>
              </a:graphicData>
            </a:graphic>
          </wp:inline>
        </w:drawing>
      </w:r>
    </w:p>
    <w:p w14:paraId="60617E10" w14:textId="766C3CB6" w:rsidR="00D16DAF" w:rsidRDefault="002A3CA1">
      <w:pPr>
        <w:pStyle w:val="Caption"/>
        <w:bidi w:val="0"/>
        <w:spacing w:line="276" w:lineRule="auto"/>
      </w:pPr>
      <w:bookmarkStart w:id="92" w:name="_RefFigNuc_B"/>
      <w:r>
        <w:t xml:space="preserve">Figure </w:t>
      </w:r>
      <w:bookmarkStart w:id="93" w:name="_RefFigNucN_B"/>
      <w:r>
        <w:fldChar w:fldCharType="begin"/>
      </w:r>
      <w:r>
        <w:instrText xml:space="preserve"> SEQ Figure \* ARABIC </w:instrText>
      </w:r>
      <w:r>
        <w:fldChar w:fldCharType="separate"/>
      </w:r>
      <w:r>
        <w:rPr>
          <w:noProof/>
        </w:rPr>
        <w:t>17</w:t>
      </w:r>
      <w:r>
        <w:rPr>
          <w:noProof/>
        </w:rPr>
        <w:fldChar w:fldCharType="end"/>
      </w:r>
      <w:bookmarkEnd w:id="92"/>
      <w:bookmarkEnd w:id="93"/>
      <w:r>
        <w:t xml:space="preserve"> - Cumulative emissions 2023–2050 avoided by nuclear [MtCO₂e] (difference between the scenarios without and with nuclear) for each budget and land cap</w:t>
      </w:r>
    </w:p>
    <w:p w14:paraId="3055B3AF" w14:textId="628CA673"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xml:space="preserve"> shows</w:t>
      </w:r>
      <w:r>
        <w:rPr>
          <w:rFonts w:ascii="Calibri" w:hAnsi="Calibri" w:cs="Calibri"/>
        </w:rPr>
        <w:t xml:space="preserve"> the cumulative emissions avoided by </w:t>
      </w:r>
      <w:proofErr w:type="gramStart"/>
      <w:r>
        <w:rPr>
          <w:rFonts w:ascii="Calibri" w:hAnsi="Calibri" w:cs="Calibri"/>
        </w:rPr>
        <w:t>nuclear</w:t>
      </w:r>
      <w:proofErr w:type="gramEnd"/>
      <w:r>
        <w:rPr>
          <w:rFonts w:ascii="Calibri" w:hAnsi="Calibri" w:cs="Calibri"/>
        </w:rPr>
        <w:t xml:space="preserve"> in every cell of the grid. Nuclear reduces emissions in all 82 cells that are feasible in both runs, by between 18 and 179 MtCO₂e. Two patterns stand out. First, for budgets of ₪430×10⁹ and above, the avoided emissions decline steadily with land availability, from about 100 MtCO₂e at 100 km² and about 93–107 MtCO₂e at 400 km² to about 18–23 MtCO₂e at 850 km²; in relative terms, at ₪420×10⁹ nuclear reduces cumulative emissions by about 15% at 400 km² but only by about 6% at 850 km². Nuclear thus acts as a partial substitute for land. Second, the largest reductions (up to 179 MtCO₂e) occur at the lowest budget, where the costs saved by nuclear relax the binding budget constraint and allow more renewable capacity to be built earlier.</w:t>
      </w:r>
    </w:p>
    <w:p w14:paraId="69EE9FE4" w14:textId="1A094968" w:rsidR="001F2896" w:rsidRDefault="00EC29B2" w:rsidP="001F2896">
      <w:pPr>
        <w:bidi w:val="0"/>
        <w:rPr>
          <w:rFonts w:ascii="Calibri" w:hAnsi="Calibri" w:cs="Calibri"/>
        </w:rPr>
      </w:pPr>
      <w:r>
        <w:rPr>
          <w:noProof/>
        </w:rPr>
        <w:lastRenderedPageBreak/>
        <w:drawing>
          <wp:inline distT="0" distB="0" distL="0" distR="0" wp14:anchorId="7151E196" wp14:editId="0B38E24F">
            <wp:extent cx="5274310" cy="2499360"/>
            <wp:effectExtent l="0" t="0" r="2540" b="0"/>
            <wp:docPr id="21073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6126" name=""/>
                    <pic:cNvPicPr/>
                  </pic:nvPicPr>
                  <pic:blipFill>
                    <a:blip r:embed="rId32"/>
                    <a:stretch>
                      <a:fillRect/>
                    </a:stretch>
                  </pic:blipFill>
                  <pic:spPr>
                    <a:xfrm>
                      <a:off x="0" y="0"/>
                      <a:ext cx="5274310" cy="2499360"/>
                    </a:xfrm>
                    <a:prstGeom prst="rect">
                      <a:avLst/>
                    </a:prstGeom>
                  </pic:spPr>
                </pic:pic>
              </a:graphicData>
            </a:graphic>
          </wp:inline>
        </w:drawing>
      </w:r>
    </w:p>
    <w:p w14:paraId="5BC3E787" w14:textId="6EEFB622" w:rsidR="00D16DAF" w:rsidRDefault="002A3CA1">
      <w:pPr>
        <w:pStyle w:val="Caption"/>
        <w:bidi w:val="0"/>
        <w:spacing w:line="276" w:lineRule="auto"/>
      </w:pPr>
      <w:bookmarkStart w:id="94" w:name="_RefFigNuc_C"/>
      <w:r>
        <w:t xml:space="preserve">Figure </w:t>
      </w:r>
      <w:bookmarkStart w:id="95" w:name="_RefFigNucN_C"/>
      <w:r>
        <w:fldChar w:fldCharType="begin"/>
      </w:r>
      <w:r>
        <w:instrText xml:space="preserve"> SEQ Figure \* ARABIC </w:instrText>
      </w:r>
      <w:r>
        <w:fldChar w:fldCharType="separate"/>
      </w:r>
      <w:r>
        <w:rPr>
          <w:noProof/>
        </w:rPr>
        <w:t>18</w:t>
      </w:r>
      <w:r>
        <w:rPr>
          <w:noProof/>
        </w:rPr>
        <w:fldChar w:fldCharType="end"/>
      </w:r>
      <w:bookmarkEnd w:id="94"/>
      <w:bookmarkEnd w:id="95"/>
      <w:r>
        <w:t xml:space="preserve"> - Direct and social average system cost in 2050 (direct cost plus carbon cost at 200 NIS/tCO₂e) for the representative scenarios with and without nuclear</w:t>
      </w:r>
    </w:p>
    <w:p w14:paraId="62DB1577" w14:textId="4A0EE1FA"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xml:space="preserve"> compares the average system cost in 2050 of the representative scenarios. In direct terms, nuclear lowers the cost when land is scarce—about 0.269 versus 0.280 NIS/kWh at 100 km² and about 0.265 versus 0.271 NIS/kWh at 400–550 km²—while from about 750 km² onwards the direct costs of the two systems are practically equal (0.272–0.276 NIS/kWh). In social terms, which include the carbon cost, the system with nuclear is cheaper across the whole range: about </w:t>
      </w:r>
      <w:r>
        <w:rPr>
          <w:rFonts w:ascii="Calibri" w:hAnsi="Calibri" w:cs="Calibri"/>
        </w:rPr>
        <w:t>0.340 versus 0.364</w:t>
      </w:r>
      <w:r>
        <w:rPr>
          <w:rFonts w:ascii="Calibri" w:hAnsi="Calibri" w:cs="Calibri"/>
        </w:rPr>
        <w:t xml:space="preserve"> NIS/kWh at 100 km² and about 0.303 versus 0.322 NIS/kWh at 400 km², with the gap narrowing to about 0.006 NIS/kWh at 850 km². With nuclear, the social cost reaches its minimum of about 0.283 NIS/kWh at 700 km², whereas without nuclear it continues to decline up to 850 km² (0.290 NIS/kWh).</w:t>
      </w:r>
    </w:p>
    <w:p w14:paraId="694F32B3" w14:textId="36684577" w:rsidR="00D16DAF" w:rsidRDefault="002A3CA1">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10 MtCO₂e at 850 km².</w:t>
      </w:r>
    </w:p>
    <w:p w14:paraId="259EAC7C" w14:textId="77777777" w:rsidR="003F63FF" w:rsidRDefault="00960C33">
      <w:pPr>
        <w:pStyle w:val="Heading2"/>
        <w:bidi w:val="0"/>
      </w:pPr>
      <w:r>
        <w:t>3.8 Sensitivity analyses</w:t>
      </w:r>
    </w:p>
    <w:p w14:paraId="534BDC6D" w14:textId="77777777" w:rsidR="003F63FF" w:rsidRDefault="00960C33">
      <w:pPr>
        <w:bidi w:val="0"/>
        <w:spacing w:after="200" w:line="276" w:lineRule="auto"/>
        <w:jc w:val="both"/>
      </w:pPr>
      <w:r>
        <w:rPr>
          <w:rFonts w:ascii="Calibri" w:hAnsi="Calibri" w:cs="Calibri"/>
        </w:rPr>
        <w:t>This section examines how the main results depend on two key assumptions—the pace at which capacity can be built and the land available for solar deployment—and locates the economic optimum of the system.</w:t>
      </w:r>
    </w:p>
    <w:p w14:paraId="20541119" w14:textId="77777777" w:rsidR="003F63FF" w:rsidRDefault="00960C33">
      <w:pPr>
        <w:pStyle w:val="Heading3"/>
        <w:bidi w:val="0"/>
      </w:pPr>
      <w:r>
        <w:t>3.8.1 Build-rate assumptions</w:t>
      </w:r>
    </w:p>
    <w:p w14:paraId="09D36EB8" w14:textId="79E85580" w:rsidR="00267F12" w:rsidRDefault="00000000">
      <w:pPr>
        <w:bidi w:val="0"/>
        <w:spacing w:after="200" w:line="276" w:lineRule="auto"/>
        <w:jc w:val="both"/>
      </w:pPr>
      <w:r>
        <w:rPr>
          <w:rFonts w:ascii="Calibri" w:hAnsi="Calibri" w:cs="Calibri"/>
        </w:rPr>
        <w:t>The main analysis assumes a time-varying build-rate schedule for solar PV and battery storage (Section 2.3). To assess the role of this assumption, the full scenario grid was also solved with a constant build-rate limit of 4 GW per year (budgets of ₪400–480×10⁹ and land caps of 100 and 400–850 km²</w:t>
      </w:r>
      <w:r>
        <w:rPr>
          <w:rFonts w:ascii="Calibri" w:hAnsi="Calibri" w:cs="Calibri"/>
        </w:rPr>
        <w:t xml:space="preserve">; </w:t>
      </w:r>
      <w:r>
        <w:rPr>
          <w:rFonts w:ascii="Calibri" w:hAnsi="Calibri" w:cs="Calibri"/>
        </w:rPr>
        <w:fldChar w:fldCharType="begin"/>
      </w:r>
      <w:r>
        <w:rPr>
          <w:rFonts w:ascii="Calibri" w:hAnsi="Calibri" w:cs="Calibri"/>
        </w:rPr>
        <w:instrText xml:space="preserve"> REF _RefFig_b4em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w:t>
      </w:r>
      <w:r>
        <w:rPr>
          <w:rFonts w:ascii="Calibri" w:hAnsi="Calibri" w:cs="Calibri"/>
        </w:rPr>
        <w:t xml:space="preserve">. With the constant </w:t>
      </w:r>
      <w:r>
        <w:rPr>
          <w:rFonts w:ascii="Calibri" w:hAnsi="Calibri" w:cs="Calibri"/>
          <w:vertAlign w:val="subscript"/>
        </w:rPr>
        <w:t>limit</w:t>
      </w:r>
      <w:r>
        <w:rPr>
          <w:rFonts w:ascii="Calibri" w:hAnsi="Calibri" w:cs="Calibri"/>
        </w:rPr>
        <w:t xml:space="preserve">, the renewable share in 2050 saturates at about 92% at 850 km², and additional budget </w:t>
      </w:r>
      <w:r>
        <w:rPr>
          <w:rFonts w:ascii="Calibri" w:hAnsi="Calibri" w:cs="Calibri"/>
        </w:rPr>
        <w:lastRenderedPageBreak/>
        <w:t>above about ₪450×10⁹ yields no further reduction in cumulative emissions (about 490 MtCO₂e at 850 km²), because battery storage reaches its build-rate limit in every year of the horizon.</w:t>
      </w:r>
    </w:p>
    <w:p w14:paraId="591C7564" w14:textId="355C77E3" w:rsidR="004B747B" w:rsidRPr="009B0BCA" w:rsidRDefault="004B747B" w:rsidP="004B747B">
      <w:pPr>
        <w:bidi w:val="0"/>
        <w:rPr>
          <w:rFonts w:ascii="Calibri" w:hAnsi="Calibri" w:cs="Calibri"/>
          <w:rtl/>
        </w:rPr>
      </w:pPr>
    </w:p>
    <w:p w14:paraId="3E33F86A" w14:textId="5B2EC992" w:rsidR="00A80152" w:rsidRDefault="00A80152" w:rsidP="00A80152">
      <w:pPr>
        <w:bidi w:val="0"/>
        <w:spacing w:after="200" w:line="276" w:lineRule="auto"/>
        <w:jc w:val="both"/>
      </w:pPr>
      <w:r>
        <w:rPr>
          <w:noProof/>
        </w:rPr>
        <w:drawing>
          <wp:inline distT="0" distB="0" distL="0" distR="0" wp14:anchorId="2CF7BB75" wp14:editId="479B690B">
            <wp:extent cx="5274310" cy="2472055"/>
            <wp:effectExtent l="0" t="0" r="2540" b="4445"/>
            <wp:docPr id="9529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33"/>
                    <a:stretch>
                      <a:fillRect/>
                    </a:stretch>
                  </pic:blipFill>
                  <pic:spPr>
                    <a:xfrm>
                      <a:off x="0" y="0"/>
                      <a:ext cx="5274310" cy="2472055"/>
                    </a:xfrm>
                    <a:prstGeom prst="rect">
                      <a:avLst/>
                    </a:prstGeom>
                  </pic:spPr>
                </pic:pic>
              </a:graphicData>
            </a:graphic>
          </wp:inline>
        </w:drawing>
      </w:r>
    </w:p>
    <w:p w14:paraId="6F54AC36" w14:textId="3A367426" w:rsidR="003F63FF" w:rsidRDefault="00960C33">
      <w:pPr>
        <w:pStyle w:val="Caption"/>
        <w:bidi w:val="0"/>
        <w:spacing w:line="276" w:lineRule="auto"/>
        <w:jc w:val="both"/>
        <w:rPr>
          <w:rtl/>
        </w:rPr>
      </w:pPr>
      <w:bookmarkStart w:id="96" w:name="_RefFig_b4em"/>
      <w:r>
        <w:t xml:space="preserve">Figure </w:t>
      </w:r>
      <w:bookmarkStart w:id="97" w:name="_RefFigN_b4em"/>
      <w:r>
        <w:fldChar w:fldCharType="begin"/>
      </w:r>
      <w:r>
        <w:instrText xml:space="preserve"> SEQ Figure \* ARABIC </w:instrText>
      </w:r>
      <w:r>
        <w:fldChar w:fldCharType="separate"/>
      </w:r>
      <w:r>
        <w:t>19</w:t>
      </w:r>
      <w:r>
        <w:fldChar w:fldCharType="end"/>
      </w:r>
      <w:bookmarkEnd w:id="96"/>
      <w:bookmarkEnd w:id="97"/>
      <w:r>
        <w:t xml:space="preserve"> - Cumulative emissions 2023–2050 by budget and land cap under a constant build-rate limit of 4 GW per year</w:t>
      </w:r>
    </w:p>
    <w:p w14:paraId="54C8E249" w14:textId="77777777" w:rsidR="00267F12" w:rsidRDefault="00000000">
      <w:pPr>
        <w:bidi w:val="0"/>
        <w:spacing w:after="200" w:line="276" w:lineRule="auto"/>
        <w:jc w:val="both"/>
      </w:pPr>
      <w:r>
        <w:rPr>
          <w:rFonts w:ascii="Calibri" w:hAnsi="Calibri" w:cs="Calibri"/>
        </w:rPr>
        <w:t>Under the time-varying schedule of the main analysis, the renewable share in 2050 is almost unchanged—90.5% versus 91.0% at 850 km² and ₪420×10⁹, with a maximum of 92.3% versus 92.1%—but cumulative emissions continue to decline up to about ₪470–500×10⁹. At 850 km², cumulative emissions are about 470 instead of 504 MtCO₂e at ₪420×10⁹, and about 348 instead of 490 MtCO₂e at ₪450×10⁹. The higher build rates allowed from the late 2030s onwards thus remove the saturation observed with the constant limit, while the lower rates in the early years have little effect, since early deployment is limited mainly by the budget. Feasibility is similar in both cases (five versus six infeasible scenarios). The saturation reported for the constant limit is therefore a consequence of the build-rate assumption rather than of land or budget.</w:t>
      </w:r>
    </w:p>
    <w:p w14:paraId="76071F88" w14:textId="77777777" w:rsidR="00611EA0" w:rsidRDefault="00611EA0" w:rsidP="00611EA0">
      <w:pPr>
        <w:bidi w:val="0"/>
        <w:rPr>
          <w:rtl/>
        </w:rPr>
      </w:pPr>
    </w:p>
    <w:p w14:paraId="08B89E51" w14:textId="77777777" w:rsidR="004B747B" w:rsidRPr="004C5290" w:rsidRDefault="004B747B" w:rsidP="004B747B">
      <w:pPr>
        <w:bidi w:val="0"/>
        <w:rPr>
          <w:rFonts w:ascii="Calibri" w:hAnsi="Calibri" w:cs="Calibri"/>
          <w:rtl/>
        </w:rPr>
      </w:pPr>
    </w:p>
    <w:p w14:paraId="2B903036" w14:textId="77777777" w:rsidR="004B747B" w:rsidRPr="004C5290" w:rsidRDefault="004B747B" w:rsidP="004B747B">
      <w:pPr>
        <w:bidi w:val="0"/>
        <w:rPr>
          <w:rFonts w:ascii="Calibri" w:hAnsi="Calibri" w:cs="Calibri"/>
          <w:rtl/>
        </w:rPr>
      </w:pPr>
    </w:p>
    <w:p w14:paraId="13E811AD" w14:textId="77777777" w:rsidR="004B747B" w:rsidRPr="009B0BCA" w:rsidRDefault="004B747B" w:rsidP="004B747B">
      <w:pPr>
        <w:bidi w:val="0"/>
        <w:rPr>
          <w:rFonts w:ascii="Calibri" w:hAnsi="Calibri" w:cs="Calibri"/>
          <w:rtl/>
        </w:rPr>
      </w:pPr>
    </w:p>
    <w:p w14:paraId="33D06973" w14:textId="77777777" w:rsidR="004B747B" w:rsidRDefault="004B747B" w:rsidP="004B747B">
      <w:pPr>
        <w:bidi w:val="0"/>
        <w:rPr>
          <w:rFonts w:ascii="Calibri" w:hAnsi="Calibri" w:cs="Calibri"/>
        </w:rPr>
      </w:pPr>
    </w:p>
    <w:p w14:paraId="1E85F8EB" w14:textId="77777777" w:rsidR="004B747B" w:rsidRPr="00562253" w:rsidRDefault="004B747B" w:rsidP="004B747B">
      <w:pPr>
        <w:bidi w:val="0"/>
        <w:rPr>
          <w:rFonts w:ascii="Calibri" w:hAnsi="Calibri" w:cs="Calibri"/>
          <w:color w:val="EE0000"/>
          <w:rtl/>
        </w:rPr>
      </w:pPr>
    </w:p>
    <w:p w14:paraId="14AB0BD7" w14:textId="77777777" w:rsidR="004B747B" w:rsidRPr="00562253" w:rsidRDefault="004B747B" w:rsidP="004B747B">
      <w:pPr>
        <w:bidi w:val="0"/>
        <w:rPr>
          <w:rFonts w:ascii="Calibri" w:hAnsi="Calibri" w:cs="Calibri"/>
          <w:color w:val="EE0000"/>
          <w:rtl/>
        </w:rPr>
      </w:pPr>
    </w:p>
    <w:p w14:paraId="00F200FD" w14:textId="77777777" w:rsidR="004B747B" w:rsidRPr="00562253" w:rsidRDefault="004B747B" w:rsidP="004B747B">
      <w:pPr>
        <w:bidi w:val="0"/>
        <w:rPr>
          <w:rFonts w:ascii="Calibri" w:hAnsi="Calibri" w:cs="Calibri"/>
          <w:color w:val="EE0000"/>
        </w:rPr>
      </w:pPr>
    </w:p>
    <w:p w14:paraId="5E1C1617" w14:textId="77777777" w:rsidR="004B747B" w:rsidRPr="003F4D54" w:rsidRDefault="004B747B" w:rsidP="004B747B">
      <w:pPr>
        <w:bidi w:val="0"/>
        <w:jc w:val="center"/>
        <w:rPr>
          <w:rFonts w:ascii="Calibri" w:hAnsi="Calibri" w:cs="Calibri"/>
          <w:color w:val="0070C0"/>
        </w:rPr>
      </w:pPr>
    </w:p>
    <w:p w14:paraId="7688665D" w14:textId="77777777" w:rsidR="004B747B" w:rsidRPr="00D636D4" w:rsidRDefault="004B747B" w:rsidP="004B747B">
      <w:pPr>
        <w:bidi w:val="0"/>
        <w:jc w:val="right"/>
        <w:rPr>
          <w:rFonts w:ascii="Calibri" w:hAnsi="Calibri" w:cs="Calibri"/>
          <w:color w:val="E97132" w:themeColor="accent2"/>
          <w:rtl/>
          <w:lang w:val=""/>
        </w:rPr>
      </w:pPr>
    </w:p>
    <w:p w14:paraId="69CC0135" w14:textId="77777777" w:rsidR="004B747B" w:rsidRPr="00562253" w:rsidRDefault="004B747B" w:rsidP="004B747B">
      <w:pPr>
        <w:bidi w:val="0"/>
        <w:rPr>
          <w:rFonts w:ascii="Calibri" w:hAnsi="Calibri" w:cs="Calibri"/>
          <w:color w:val="0070C0"/>
          <w:lang w:val=""/>
        </w:rPr>
      </w:pPr>
    </w:p>
    <w:p w14:paraId="52573F2C" w14:textId="77777777" w:rsidR="004B747B" w:rsidRDefault="004B747B" w:rsidP="004B747B">
      <w:pPr>
        <w:keepNext/>
        <w:bidi w:val="0"/>
      </w:pPr>
      <w:r>
        <w:rPr>
          <w:noProof/>
        </w:rPr>
        <w:t xml:space="preserve"> </w:t>
      </w:r>
    </w:p>
    <w:p w14:paraId="3323AFD0" w14:textId="77777777" w:rsidR="004B747B" w:rsidRDefault="004B747B" w:rsidP="004B747B">
      <w:pPr>
        <w:bidi w:val="0"/>
        <w:rPr>
          <w:rFonts w:ascii="Calibri" w:hAnsi="Calibri" w:cs="Calibri"/>
        </w:rPr>
      </w:pPr>
    </w:p>
    <w:p w14:paraId="5D1EB056" w14:textId="41263894" w:rsidR="004B747B" w:rsidRPr="003275F6" w:rsidRDefault="004B747B" w:rsidP="003275F6">
      <w:pPr>
        <w:keepNext/>
        <w:bidi w:val="0"/>
      </w:pPr>
    </w:p>
    <w:p w14:paraId="7D5FC295" w14:textId="77777777" w:rsidR="004B747B" w:rsidRDefault="004B747B" w:rsidP="004B747B">
      <w:pPr>
        <w:bidi w:val="0"/>
        <w:rPr>
          <w:rFonts w:ascii="Calibri" w:hAnsi="Calibri" w:cs="Calibri"/>
        </w:rPr>
      </w:pPr>
    </w:p>
    <w:p w14:paraId="1E5F8A9B" w14:textId="77777777" w:rsidR="003F63FF" w:rsidRDefault="00960C33">
      <w:pPr>
        <w:pStyle w:val="Heading3"/>
        <w:bidi w:val="0"/>
      </w:pPr>
      <w:r>
        <w:t>3.8.2 Beyond the land limits</w:t>
      </w:r>
    </w:p>
    <w:p w14:paraId="525520DE" w14:textId="77777777" w:rsidR="003F63FF" w:rsidRDefault="00960C33">
      <w:pPr>
        <w:bidi w:val="0"/>
        <w:spacing w:after="200" w:line="276" w:lineRule="auto"/>
        <w:jc w:val="both"/>
      </w:pPr>
      <w:r>
        <w:rPr>
          <w:rFonts w:ascii="Calibri" w:hAnsi="Calibri" w:cs="Calibri"/>
        </w:rPr>
        <w:t>To explore the technical limits of the system, an extended grid was solved with land caps of up to 1,200 km², budgets of up to ₪540×10⁹ and a build-rate schedule that rises to 9 GW per year in 2050. These assumptions exceed the land availability and deployment rates considered realistic in the main analysis and are therefore used to identify the boundaries of the solution space rather than as policy scenarios.</w:t>
      </w:r>
    </w:p>
    <w:p w14:paraId="26DAC635" w14:textId="712E24DE" w:rsidR="003F63FF" w:rsidRDefault="00960C33">
      <w:pPr>
        <w:bidi w:val="0"/>
        <w:spacing w:after="200" w:line="276" w:lineRule="auto"/>
        <w:jc w:val="both"/>
      </w:pPr>
      <w:r>
        <w:rPr>
          <w:rFonts w:ascii="Calibri" w:hAnsi="Calibri" w:cs="Calibri"/>
        </w:rPr>
        <w:t xml:space="preserve">Under these assumptions, renewable shares above 95% </w:t>
      </w:r>
      <w:r>
        <w:rPr>
          <w:rFonts w:ascii="Calibri" w:hAnsi="Calibri" w:cs="Calibri"/>
        </w:rPr>
        <w:t>become feasible without nuclear (</w:t>
      </w:r>
      <w:r>
        <w:rPr>
          <w:rFonts w:ascii="Calibri" w:hAnsi="Calibri" w:cs="Calibri"/>
        </w:rPr>
        <w:fldChar w:fldCharType="begin"/>
      </w:r>
      <w:r>
        <w:rPr>
          <w:rFonts w:ascii="Calibri" w:hAnsi="Calibri" w:cs="Calibri"/>
        </w:rPr>
        <w:instrText xml:space="preserve"> REF _RefFig_extRE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w:t>
      </w:r>
      <w:r>
        <w:rPr>
          <w:rFonts w:ascii="Calibri" w:hAnsi="Calibri" w:cs="Calibri"/>
        </w:rPr>
        <w:t xml:space="preserve"> about 95% is reached at ₪470×10⁹ with 1,000 km², and about 98% at ₪540×10⁹ with 1,200 km². Land use increases with the budget: at ₪400×10⁹ only about 780 km² are used even when more land is available, rising to about 950 km² at ₪450×10⁹ and to more than 1,100 km² at ₪500–540×10⁹. Land and budget therefore act as complements at high renewable shares—additional land is valuable only if the budget to develop it is also available.</w:t>
      </w:r>
    </w:p>
    <w:p w14:paraId="62C924AB" w14:textId="0FC48CB9" w:rsidR="00BB75C4" w:rsidRDefault="00BB75C4" w:rsidP="00BB75C4">
      <w:pPr>
        <w:bidi w:val="0"/>
        <w:spacing w:after="200" w:line="276" w:lineRule="auto"/>
        <w:jc w:val="both"/>
      </w:pPr>
      <w:r>
        <w:rPr>
          <w:noProof/>
        </w:rPr>
        <w:drawing>
          <wp:inline distT="0" distB="0" distL="0" distR="0" wp14:anchorId="02574C0F" wp14:editId="6FE7823D">
            <wp:extent cx="5274310" cy="2834005"/>
            <wp:effectExtent l="0" t="0" r="2540" b="4445"/>
            <wp:docPr id="20598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5378" name=""/>
                    <pic:cNvPicPr/>
                  </pic:nvPicPr>
                  <pic:blipFill>
                    <a:blip r:embed="rId34"/>
                    <a:stretch>
                      <a:fillRect/>
                    </a:stretch>
                  </pic:blipFill>
                  <pic:spPr>
                    <a:xfrm>
                      <a:off x="0" y="0"/>
                      <a:ext cx="5274310" cy="2834005"/>
                    </a:xfrm>
                    <a:prstGeom prst="rect">
                      <a:avLst/>
                    </a:prstGeom>
                  </pic:spPr>
                </pic:pic>
              </a:graphicData>
            </a:graphic>
          </wp:inline>
        </w:drawing>
      </w:r>
    </w:p>
    <w:p w14:paraId="44CE00C2" w14:textId="77777777" w:rsidR="003F63FF" w:rsidRDefault="00960C33">
      <w:pPr>
        <w:pStyle w:val="Caption"/>
        <w:bidi w:val="0"/>
        <w:spacing w:line="276" w:lineRule="auto"/>
        <w:jc w:val="both"/>
      </w:pPr>
      <w:bookmarkStart w:id="98" w:name="_RefFig_extRE"/>
      <w:r>
        <w:t xml:space="preserve">Figure </w:t>
      </w:r>
      <w:bookmarkStart w:id="99" w:name="_RefFigN_extRE"/>
      <w:r>
        <w:fldChar w:fldCharType="begin"/>
      </w:r>
      <w:r>
        <w:instrText xml:space="preserve"> SEQ Figure \* ARABIC </w:instrText>
      </w:r>
      <w:r>
        <w:fldChar w:fldCharType="separate"/>
      </w:r>
      <w:r>
        <w:t>20</w:t>
      </w:r>
      <w:r>
        <w:fldChar w:fldCharType="end"/>
      </w:r>
      <w:bookmarkEnd w:id="98"/>
      <w:bookmarkEnd w:id="99"/>
      <w:r>
        <w:t xml:space="preserve"> - Renewable share in 2050 by budget and land cap in the extended grid (land caps up to 1,200 km², budgets up to ₪540×10⁹, build-rate schedule rising to 9 GW per year)</w:t>
      </w:r>
    </w:p>
    <w:p w14:paraId="2DFFE0EE" w14:textId="58A10DAE" w:rsidR="003F63FF" w:rsidRDefault="00960C33">
      <w:pPr>
        <w:bidi w:val="0"/>
        <w:spacing w:after="200" w:line="276" w:lineRule="auto"/>
        <w:jc w:val="both"/>
      </w:pPr>
      <w:r>
        <w:rPr>
          <w:rFonts w:ascii="Calibri" w:hAnsi="Calibri" w:cs="Calibri"/>
        </w:rPr>
        <w:t xml:space="preserve">Above approximately ₪470–500×10⁹, however, additional budget yields only small reductions in cumulative emissions </w:t>
      </w:r>
      <w:r>
        <w:rPr>
          <w:rFonts w:ascii="Calibri" w:hAnsi="Calibri" w:cs="Calibri"/>
        </w:rPr>
        <w:t xml:space="preserve">(less than 10 </w:t>
      </w:r>
      <w:proofErr w:type="spellStart"/>
      <w:r>
        <w:rPr>
          <w:rFonts w:ascii="Calibri" w:hAnsi="Calibri" w:cs="Calibri"/>
        </w:rPr>
        <w:t>MtCO₂e</w:t>
      </w:r>
      <w:proofErr w:type="spellEnd"/>
      <w:r>
        <w:rPr>
          <w:rFonts w:ascii="Calibri" w:hAnsi="Calibri" w:cs="Calibri"/>
        </w:rPr>
        <w:t xml:space="preserve"> per ₪10×10⁹; </w:t>
      </w:r>
      <w:r>
        <w:rPr>
          <w:rFonts w:ascii="Calibri" w:hAnsi="Calibri" w:cs="Calibri"/>
        </w:rPr>
        <w:fldChar w:fldCharType="begin"/>
      </w:r>
      <w:r>
        <w:rPr>
          <w:rFonts w:ascii="Calibri" w:hAnsi="Calibri" w:cs="Calibri"/>
        </w:rPr>
        <w:instrText xml:space="preserve"> REF _RefFig_extCum \h </w:instrText>
      </w:r>
      <w:r>
        <w:rPr>
          <w:rFonts w:ascii="Calibri" w:hAnsi="Calibri" w:cs="Calibri"/>
        </w:rPr>
      </w:r>
      <w:r>
        <w:rPr>
          <w:rFonts w:ascii="Calibri" w:hAnsi="Calibri" w:cs="Calibri"/>
        </w:rPr>
        <w:fldChar w:fldCharType="separate"/>
      </w:r>
      <w:r>
        <w:rPr>
          <w:rFonts w:ascii="Calibri" w:hAnsi="Calibri" w:cs="Calibri"/>
        </w:rPr>
        <w:t>Figure 21</w:t>
      </w:r>
      <w:r>
        <w:rPr>
          <w:rFonts w:ascii="Calibri" w:hAnsi="Calibri" w:cs="Calibri"/>
        </w:rPr>
        <w:fldChar w:fldCharType="end"/>
      </w:r>
      <w:r>
        <w:rPr>
          <w:rFonts w:ascii="Calibri" w:hAnsi="Calibri" w:cs="Calibri"/>
        </w:rPr>
        <w:t>)</w:t>
      </w:r>
      <w:r>
        <w:rPr>
          <w:rFonts w:ascii="Calibri" w:hAnsi="Calibri" w:cs="Calibri"/>
        </w:rPr>
        <w:t xml:space="preserve"> and </w:t>
      </w:r>
      <w:r>
        <w:rPr>
          <w:rFonts w:ascii="Calibri" w:hAnsi="Calibri" w:cs="Calibri"/>
        </w:rPr>
        <w:t>is invested mainly in battery storage (</w:t>
      </w:r>
      <w:r>
        <w:rPr>
          <w:rFonts w:ascii="Calibri" w:hAnsi="Calibri" w:cs="Calibri"/>
        </w:rPr>
        <w:fldChar w:fldCharType="begin"/>
      </w:r>
      <w:r>
        <w:rPr>
          <w:rFonts w:ascii="Calibri" w:hAnsi="Calibri" w:cs="Calibri"/>
        </w:rPr>
        <w:instrText xml:space="preserve"> REF _RefFig_extCap \h </w:instrText>
      </w:r>
      <w:r>
        <w:rPr>
          <w:rFonts w:ascii="Calibri" w:hAnsi="Calibri" w:cs="Calibri"/>
        </w:rPr>
      </w:r>
      <w:r>
        <w:rPr>
          <w:rFonts w:ascii="Calibri" w:hAnsi="Calibri" w:cs="Calibri"/>
        </w:rPr>
        <w:fldChar w:fldCharType="separate"/>
      </w:r>
      <w:r>
        <w:rPr>
          <w:rFonts w:ascii="Calibri" w:hAnsi="Calibri" w:cs="Calibri"/>
        </w:rPr>
        <w:t>Figure 22</w:t>
      </w:r>
      <w:r>
        <w:rPr>
          <w:rFonts w:ascii="Calibri" w:hAnsi="Calibri" w:cs="Calibri"/>
        </w:rPr>
        <w:fldChar w:fldCharType="end"/>
      </w:r>
      <w:r>
        <w:rPr>
          <w:rFonts w:ascii="Calibri" w:hAnsi="Calibri" w:cs="Calibri"/>
        </w:rPr>
        <w:t>),</w:t>
      </w:r>
      <w:r>
        <w:rPr>
          <w:rFonts w:ascii="Calibri" w:hAnsi="Calibri" w:cs="Calibri"/>
        </w:rPr>
        <w:t xml:space="preserve"> whose capacity increases from about 87 GW at ₪470×10⁹ to about 160–175 GW at ₪540×10⁹, while the average system cost in 2050 (including the carbon cost) rises from about 0.31 to about 0.38 NIS/kWh. About 32 GW of gas capacity is retained for reliability in all scenarios, even at 98% renewables. These results indicate an upper economic limit of the examined range at about ₪470–500×10⁹, beyond which further decarbonization through solar PV and batteries alone becomes increasingly inefficient.</w:t>
      </w:r>
    </w:p>
    <w:p w14:paraId="4C64C4C1" w14:textId="299B3920" w:rsidR="003F63FF" w:rsidRDefault="00960C33">
      <w:pPr>
        <w:bidi w:val="0"/>
        <w:spacing w:after="200" w:line="276" w:lineRule="auto"/>
        <w:jc w:val="both"/>
      </w:pPr>
      <w:r>
        <w:rPr>
          <w:rFonts w:ascii="Calibri" w:hAnsi="Calibri" w:cs="Calibri"/>
          <w:rtl/>
        </w:rPr>
        <w:lastRenderedPageBreak/>
        <w:br/>
      </w:r>
      <w:r>
        <w:rPr>
          <w:noProof/>
        </w:rPr>
        <w:drawing>
          <wp:inline distT="0" distB="0" distL="0" distR="0" wp14:anchorId="747B4122" wp14:editId="5F901516">
            <wp:extent cx="5274310" cy="2825750"/>
            <wp:effectExtent l="0" t="0" r="2540" b="0"/>
            <wp:docPr id="19040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5422" name=""/>
                    <pic:cNvPicPr/>
                  </pic:nvPicPr>
                  <pic:blipFill>
                    <a:blip r:embed="rId35"/>
                    <a:stretch>
                      <a:fillRect/>
                    </a:stretch>
                  </pic:blipFill>
                  <pic:spPr>
                    <a:xfrm>
                      <a:off x="0" y="0"/>
                      <a:ext cx="5274310" cy="2825750"/>
                    </a:xfrm>
                    <a:prstGeom prst="rect">
                      <a:avLst/>
                    </a:prstGeom>
                  </pic:spPr>
                </pic:pic>
              </a:graphicData>
            </a:graphic>
          </wp:inline>
        </w:drawing>
      </w:r>
    </w:p>
    <w:p w14:paraId="50DD0617" w14:textId="77777777" w:rsidR="003F63FF" w:rsidRDefault="00960C33">
      <w:pPr>
        <w:pStyle w:val="Caption"/>
        <w:bidi w:val="0"/>
        <w:spacing w:line="276" w:lineRule="auto"/>
        <w:jc w:val="both"/>
      </w:pPr>
      <w:bookmarkStart w:id="100" w:name="_RefFig_extCum"/>
      <w:r>
        <w:t xml:space="preserve">Figure </w:t>
      </w:r>
      <w:bookmarkStart w:id="101" w:name="_RefFigN_extCum"/>
      <w:r>
        <w:fldChar w:fldCharType="begin"/>
      </w:r>
      <w:r>
        <w:instrText xml:space="preserve"> SEQ Figure \* ARABIC </w:instrText>
      </w:r>
      <w:r>
        <w:fldChar w:fldCharType="separate"/>
      </w:r>
      <w:r>
        <w:t>21</w:t>
      </w:r>
      <w:r>
        <w:fldChar w:fldCharType="end"/>
      </w:r>
      <w:bookmarkEnd w:id="100"/>
      <w:bookmarkEnd w:id="101"/>
      <w:r>
        <w:t xml:space="preserve"> - Cumulative emissions 2023–2050 as a function of the budget for each land cap in the extended grid</w:t>
      </w:r>
    </w:p>
    <w:p w14:paraId="2FFD0618" w14:textId="06740123" w:rsidR="002225F4" w:rsidRDefault="002225F4" w:rsidP="002225F4">
      <w:pPr>
        <w:bidi w:val="0"/>
        <w:spacing w:after="200" w:line="276" w:lineRule="auto"/>
        <w:jc w:val="both"/>
      </w:pPr>
      <w:r>
        <w:rPr>
          <w:noProof/>
        </w:rPr>
        <w:drawing>
          <wp:inline distT="0" distB="0" distL="0" distR="0" wp14:anchorId="2B5C40BB" wp14:editId="7B31B04B">
            <wp:extent cx="5274310" cy="2731770"/>
            <wp:effectExtent l="0" t="0" r="2540" b="0"/>
            <wp:docPr id="13776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5857" name=""/>
                    <pic:cNvPicPr/>
                  </pic:nvPicPr>
                  <pic:blipFill>
                    <a:blip r:embed="rId36"/>
                    <a:stretch>
                      <a:fillRect/>
                    </a:stretch>
                  </pic:blipFill>
                  <pic:spPr>
                    <a:xfrm>
                      <a:off x="0" y="0"/>
                      <a:ext cx="5274310" cy="2731770"/>
                    </a:xfrm>
                    <a:prstGeom prst="rect">
                      <a:avLst/>
                    </a:prstGeom>
                  </pic:spPr>
                </pic:pic>
              </a:graphicData>
            </a:graphic>
          </wp:inline>
        </w:drawing>
      </w:r>
    </w:p>
    <w:p w14:paraId="0178F3BE" w14:textId="477F46EA" w:rsidR="003F63FF" w:rsidRDefault="00960C33">
      <w:pPr>
        <w:pStyle w:val="Caption"/>
        <w:bidi w:val="0"/>
        <w:spacing w:line="276" w:lineRule="auto"/>
        <w:jc w:val="both"/>
      </w:pPr>
      <w:bookmarkStart w:id="102" w:name="_RefFig_extCap"/>
      <w:r>
        <w:t xml:space="preserve">Figure </w:t>
      </w:r>
      <w:bookmarkStart w:id="103" w:name="_RefFigN_extCap"/>
      <w:r>
        <w:fldChar w:fldCharType="begin"/>
      </w:r>
      <w:r>
        <w:instrText xml:space="preserve"> SEQ Figure \* ARABIC </w:instrText>
      </w:r>
      <w:r>
        <w:fldChar w:fldCharType="separate"/>
      </w:r>
      <w:r>
        <w:t>22</w:t>
      </w:r>
      <w:r>
        <w:fldChar w:fldCharType="end"/>
      </w:r>
      <w:bookmarkEnd w:id="102"/>
      <w:bookmarkEnd w:id="103"/>
      <w:r>
        <w:t xml:space="preserve"> - Installed capacity in 2050 by source across the scenarios of the extended grid</w:t>
      </w:r>
    </w:p>
    <w:p w14:paraId="182B7E37" w14:textId="77777777" w:rsidR="003F63FF" w:rsidRDefault="00960C33">
      <w:pPr>
        <w:pStyle w:val="Heading3"/>
        <w:bidi w:val="0"/>
      </w:pPr>
      <w:r>
        <w:t>3.8.3 The economic optimum</w:t>
      </w:r>
    </w:p>
    <w:p w14:paraId="5795D4AE" w14:textId="0B169EB5" w:rsidR="003F63FF" w:rsidRDefault="00960C33">
      <w:pPr>
        <w:bidi w:val="0"/>
        <w:spacing w:after="200" w:line="276" w:lineRule="auto"/>
        <w:jc w:val="both"/>
      </w:pPr>
      <w:r>
        <w:rPr>
          <w:rFonts w:ascii="Calibri" w:hAnsi="Calibri" w:cs="Calibri"/>
        </w:rPr>
        <w:t xml:space="preserve">To locate the economic optimum, the model was solved with total discounted cost—CAPEX, OPEX and the carbon cost—as the objective and without a budget constraint. Under the main build-rate schedule, the least-cost system has a total cost of about ₪398×10⁹, uses about 700 km² of land even when more land is available, and reaches about 79% renewables in 2050, with cumulative emissions of about 820 MtCO₂e. When land is restricted below this level, the minimum cost increases—to about ₪398.4×10⁹ at 600 km² and ₪399.5×10⁹ at 500 km²—while the renewable share decreases and emissions increase. Up to about 700 km², additional land therefore lowers both cost and emissions; beyond this level it no longer affects the least-cost </w:t>
      </w:r>
      <w:r>
        <w:rPr>
          <w:rFonts w:ascii="Calibri" w:hAnsi="Calibri" w:cs="Calibri"/>
        </w:rPr>
        <w:lastRenderedPageBreak/>
        <w:t>solution. For the fossil-dominated benchmark (100 km²), the minimum cost is about ₪426×10⁹, which explains why this land cap is infeasible at lower budgets.</w:t>
      </w:r>
    </w:p>
    <w:p w14:paraId="2A0CEE3E" w14:textId="77777777" w:rsidR="003F63FF" w:rsidRDefault="00960C33">
      <w:pPr>
        <w:bidi w:val="0"/>
        <w:spacing w:after="200" w:line="276" w:lineRule="auto"/>
        <w:jc w:val="both"/>
      </w:pPr>
      <w:r>
        <w:rPr>
          <w:rFonts w:ascii="Calibri" w:hAnsi="Calibri" w:cs="Calibri"/>
        </w:rPr>
        <w:t>The economic optimum depends on the build-rate assumption: with a constant limit of 4 GW per year, it lies at a similar cost (about ₪399×10⁹) but at lower land use (about 620 km²) and a lower renewable share (about 70%), since the higher build rates allowed later in the horizon are not available. With the option of 3 GW of nuclear capacity, the economic optimum decreases to about ₪395×10⁹, builds the maximum nuclear capacity and uses about 590 km² of land; under the cost assumptions of this study, nuclear capacity is therefore also economically attractive, although this result depends strongly on the assumed capital cost of nuclear power.</w:t>
      </w:r>
    </w:p>
    <w:p w14:paraId="4D1C8635" w14:textId="5358E8ED" w:rsidR="003F63FF" w:rsidRDefault="00960C33">
      <w:pPr>
        <w:bidi w:val="0"/>
        <w:spacing w:after="200" w:line="276" w:lineRule="auto"/>
        <w:jc w:val="both"/>
      </w:pPr>
      <w:r>
        <w:rPr>
          <w:rFonts w:ascii="Calibri" w:hAnsi="Calibri" w:cs="Calibri"/>
        </w:rPr>
        <w:t>The economic optimum marks the lower bound of the budget range examined in the scenario grid. A budget only slightly above it leads to substantially lower cumulative emissions: at 1,000 km², a budget of ₪400×10⁹—about 0.5% above the economic optimum—reduces cumulative emissions from about 820 to about 690 MtCO₂e (−16%), because investment in solar PV and storage is brought forward rather than postponed towards the end of the horizon, when capital costs are lower. The same effect is observed in the main analysis: at 850 km², a budget of ₪400×10⁹ yields cumulative emissions of about 691 MtCO₂e, compared with about 820 MtCO₂e in the least-cost system.</w:t>
      </w:r>
    </w:p>
    <w:p w14:paraId="092EFC06" w14:textId="6C79F101" w:rsidR="00DF3096" w:rsidRPr="00CA43D5" w:rsidRDefault="00960C33" w:rsidP="00CA43D5">
      <w:pPr>
        <w:pStyle w:val="Heading1"/>
        <w:numPr>
          <w:ilvl w:val="0"/>
          <w:numId w:val="2"/>
        </w:numPr>
        <w:bidi w:val="0"/>
        <w:rPr>
          <w:rFonts w:ascii="Calibri" w:hAnsi="Calibri" w:cs="Calibri"/>
        </w:rPr>
      </w:pPr>
      <w:bookmarkStart w:id="104" w:name="_Toc209882159"/>
      <w:bookmarkStart w:id="105" w:name="_Toc209900269"/>
      <w:bookmarkStart w:id="106" w:name="_Toc209901115"/>
      <w:bookmarkStart w:id="107" w:name="_Toc223013404"/>
      <w:r>
        <w:rPr>
          <w:rFonts w:ascii="Calibri" w:hAnsi="Calibri" w:cs="Calibri"/>
        </w:rPr>
        <w:t>Discussion</w:t>
      </w:r>
      <w:bookmarkEnd w:id="104"/>
      <w:bookmarkEnd w:id="105"/>
      <w:bookmarkEnd w:id="106"/>
      <w:bookmarkEnd w:id="107"/>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r>
        <w:t>4.1 Land and budget: two distinct roles</w:t>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56EED793"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23</w:t>
      </w:r>
      <w:r>
        <w:rPr>
          <w:rFonts w:ascii="Calibri" w:hAnsi="Calibri" w:cs="Calibri"/>
        </w:rPr>
        <w:fldChar w:fldCharType="end"/>
      </w:r>
      <w:r>
        <w:rPr>
          <w:rFonts w:ascii="Calibri" w:hAnsi="Calibri" w:cs="Calibri"/>
        </w:rPr>
        <w:t xml:space="preserve"> shows cumulative emissions over 2023–2050 as a function of the budget for each land cap. For every land cap, emissions fall steeply between ₪400×10⁹ and about ₪430×10⁹ and continue to decline, at a decreasing rate, up to about ₪470–500×10⁹. At 500 km², for example, an additional ₪20×10⁹ reduces cumulative emissions by about 26% (from 860 to 636 MtCO₂e), although the renewable share in 2050 increases by less than one percentage point. </w:t>
      </w:r>
      <w:r>
        <w:rPr>
          <w:rFonts w:ascii="Calibri" w:hAnsi="Calibri" w:cs="Calibri"/>
        </w:rPr>
        <w:lastRenderedPageBreak/>
        <w:t>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emissions by about 50–65 MtCO₂e at small land caps, but by less than 5 MtCO₂e between 800 and 850 km².</w:t>
      </w:r>
    </w:p>
    <w:p w14:paraId="31D3CF50" w14:textId="0C24104B" w:rsidR="00B12FB3" w:rsidRDefault="00591C89">
      <w:pPr>
        <w:pStyle w:val="Caption"/>
        <w:bidi w:val="0"/>
        <w:spacing w:line="276" w:lineRule="auto"/>
      </w:pPr>
      <w:r>
        <w:rPr>
          <w:noProof/>
        </w:rPr>
        <w:drawing>
          <wp:inline distT="0" distB="0" distL="0" distR="0" wp14:anchorId="1DEF815E" wp14:editId="0842C14D">
            <wp:extent cx="5274310" cy="2522220"/>
            <wp:effectExtent l="0" t="0" r="2540" b="0"/>
            <wp:docPr id="12109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8200" name=""/>
                    <pic:cNvPicPr/>
                  </pic:nvPicPr>
                  <pic:blipFill>
                    <a:blip r:embed="rId37"/>
                    <a:stretch>
                      <a:fillRect/>
                    </a:stretch>
                  </pic:blipFill>
                  <pic:spPr>
                    <a:xfrm>
                      <a:off x="0" y="0"/>
                      <a:ext cx="5274310" cy="2522220"/>
                    </a:xfrm>
                    <a:prstGeom prst="rect">
                      <a:avLst/>
                    </a:prstGeom>
                  </pic:spPr>
                </pic:pic>
              </a:graphicData>
            </a:graphic>
          </wp:inline>
        </w:drawing>
      </w:r>
      <w:bookmarkStart w:id="108" w:name="_RefFig_cum"/>
      <w:r>
        <w:t xml:space="preserve">Figure </w:t>
      </w:r>
      <w:bookmarkStart w:id="109" w:name="_RefFigN_cum"/>
      <w:r>
        <w:fldChar w:fldCharType="begin"/>
      </w:r>
      <w:r>
        <w:instrText xml:space="preserve"> SEQ Figure \* ARABIC </w:instrText>
      </w:r>
      <w:r>
        <w:fldChar w:fldCharType="separate"/>
      </w:r>
      <w:r>
        <w:rPr>
          <w:noProof/>
        </w:rPr>
        <w:t>23</w:t>
      </w:r>
      <w:r>
        <w:rPr>
          <w:noProof/>
        </w:rPr>
        <w:fldChar w:fldCharType="end"/>
      </w:r>
      <w:bookmarkEnd w:id="108"/>
      <w:bookmarkEnd w:id="109"/>
      <w:r>
        <w:t xml:space="preserve"> - Cumulative emissions 2023–2050 as a function of the cumulative budget for each solar land cap (scenarios without nuclear)</w:t>
      </w:r>
    </w:p>
    <w:p w14:paraId="4E673267" w14:textId="77777777" w:rsidR="00267F12" w:rsidRDefault="00000000">
      <w:pPr>
        <w:bidi w:val="0"/>
        <w:spacing w:after="200" w:line="276" w:lineRule="auto"/>
        <w:jc w:val="both"/>
      </w:pPr>
      <w:r>
        <w:rPr>
          <w:rFonts w:ascii="Calibri" w:hAnsi="Calibri" w:cs="Calibri"/>
        </w:rPr>
        <w:t>Two regimes can therefore be distinguished. At the lowest budgets the system is budget-limited: the largest land caps are not fully used, and the speed of deployment, and hence cumulative emissions, depends on the available budget. At higher budgets the system becomes land-limited with respect to its end state, while additional budget continues to reduce cumulative emissions with diminishing returns, mainly by enabling earlier and larger battery deployment. Above about ₪470–500×10⁹, further budget yields only small reductions and is increasingly invested in battery capacity.</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This distinction has a direct implication for target setting. A renewable share target for 2050 captures only the end state of the system, which is governed mainly by land. Cumulative emissions, which ultimately determine the climate impact, depend to a large extent on the trajectory, and therefore on the timing and financing of early investment. Both dimensions need to be addressed: land allocation determines how far the system can be decarbonized, and early investment determines how much is emitted on the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413E07A5" w:rsidR="00776BD0" w:rsidRDefault="005E2284" w:rsidP="00717C0B">
      <w:pPr>
        <w:bidi w:val="0"/>
        <w:spacing w:after="200" w:line="276" w:lineRule="auto"/>
        <w:jc w:val="both"/>
        <w:rPr>
          <w:rtl/>
        </w:rPr>
      </w:pPr>
      <w:r>
        <w:rPr>
          <w:noProof/>
        </w:rPr>
        <w:lastRenderedPageBreak/>
        <w:drawing>
          <wp:inline distT="0" distB="0" distL="0" distR="0" wp14:anchorId="03B82E85" wp14:editId="628D261D">
            <wp:extent cx="5274310" cy="917575"/>
            <wp:effectExtent l="0" t="0" r="2540" b="0"/>
            <wp:docPr id="8358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3522" name=""/>
                    <pic:cNvPicPr/>
                  </pic:nvPicPr>
                  <pic:blipFill>
                    <a:blip r:embed="rId38"/>
                    <a:stretch>
                      <a:fillRect/>
                    </a:stretch>
                  </pic:blipFill>
                  <pic:spPr>
                    <a:xfrm>
                      <a:off x="0" y="0"/>
                      <a:ext cx="5274310" cy="917575"/>
                    </a:xfrm>
                    <a:prstGeom prst="rect">
                      <a:avLst/>
                    </a:prstGeom>
                  </pic:spPr>
                </pic:pic>
              </a:graphicData>
            </a:graphic>
          </wp:inline>
        </w:drawing>
      </w:r>
    </w:p>
    <w:p w14:paraId="0BBD3A6E" w14:textId="2C11161C" w:rsidR="00776BD0" w:rsidRDefault="0038460F" w:rsidP="00717C0B">
      <w:pPr>
        <w:bidi w:val="0"/>
        <w:spacing w:after="200" w:line="276" w:lineRule="auto"/>
        <w:jc w:val="both"/>
        <w:rPr>
          <w:rtl/>
        </w:rPr>
      </w:pPr>
      <w:r>
        <w:rPr>
          <w:noProof/>
        </w:rPr>
        <w:drawing>
          <wp:inline distT="0" distB="0" distL="0" distR="0" wp14:anchorId="268A025F" wp14:editId="5F9EAC7B">
            <wp:extent cx="5274310" cy="748665"/>
            <wp:effectExtent l="0" t="0" r="2540" b="0"/>
            <wp:docPr id="170267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3860" name=""/>
                    <pic:cNvPicPr/>
                  </pic:nvPicPr>
                  <pic:blipFill>
                    <a:blip r:embed="rId39"/>
                    <a:stretch>
                      <a:fillRect/>
                    </a:stretch>
                  </pic:blipFill>
                  <pic:spPr>
                    <a:xfrm>
                      <a:off x="0" y="0"/>
                      <a:ext cx="5274310" cy="748665"/>
                    </a:xfrm>
                    <a:prstGeom prst="rect">
                      <a:avLst/>
                    </a:prstGeom>
                  </pic:spPr>
                </pic:pic>
              </a:graphicData>
            </a:graphic>
          </wp:inline>
        </w:drawing>
      </w:r>
    </w:p>
    <w:p w14:paraId="2C6F368C" w14:textId="118E1F15" w:rsidR="00717C0B" w:rsidRDefault="0038460F" w:rsidP="00717C0B">
      <w:pPr>
        <w:keepNext/>
        <w:bidi w:val="0"/>
        <w:spacing w:after="200" w:line="276" w:lineRule="auto"/>
        <w:jc w:val="both"/>
      </w:pPr>
      <w:r>
        <w:rPr>
          <w:noProof/>
        </w:rPr>
        <w:drawing>
          <wp:inline distT="0" distB="0" distL="0" distR="0" wp14:anchorId="144B1BCF" wp14:editId="761BDD0F">
            <wp:extent cx="5274310" cy="789940"/>
            <wp:effectExtent l="0" t="0" r="2540" b="0"/>
            <wp:docPr id="13430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80352" name=""/>
                    <pic:cNvPicPr/>
                  </pic:nvPicPr>
                  <pic:blipFill>
                    <a:blip r:embed="rId40"/>
                    <a:stretch>
                      <a:fillRect/>
                    </a:stretch>
                  </pic:blipFill>
                  <pic:spPr>
                    <a:xfrm>
                      <a:off x="0" y="0"/>
                      <a:ext cx="5274310" cy="789940"/>
                    </a:xfrm>
                    <a:prstGeom prst="rect">
                      <a:avLst/>
                    </a:prstGeom>
                  </pic:spPr>
                </pic:pic>
              </a:graphicData>
            </a:graphic>
          </wp:inline>
        </w:drawing>
      </w:r>
    </w:p>
    <w:p w14:paraId="7D499E02" w14:textId="1B38AA42" w:rsidR="00776BD0" w:rsidRDefault="00717C0B" w:rsidP="00717C0B">
      <w:pPr>
        <w:pStyle w:val="Caption"/>
        <w:bidi w:val="0"/>
        <w:jc w:val="both"/>
        <w:rPr>
          <w:rtl/>
        </w:rPr>
      </w:pPr>
      <w:bookmarkStart w:id="110" w:name="_RefFigN_tim"/>
      <w:bookmarkStart w:id="111"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24</w:t>
      </w:r>
      <w:r>
        <w:rPr>
          <w:noProof/>
        </w:rPr>
        <w:fldChar w:fldCharType="end"/>
      </w:r>
      <w:bookmarkEnd w:id="110"/>
      <w:bookmarkEnd w:id="111"/>
      <w:r>
        <w:rPr>
          <w:noProof/>
        </w:rPr>
        <w:t xml:space="preserve"> – Installed solar PV and battery capacity (a), annual life-cycle emissions (b) and renewable share of generation (c) over 2023–2050 for a fixed solar land cap of 600 km² </w:t>
      </w:r>
      <w:r>
        <w:rPr>
          <w:noProof/>
        </w:rPr>
        <w:t>and budgets of ₪400, 410 and 420×10⁹ (scenarios without nuclear)</w:t>
      </w:r>
      <w:r>
        <w:rPr>
          <w:noProof/>
          <w:rtl/>
        </w:rPr>
        <w:t>.</w:t>
      </w:r>
    </w:p>
    <w:p w14:paraId="68057940" w14:textId="77777777" w:rsidR="00267F12" w:rsidRDefault="00000000">
      <w:pPr>
        <w:bidi w:val="0"/>
        <w:spacing w:after="200" w:line="276" w:lineRule="auto"/>
        <w:jc w:val="both"/>
      </w:pPr>
      <w:r>
        <w:rPr>
          <w:lang w:val="en-IL"/>
        </w:rPr>
        <w:t xml:space="preserve">To illustrate how the budget shapes the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24</w:t>
      </w:r>
      <w:r>
        <w:rPr>
          <w:lang w:val="en-IL"/>
        </w:rPr>
        <w:fldChar w:fldCharType="end"/>
      </w:r>
      <w:r>
        <w:rPr>
          <w:lang w:val="en-IL"/>
        </w:rPr>
        <w:t xml:space="preserve"> shows the evolution of installed capacity, annual emissions and the renewable share over 2023–2050 for a fixed land cap of 600 km² and three budget levels (₪400, 410 and 420×10⁹). In all three cases the land cap is fully utilized by 2050 (80 GW of solar PV), and the renewable share in 2050 varies only between 70.0% and 70.6%. The end state of the system is therefore practically independent of the budget.</w:t>
      </w:r>
    </w:p>
    <w:p w14:paraId="3509724E" w14:textId="77777777" w:rsidR="00267F12" w:rsidRDefault="00000000">
      <w:pPr>
        <w:bidi w:val="0"/>
        <w:spacing w:after="200" w:line="276" w:lineRule="auto"/>
        <w:jc w:val="both"/>
      </w:pPr>
      <w:r>
        <w:rPr>
          <w:lang w:val="en-IL"/>
        </w:rPr>
        <w:t>The trajectories leading to this end state, however, differ substantially. At ₪420×10⁹ the land cap is reached around 2038–2039 and battery deployment starts around 2029; at ₪410×10⁹ the land cap is reached around 2040 and batteries are added from about 2031; at ₪400×10⁹ solar deployment remains slow during the first decade, battery deployment starts only around 2035 and the land cap is reached only around 2043–2044. As a result, by 2035 installed solar capacity reaches about 63, 53 and 29 GW, the renewable share about 83%, 72% and 40%, and annual emissions about 13, 18 and 34 MtCO₂e at ₪420, 410 and 400×10⁹, respectively. The area between the emission curves corresponds to the difference in cumulative emissions, which decline from about 751 MtCO₂e at ₪400×10⁹ to 616 and 549 MtCO₂e at ₪410 and 420×10⁹ (−27%).</w:t>
      </w:r>
    </w:p>
    <w:p w14:paraId="4672DCF2" w14:textId="77777777" w:rsidR="00267F12" w:rsidRDefault="00000000">
      <w:pPr>
        <w:bidi w:val="0"/>
        <w:spacing w:after="200" w:line="276" w:lineRule="auto"/>
        <w:jc w:val="both"/>
      </w:pPr>
      <w:r>
        <w:rPr>
          <w:lang w:val="en-IL"/>
        </w:rPr>
        <w:t xml:space="preserve">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11–12 MtCO₂e around 2038–2041 to about 27–28 MtCO₂e in 2050, and the renewable share declines from a peak of about 88% to about 70%. The renewable share in 2050 therefore understates the level reached earlier in the horizon. In a growing system, land availability limits not only the end state but also the ability of renewable supply to keep pace with demand; maintaining a high renewable </w:t>
      </w:r>
      <w:r>
        <w:rPr>
          <w:lang w:val="en-IL"/>
        </w:rPr>
        <w:lastRenderedPageBreak/>
        <w:t>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01B9841A" w:rsidR="00B12FB3" w:rsidRDefault="002A3CA1">
      <w:pPr>
        <w:bidi w:val="0"/>
        <w:spacing w:after="200" w:line="276" w:lineRule="auto"/>
        <w:jc w:val="both"/>
      </w:pPr>
      <w:r>
        <w:rPr>
          <w:rFonts w:ascii="Calibri" w:hAnsi="Calibri" w:cs="Calibri"/>
        </w:rPr>
        <w:t>For a fixed budget, increasing the renewable share in 2050 from about 50% to 90.5% leaves the direct average system cost practically unchanged, at 0.271–0.276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90.5%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xml:space="preserve">). The fossil-dominated system has the highest direct cost in 2050 </w:t>
      </w:r>
      <w:r>
        <w:rPr>
          <w:rFonts w:ascii="Calibri" w:hAnsi="Calibri" w:cs="Calibri"/>
        </w:rPr>
        <w:t>(about 0.280 NIS/kWh)</w:t>
      </w:r>
      <w:r>
        <w:rPr>
          <w:rFonts w:ascii="Calibri" w:hAnsi="Calibri" w:cs="Calibri"/>
        </w:rPr>
        <w:t>,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11DB4834"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25</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90.5% renewables. In direct terms (bottom panel), carbon intensity can be nearly halved between 400 and 650 km² at practically unchanged cost; further decarbonization to 90.5% renewables halves carbon intensity again at an additional direct cost of about 1.8%. This implies an abatement cost of roughly 70 NIS/tCO₂e, well below the carbon cost applied in the model (200 NIS/tCO₂e) and below commonly used estimates of the social cost of carbon.</w:t>
      </w:r>
    </w:p>
    <w:p w14:paraId="1BCE8A7C" w14:textId="4352998F" w:rsidR="00564642" w:rsidRDefault="007E7413" w:rsidP="008034E5">
      <w:pPr>
        <w:keepNext/>
        <w:bidi w:val="0"/>
      </w:pPr>
      <w:r>
        <w:rPr>
          <w:noProof/>
        </w:rPr>
        <w:lastRenderedPageBreak/>
        <w:t xml:space="preserve"> </w:t>
      </w:r>
    </w:p>
    <w:p w14:paraId="73FA0162" w14:textId="224E8445" w:rsidR="00534607" w:rsidRDefault="006401DC" w:rsidP="008034E5">
      <w:pPr>
        <w:bidi w:val="0"/>
        <w:jc w:val="center"/>
      </w:pPr>
      <w:bookmarkStart w:id="112" w:name="_Toc223013462"/>
      <w:r>
        <w:rPr>
          <w:noProof/>
        </w:rPr>
        <w:drawing>
          <wp:inline distT="0" distB="0" distL="0" distR="0" wp14:anchorId="39351B8A" wp14:editId="27DC22A1">
            <wp:extent cx="5274310" cy="2504440"/>
            <wp:effectExtent l="0" t="0" r="2540" b="0"/>
            <wp:docPr id="7908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1582" name=""/>
                    <pic:cNvPicPr/>
                  </pic:nvPicPr>
                  <pic:blipFill>
                    <a:blip r:embed="rId41"/>
                    <a:stretch>
                      <a:fillRect/>
                    </a:stretch>
                  </pic:blipFill>
                  <pic:spPr>
                    <a:xfrm>
                      <a:off x="0" y="0"/>
                      <a:ext cx="5274310" cy="2504440"/>
                    </a:xfrm>
                    <a:prstGeom prst="rect">
                      <a:avLst/>
                    </a:prstGeom>
                  </pic:spPr>
                </pic:pic>
              </a:graphicData>
            </a:graphic>
          </wp:inline>
        </w:drawing>
      </w:r>
    </w:p>
    <w:p w14:paraId="1E38815B" w14:textId="7C769067" w:rsidR="005904EC" w:rsidRPr="002F2A04" w:rsidRDefault="00F903DB" w:rsidP="00534607">
      <w:pPr>
        <w:pStyle w:val="Caption"/>
        <w:bidi w:val="0"/>
        <w:jc w:val="center"/>
        <w:rPr>
          <w:rFonts w:ascii="Calibri" w:hAnsi="Calibri" w:cs="Calibri"/>
          <w:rtl/>
        </w:rPr>
      </w:pPr>
      <w:bookmarkStart w:id="113" w:name="_RefFig_ci"/>
      <w:r>
        <w:t xml:space="preserve">Figure </w:t>
      </w:r>
      <w:bookmarkStart w:id="114" w:name="_RefFigN_ci"/>
      <w:r>
        <w:rPr>
          <w:rFonts w:hint="cs"/>
          <w:rtl/>
        </w:rPr>
        <w:fldChar w:fldCharType="begin"/>
      </w:r>
      <w:r>
        <w:rPr>
          <w:rFonts w:hint="cs"/>
          <w:rtl/>
        </w:rPr>
        <w:instrText xml:space="preserve"> SEQ Figure \* ARABIC </w:instrText>
      </w:r>
      <w:r>
        <w:rPr>
          <w:rFonts w:hint="cs"/>
          <w:rtl/>
        </w:rPr>
        <w:fldChar w:fldCharType="separate"/>
      </w:r>
      <w:r>
        <w:rPr>
          <w:rFonts w:hint="cs"/>
          <w:rtl/>
        </w:rPr>
        <w:t>25</w:t>
      </w:r>
      <w:r>
        <w:rPr>
          <w:rFonts w:hint="cs"/>
          <w:rtl/>
        </w:rPr>
        <w:fldChar w:fldCharType="end"/>
      </w:r>
      <w:bookmarkEnd w:id="113"/>
      <w:bookmarkEnd w:id="114"/>
      <w:r>
        <w:rPr>
          <w:noProof/>
        </w:rPr>
        <w:t xml:space="preserve"> - Average system cost in 2050 versus carbon intensity in 2050 for the representative scenarios: social cost including the carbon cost </w:t>
      </w:r>
      <w:bookmarkEnd w:id="112"/>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In all scenarios, about 32 GW of gas capacity is maintained in 2050, determined by the reserve-margin requirement during critical hours in which solar output is zero and battery storage is not counted as firm capacity. At high renewable shares, gas supplies less than 10% of annual demand but remains essential as a capacity resource. The transition therefore shifts the role of gas from an energy supplier to a reliability reserve, which raises questions of how such rarely used capacity is financed and remunerated. The battery operation patterns support this interpretation: batteries are effective for intra-day shifting, but are depleted during multi-day periods of low solar output in winter.</w:t>
      </w:r>
    </w:p>
    <w:p w14:paraId="0288773A" w14:textId="74963904" w:rsidR="00B12FB3" w:rsidRDefault="002A3CA1">
      <w:pPr>
        <w:bidi w:val="0"/>
        <w:spacing w:after="200" w:line="276" w:lineRule="auto"/>
        <w:jc w:val="both"/>
      </w:pPr>
      <w:r>
        <w:rPr>
          <w:rFonts w:ascii="Calibri" w:hAnsi="Calibri" w:cs="Calibri"/>
        </w:rPr>
        <w:t>The results also show diminishing returns of a system based on solar and storage alone. At 90.5% renewables, about 12 MtCO₂e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39375326" w:rsidR="00B12FB3" w:rsidRDefault="002A3CA1">
      <w:pPr>
        <w:bidi w:val="0"/>
        <w:spacing w:after="200" w:line="276" w:lineRule="auto"/>
        <w:jc w:val="both"/>
      </w:pPr>
      <w:r>
        <w:rPr>
          <w:rFonts w:ascii="Calibri" w:hAnsi="Calibri" w:cs="Calibri"/>
        </w:rPr>
        <w:t xml:space="preserve">The nuclear scenarios illustrate the value of firm low-carbon capacity. In all feasible scenarios the model builds the maximum allowed 3 GW, which replaces gas capacity </w:t>
      </w:r>
      <w:r>
        <w:rPr>
          <w:rFonts w:ascii="Calibri" w:hAnsi="Calibri" w:cs="Calibri"/>
        </w:rPr>
        <w:lastRenderedPageBreak/>
        <w:t xml:space="preserve">one-for-one and reduces cumulative emissions by 18–179 </w:t>
      </w:r>
      <w:proofErr w:type="spellStart"/>
      <w:r>
        <w:rPr>
          <w:rFonts w:ascii="Calibri" w:hAnsi="Calibri" w:cs="Calibri"/>
        </w:rPr>
        <w:t>MtCO₂e</w:t>
      </w:r>
      <w:proofErr w:type="spellEnd"/>
      <w:r>
        <w:rPr>
          <w:rFonts w:ascii="Calibri" w:hAnsi="Calibri" w:cs="Calibri"/>
        </w:rPr>
        <w:t xml:space="preserv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xml:space="preserve">). The benefit decreases with land availability—from about 15% of cumulative emissions at 400 km² to about 6% at 850 km²—so that nuclear acts as a partial substitute for land rather than as a complement to it. In social terms the </w:t>
      </w:r>
      <w:proofErr w:type="gramStart"/>
      <w:r>
        <w:rPr>
          <w:rFonts w:ascii="Calibri" w:hAnsi="Calibri" w:cs="Calibri"/>
        </w:rPr>
        <w:t>system with nuclear</w:t>
      </w:r>
      <w:proofErr w:type="gramEnd"/>
      <w:r>
        <w:rPr>
          <w:rFonts w:ascii="Calibri" w:hAnsi="Calibri" w:cs="Calibri"/>
        </w:rPr>
        <w:t xml:space="preserve"> is cheaper across the entire range, whereas in direct terms it is cheaper when land is scarce and practically equal in cost at large land caps, where nuclear and solar compete for the same budget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NIS/tCO₂e,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t>Fourth, the retained gas fleet calls for explicit planning of firm capacity. Mechanisms that remunerate available capacity rather than energy, and the development of alternative firm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 xml:space="preserve">To assess the plausibility of the model outcomes, the results are compared with two independent national-scale planning efforts: the Net Zero Outlook (NZO) study and </w:t>
      </w:r>
      <w:r>
        <w:rPr>
          <w:rFonts w:ascii="Calibri" w:hAnsi="Calibri" w:cs="Calibri"/>
        </w:rPr>
        <w:lastRenderedPageBreak/>
        <w:t>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08CA559E" w:rsidR="00B12FB3" w:rsidRDefault="002A3CA1">
      <w:pPr>
        <w:bidi w:val="0"/>
        <w:spacing w:after="200" w:line="276" w:lineRule="auto"/>
        <w:jc w:val="both"/>
      </w:pPr>
      <w:r>
        <w:rPr>
          <w:rFonts w:ascii="Calibri" w:hAnsi="Calibri" w:cs="Calibri"/>
        </w:rPr>
        <w:t>The NZO study assumes an electricity demand for 2050 that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103–113 GW of solar PV, 74–77 GW of battery storage (four-hour duration) and about 32 GW of gas capacity in 2050, a structure that is consistent with the NZO pathways.</w:t>
      </w:r>
    </w:p>
    <w:p w14:paraId="4B7384A8" w14:textId="77777777" w:rsidR="00B12FB3" w:rsidRDefault="002A3CA1">
      <w:pPr>
        <w:bidi w:val="0"/>
        <w:spacing w:after="200" w:line="276" w:lineRule="auto"/>
        <w:jc w:val="both"/>
      </w:pPr>
      <w:r>
        <w:rPr>
          <w:rFonts w:ascii="Calibri" w:hAnsi="Calibri" w:cs="Calibri"/>
        </w:rPr>
        <w:t>The Ministry of Energy scenarios assume a substantially higher demand of approximately 210 TWh in 2050, which leads to larger absolute capacities. When this difference in demand is taken into account,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The results should be interpreted in light of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thus reflect the allocation of a given budget rather than the least-cost system for a given emissions level; the fixed-budget selection of representative scenarios mitigates, but does not remove,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lastRenderedPageBreak/>
        <w:t>Costs and carbon pricing. Technology costs and fuel price trajectories are deterministic inputs. The carbon cost is constant at 200 NIS/tCO₂e over the horizon, whereas carbon prices and estimates of the social cost of carbon typically increase over time.</w:t>
      </w:r>
    </w:p>
    <w:p w14:paraId="016DB33D" w14:textId="009EA1D4" w:rsidR="00B12FB3" w:rsidRDefault="002A3CA1">
      <w:pPr>
        <w:bidi w:val="0"/>
        <w:spacing w:after="200" w:line="276" w:lineRule="auto"/>
        <w:jc w:val="both"/>
      </w:pPr>
      <w:r>
        <w:rPr>
          <w:rFonts w:ascii="Calibri" w:hAnsi="Calibri" w:cs="Calibri"/>
        </w:rPr>
        <w:t>Capital stock. Investment costs are annualized using technology lifetimes of 30 years for solar PV and 20 years for battery storage and are counted until 2050; payments beyond 2050 are not counted, which is equivalent to attributing a residual value to assets at the end of the horizon, while benefits beyond 2050 are likewise not counted.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 The tendency to postpone investment at tight budgets reflects declining capital costs and discounting.</w:t>
      </w:r>
    </w:p>
    <w:p w14:paraId="6881CF80" w14:textId="77777777" w:rsidR="00B12FB3" w:rsidRDefault="002A3CA1">
      <w:pPr>
        <w:bidi w:val="0"/>
        <w:spacing w:after="200" w:line="276" w:lineRule="auto"/>
        <w:jc w:val="both"/>
      </w:pPr>
      <w:r>
        <w:rPr>
          <w:rFonts w:ascii="Calibri" w:hAnsi="Calibri" w:cs="Calibri"/>
        </w:rPr>
        <w:t>Operational detail. The model does not include unit commitment, minimum stable load or ramping constraints for thermal units, and gas generation is therefore fully flexible. The optimization assumes perfect foresight over the full horizon. Since the model optimizes dispatch from the base year, modeled 2023 emissions (33.2 MtCO₂e)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Spatial and sectoral scope. Transmission and distribution constraints are not modeled, and land availability is represented as an aggregate area without accounting for competing land uses, environmental protection or public acceptance. The electricity sector is analysed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could be addressed through multiple weather years and stochastic or robust optimization. Third, a more detailed representation of operation, including unit 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 xml:space="preserve">Fourth, greater spatial resolution, including geographically explicit land availability and transmission constraints, would allow regional bottlenecks and the trade-off between centralized and distributed generation to be examined. Fifth, the portfolio of </w:t>
      </w:r>
      <w:r>
        <w:rPr>
          <w:rFonts w:ascii="Calibri" w:hAnsi="Calibri" w:cs="Calibri"/>
        </w:rPr>
        <w:lastRenderedPageBreak/>
        <w:t>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15" w:name="_Toc209882164"/>
      <w:bookmarkStart w:id="116" w:name="_Toc209900274"/>
      <w:bookmarkStart w:id="117" w:name="_Toc209901120"/>
      <w:bookmarkStart w:id="118" w:name="_Toc223013411"/>
      <w:r>
        <w:t>Conclusions</w:t>
      </w:r>
      <w:bookmarkEnd w:id="115"/>
      <w:bookmarkEnd w:id="116"/>
      <w:bookmarkEnd w:id="117"/>
      <w:bookmarkEnd w:id="118"/>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248B76C6" w:rsidR="00846AAF" w:rsidRDefault="002A3CA1">
      <w:pPr>
        <w:bidi w:val="0"/>
        <w:spacing w:after="200"/>
      </w:pPr>
      <w:r>
        <w:rPr>
          <w:rFonts w:ascii="Calibri" w:hAnsi="Calibri" w:cs="Calibri"/>
        </w:rPr>
        <w:t xml:space="preserve">This thesis developed an hourly linear optimization model of the Israeli electricity system for 2023–2050 and </w:t>
      </w:r>
      <w:r>
        <w:rPr>
          <w:rFonts w:ascii="Calibri" w:hAnsi="Calibri" w:cs="Calibri"/>
        </w:rPr>
        <w:t>applied it to a structured grid of 88 scenarios, combining eight levels of the cumulative budget with eleven levels of land available for solar deployment, with and without the option of 3 GW of nuclear capacity, complemented by sensitivity analyses of the build-rate assumptions, of land availability beyond 850 km² and of the economic optimum.</w:t>
      </w:r>
      <w:r>
        <w:rPr>
          <w:rFonts w:ascii="Calibri" w:hAnsi="Calibri" w:cs="Calibri"/>
        </w:rPr>
        <w:t xml:space="preserve"> The model minimizes cumulative life-cycle greenhouse gas emissions subject to a budget that includes a carbon cost of 200 NIS/tCO₂e, annual build-rate limits, a reserve-margin requirement and hourly storage dynamics.</w:t>
      </w:r>
    </w:p>
    <w:p w14:paraId="3C3CB7C1" w14:textId="10279620" w:rsidR="00846AAF" w:rsidRDefault="002A3CA1">
      <w:pPr>
        <w:bidi w:val="0"/>
        <w:spacing w:after="200"/>
      </w:pPr>
      <w:r>
        <w:rPr>
          <w:rFonts w:ascii="Calibri" w:hAnsi="Calibri" w:cs="Calibri"/>
        </w:rPr>
        <w:t>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an additional ₪20×10⁹ allows solar and storage capacity to be built earlier and reduces cumulative emissions by about 25%, while above about ₪470–500×10⁹ further budget yields only small reductions and is increasingly invested in battery storage. Moreover, once the land cap is reached, growing demand is met by gas and emissions rise again, so that land allocation must keep pace with demand growth.</w:t>
      </w:r>
    </w:p>
    <w:p w14:paraId="006235DE" w14:textId="5D189BB5" w:rsidR="00846AAF" w:rsidRDefault="002A3CA1">
      <w:pPr>
        <w:bidi w:val="0"/>
        <w:spacing w:after="200"/>
      </w:pPr>
      <w:r>
        <w:rPr>
          <w:rFonts w:ascii="Calibri" w:hAnsi="Calibri" w:cs="Calibri"/>
        </w:rPr>
        <w:t xml:space="preserve">The second conclusion concerns costs. For a fixed budget, increasing the renewable share in 2050 from about 50% to 90% leaves the direct average cost of generation practically unchanged (0.271–0.276 NIS/kWh);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included, the cleanest representative system is also the cheapest, </w:t>
      </w:r>
      <w:r>
        <w:rPr>
          <w:rFonts w:ascii="Calibri" w:hAnsi="Calibri" w:cs="Calibri"/>
        </w:rPr>
        <w:lastRenderedPageBreak/>
        <w:t>and the implied abatement cost of moving from about 75% to 90% renewables is roughly 70 NIS/tCO₂e. The economic optimum lies at about ₪398×10⁹ with about 79% renewables, and a budget only 0.5% higher reduces cumulative emissions by about 16%.</w:t>
      </w:r>
    </w:p>
    <w:p w14:paraId="52B93574" w14:textId="26A6A9A6" w:rsidR="00846AAF" w:rsidRDefault="002A3CA1">
      <w:pPr>
        <w:bidi w:val="0"/>
        <w:spacing w:after="200"/>
      </w:pPr>
      <w:r>
        <w:rPr>
          <w:rFonts w:ascii="Calibri" w:hAnsi="Calibri" w:cs="Calibri"/>
        </w:rPr>
        <w:t>The third conclusion concerns reliability and firm capacity. About 32 GW of gas capacity is retained in all scenarios to meet the reserve-margin requirement, even where gas supplies less than 10% of demand, and about 12 MtCO₂e are still emitted in 2050 at 90% renewables. Firm low-carbon capacity can reduce these limits: 3 GW of nuclear capacity reduces cumulative emissions by 18–179 MtCO₂e and lowers the social cost of the system across the entire range. Its benefit is, however, largest when land is scarce,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bidi w:val="0"/>
        <w:ind w:left="360"/>
      </w:pPr>
      <w:bookmarkStart w:id="119" w:name="_Toc209882165"/>
      <w:bookmarkStart w:id="120" w:name="_Toc209900275"/>
      <w:bookmarkStart w:id="121"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22" w:name="_Toc223013412"/>
      <w:r>
        <w:t>References</w:t>
      </w:r>
      <w:bookmarkEnd w:id="119"/>
      <w:bookmarkEnd w:id="120"/>
      <w:bookmarkEnd w:id="121"/>
      <w:bookmarkEnd w:id="122"/>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lastRenderedPageBreak/>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2"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lastRenderedPageBreak/>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lastRenderedPageBreak/>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43"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23" w:name="_Toc209882166"/>
      <w:bookmarkStart w:id="124" w:name="_Toc209900276"/>
      <w:bookmarkStart w:id="125" w:name="_Toc209901122"/>
      <w:bookmarkStart w:id="126" w:name="_Toc223013413"/>
      <w:r>
        <w:t>Appendix</w:t>
      </w:r>
      <w:bookmarkEnd w:id="123"/>
      <w:bookmarkEnd w:id="124"/>
      <w:bookmarkEnd w:id="125"/>
      <w:bookmarkEnd w:id="126"/>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Solar PV: 0.0260 tCO₂/MWh in 2023, declining to 0.0105 tCO₂/MWh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Natural gas: 0.486 tCO₂/MWh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Coal: 0.900 tCO₂/MWh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Battery storage: 0.0375 tCO₂/MWh in 2023, declining to 0.0280 tCO₂/MWh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For solar photovoltaic generation, emissions are modeled as time-dependent life-cycle emissions, taken year by year from the ROTH model workbook. The emission factor declines from 0.0260 tCO₂/MWh in 2023 to 0.0105 tCO₂/MWh in 2050 (about −60%),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 xml:space="preserve">Battery storage emissions are likewise treated as time-dependent life-cycle emissions associated with electricity discharged from the battery system. The emission factor declines from 0.0375 tCO₂/MWh in 2023 to 0.0280 tCO₂/MWh in </w:t>
      </w:r>
      <w:r>
        <w:rPr>
          <w:rFonts w:ascii="Calibri" w:hAnsi="Calibri" w:cs="Calibri"/>
        </w:rPr>
        <w:lastRenderedPageBreak/>
        <w:t>2050, an improvement of 30% relative to the 2017 reference value of 0.040 tCO₂/MWh.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658CF9C6" w:rsidR="00846AAF" w:rsidRDefault="002A3CA1">
      <w:pPr>
        <w:bidi w:val="0"/>
        <w:spacing w:after="200"/>
      </w:pPr>
      <w:r>
        <w:rPr>
          <w:rFonts w:ascii="Calibri" w:hAnsi="Calibri" w:cs="Calibri"/>
        </w:rPr>
        <w:t>The model distinguishes three cost components for each technology, all specified as annual time series for 2023–2050 based on NZO forecasts and compiled in the model input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77777777" w:rsidR="00846AAF" w:rsidRDefault="002A3CA1">
      <w:pPr>
        <w:bidi w:val="0"/>
        <w:spacing w:after="200"/>
      </w:pPr>
      <w:r>
        <w:rPr>
          <w:rFonts w:ascii="Calibri" w:hAnsi="Calibri" w:cs="Calibri"/>
        </w:rPr>
        <w:t xml:space="preserve">CAPEX is annualized using technology-specific capital recovery factors with a discount rate of 6% and lifetimes of 60 years for nuclear, 30 years for solar PV, gas and coal, and 20 years for battery storage. Annual payments are counted from the year of construction until 2050 and discounted to present value; </w:t>
      </w:r>
      <w:del w:id="127" w:author="Claude" w:date="2026-09-29T00:00:00Z">
        <w:r>
          <w:rPr>
            <w:rFonts w:ascii="Calibri" w:hAnsi="Calibri" w:cs="Calibri"/>
          </w:rPr>
          <w:delText>no residual value is assigned beyond 2050.</w:delText>
        </w:r>
      </w:del>
      <w:ins w:id="128" w:author="Claude" w:date="2026-09-29T00:00:00Z">
        <w:r>
          <w:rPr>
            <w:rFonts w:ascii="Calibri" w:hAnsi="Calibri" w:cs="Calibri"/>
          </w:rPr>
          <w:t>payments beyond 2050 are not counted, which implicitly attributes a residual value to assets at the end of the horizon.</w:t>
        </w:r>
      </w:ins>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lastRenderedPageBreak/>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77777777" w:rsidR="00846AAF" w:rsidRDefault="002A3CA1">
      <w:pPr>
        <w:bidi w:val="0"/>
        <w:spacing w:after="200"/>
      </w:pPr>
      <w:r>
        <w:rPr>
          <w:rFonts w:ascii="Calibri" w:hAnsi="Calibri" w:cs="Calibri"/>
        </w:rPr>
        <w:t xml:space="preserve">Annual expansion is limited by technology-specific build-rate limits: </w:t>
      </w:r>
      <w:del w:id="129" w:author="Claude" w:date="2026-09-29T00:00:00Z">
        <w:r>
          <w:rPr>
            <w:rFonts w:ascii="Calibri" w:hAnsi="Calibri" w:cs="Calibri"/>
          </w:rPr>
          <w:delText>up to 40 units (4 GW) per year for solar PV and for battery storage, and up to 50 units (5 GW) per year for natural gas;</w:delText>
        </w:r>
      </w:del>
      <w:ins w:id="130" w:author="Claude" w:date="2026-09-29T00:00:00Z">
        <w:r>
          <w:rPr>
            <w:rFonts w:ascii="Calibri" w:hAnsi="Calibri" w:cs="Calibri"/>
          </w:rPr>
          <w:t>for solar PV and for battery storage, a time-varying schedule of 2 GW per year until 2025, 3 GW per year in 2030, 5 GW per year in 2035 and 7 GW per year from 2040 onwards (linearly interpolated between these years); for natural gas, up to 50 units (5 GW) per year;</w:t>
        </w:r>
      </w:ins>
      <w:r>
        <w:rPr>
          <w:rFonts w:ascii="Calibri" w:hAnsi="Calibri" w:cs="Calibri"/>
        </w:rPr>
        <w:t xml:space="preserve">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hours—the ten highest-demand hours and the ten highest-demand hours without solar output in each year—in which nuclear, gas and coal capacity are counted as firm.</w:t>
      </w:r>
    </w:p>
    <w:p w14:paraId="369BFFB6" w14:textId="77777777" w:rsidR="00846AAF" w:rsidRDefault="002A3CA1">
      <w:pPr>
        <w:bidi w:val="0"/>
        <w:spacing w:after="200"/>
      </w:pPr>
      <w:r>
        <w:rPr>
          <w:rFonts w:ascii="Calibri" w:hAnsi="Calibri" w:cs="Calibri"/>
        </w:rPr>
        <w:t xml:space="preserve">Scenario analysis is conducted by varying two system-level constraints: the cumulative budget </w:t>
      </w:r>
      <w:del w:id="131" w:author="Claude" w:date="2026-09-29T00:00:00Z">
        <w:r>
          <w:rPr>
            <w:rFonts w:ascii="Calibri" w:hAnsi="Calibri" w:cs="Calibri"/>
          </w:rPr>
          <w:delText>(₪400–480×10⁹ in steps of ₪10×10⁹)</w:delText>
        </w:r>
      </w:del>
      <w:ins w:id="132" w:author="Claude" w:date="2026-09-29T00:00:00Z">
        <w:r>
          <w:rPr>
            <w:rFonts w:ascii="Calibri" w:hAnsi="Calibri" w:cs="Calibri"/>
          </w:rPr>
          <w:t>(₪400, 405, 410, 420, 430, 450, 470 and 500×10⁹)</w:t>
        </w:r>
      </w:ins>
      <w:r>
        <w:rPr>
          <w:rFonts w:ascii="Calibri" w:hAnsi="Calibri" w:cs="Calibri"/>
        </w:rPr>
        <w:t xml:space="preserve"> and the land available for solar deployment (100 km² and 400–850 km² in steps of 50 km²), </w:t>
      </w:r>
      <w:del w:id="133" w:author="Claude" w:date="2026-09-29T00:00:00Z">
        <w:r>
          <w:rPr>
            <w:rFonts w:ascii="Calibri" w:hAnsi="Calibri" w:cs="Calibri"/>
          </w:rPr>
          <w:delText xml:space="preserve">which yields 99 </w:delText>
        </w:r>
      </w:del>
      <w:ins w:id="134" w:author="Claude" w:date="2026-09-29T00:00:00Z">
        <w:r>
          <w:rPr>
            <w:rFonts w:ascii="Calibri" w:hAnsi="Calibri" w:cs="Calibri"/>
          </w:rPr>
          <w:t xml:space="preserve">which yields 88 </w:t>
        </w:r>
      </w:ins>
      <w:r>
        <w:rPr>
          <w:rFonts w:ascii="Calibri" w:hAnsi="Calibri" w:cs="Calibri"/>
        </w:rPr>
        <w:t xml:space="preserve">scenarios; the full grid is solved both without and with the nuclear option. Each scenario is solved independently as a multi-year, hourly linear optimization problem that minimizes cumulative life-cycle greenhouse gas emissions subject to demand balance, technical </w:t>
      </w:r>
      <w:r>
        <w:rPr>
          <w:rFonts w:ascii="Calibri" w:hAnsi="Calibri" w:cs="Calibri"/>
        </w:rPr>
        <w:lastRenderedPageBreak/>
        <w:t>feasibility, and the budget and land constraints.</w:t>
      </w:r>
      <w:ins w:id="135" w:author="Claude" w:date="2026-09-29T00:00:00Z">
        <w:r>
          <w:rPr>
            <w:rFonts w:ascii="Calibri" w:hAnsi="Calibri" w:cs="Calibri"/>
          </w:rPr>
          <w:t xml:space="preserve"> Two additional scenario sets are used as sensitivity analyses (Section 3.8): the grid solved with a constant build-rate limit of 4 GW per year for solar PV and battery storage (budgets of ₪400–480×10⁹ in steps of ₪10×10⁹; land caps of 100 and 400–850 km²), and an extended grid with land caps of up to 1,200 km², budgets of up to ₪540×10⁹ and a build-rate schedule rising to 9 GW per year in 2050. The economic optimum is obtained by minimizing total cost without a budget constraint.</w:t>
        </w:r>
      </w:ins>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A.6 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In addition to CAPEX and OPEX, the cumulative budget includes a carbon cost of 200 NIS per tCO₂e, applied to the life-cycle emissions of all technologies (thermal and nuclear generation, total solar generation and battery discharge) and discounted in the same way as the other cost components. This value corresponds to about 54 USD/tCO₂e and lies within the range of 50–100 USD/tCO₂e (2020 prices) reported in the literature for the social cost of carbon, with higher values increasingly recommended for mid-century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610A3300"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 xml:space="preserve">Appendix B - Renewable share in 2050 (%) by budget and land cap (data of </w:t>
      </w:r>
      <w:del w:id="136" w:author="Claude" w:date="2026-09-29T00:00:00Z">
        <w:r>
          <w:rPr>
            <w:rFonts w:ascii="Calibri" w:hAnsi="Calibri" w:cs="Calibri"/>
            <w:b/>
            <w:bCs/>
          </w:rPr>
          <w:delText>Figure 6</w:delText>
        </w:r>
      </w:del>
      <w:ins w:id="137" w:author="Claude" w:date="2026-09-29T00:00:00Z">
        <w:r>
          <w:rPr>
            <w:rFonts w:ascii="Calibri" w:hAnsi="Calibri" w:cs="Calibri"/>
            <w:b/>
            <w:bCs/>
          </w:rPr>
          <w:fldChar w:fldCharType="begin"/>
        </w:r>
        <w:r>
          <w:rPr>
            <w:rFonts w:ascii="Calibri" w:hAnsi="Calibri" w:cs="Calibri"/>
            <w:b/>
            <w:bCs/>
          </w:rPr>
          <w:instrText xml:space="preserve"> REF _RefFig_m1 \h </w:instrText>
        </w:r>
      </w:ins>
      <w:r>
        <w:rPr>
          <w:rFonts w:ascii="Calibri" w:hAnsi="Calibri" w:cs="Calibri"/>
          <w:b/>
          <w:bCs/>
        </w:rPr>
      </w:r>
      <w:ins w:id="138" w:author="Claude" w:date="2026-09-29T00:00:00Z">
        <w:r>
          <w:rPr>
            <w:rFonts w:ascii="Calibri" w:hAnsi="Calibri" w:cs="Calibri"/>
            <w:b/>
            <w:bCs/>
          </w:rPr>
          <w:fldChar w:fldCharType="separate"/>
        </w:r>
        <w:r>
          <w:rPr>
            <w:rFonts w:ascii="Calibri" w:hAnsi="Calibri" w:cs="Calibri"/>
            <w:b/>
            <w:bCs/>
          </w:rPr>
          <w:t>Figure 6</w:t>
        </w:r>
        <w:r>
          <w:rPr>
            <w:rFonts w:ascii="Calibri" w:hAnsi="Calibri" w:cs="Calibri"/>
            <w:b/>
            <w:bCs/>
          </w:rPr>
          <w:fldChar w:fldCharType="end"/>
        </w:r>
      </w:ins>
      <w:r>
        <w:rPr>
          <w:rFonts w:ascii="Calibri" w:hAnsi="Calibri" w:cs="Calibri"/>
          <w:b/>
          <w:bCs/>
        </w:rPr>
        <w:t>)</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Default="00846AAF" w:rsidP="00611139">
      <w:pPr>
        <w:spacing w:after="200"/>
      </w:pPr>
    </w:p>
    <w:tbl>
      <w:tblPr>
        <w:tblStyle w:val="GridTable1Light-Accent6"/>
        <w:tblW w:w="9238" w:type="dxa"/>
        <w:tblLook w:val="04A0" w:firstRow="1" w:lastRow="0" w:firstColumn="1" w:lastColumn="0" w:noHBand="0" w:noVBand="1"/>
      </w:tblPr>
      <w:tblGrid>
        <w:gridCol w:w="1822"/>
        <w:gridCol w:w="920"/>
        <w:gridCol w:w="920"/>
        <w:gridCol w:w="920"/>
        <w:gridCol w:w="776"/>
        <w:gridCol w:w="776"/>
        <w:gridCol w:w="776"/>
        <w:gridCol w:w="776"/>
        <w:gridCol w:w="776"/>
        <w:gridCol w:w="776"/>
      </w:tblGrid>
      <w:tr w:rsidR="005E198C" w14:paraId="1B170453" w14:textId="77777777" w:rsidTr="005E198C">
        <w:trPr>
          <w:cnfStyle w:val="100000000000" w:firstRow="1" w:lastRow="0" w:firstColumn="0" w:lastColumn="0" w:oddVBand="0" w:evenVBand="0" w:oddHBand="0" w:evenHBand="0" w:firstRowFirstColumn="0" w:firstRowLastColumn="0" w:lastRowFirstColumn="0" w:lastRowLastColumn="0"/>
          <w:trHeight w:val="458"/>
          <w:del w:id="139"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E299D3E" w14:textId="77777777" w:rsidR="005E198C" w:rsidRDefault="005E198C" w:rsidP="00611139">
            <w:pPr>
              <w:bidi w:val="0"/>
              <w:jc w:val="center"/>
            </w:pPr>
            <w:del w:id="140" w:author="Claude" w:date="2026-09-29T00:00:00Z">
              <w:r>
                <w:rPr>
                  <w:rFonts w:ascii="Calibri" w:hAnsi="Calibri" w:cs="Calibri"/>
                  <w:sz w:val="18"/>
                  <w:szCs w:val="18"/>
                </w:rPr>
                <w:delText>Land cap [km²] \ Budget [₪×10⁹]</w:delText>
              </w:r>
            </w:del>
          </w:p>
        </w:tc>
        <w:tc>
          <w:tcPr>
            <w:tcW w:w="920" w:type="dxa"/>
          </w:tcPr>
          <w:p w14:paraId="7D822AE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1" w:author="Claude" w:date="2026-09-29T00:00:00Z">
              <w:r>
                <w:rPr>
                  <w:rFonts w:ascii="Calibri" w:hAnsi="Calibri" w:cs="Calibri"/>
                  <w:sz w:val="18"/>
                  <w:szCs w:val="18"/>
                </w:rPr>
                <w:delText>400</w:delText>
              </w:r>
            </w:del>
          </w:p>
        </w:tc>
        <w:tc>
          <w:tcPr>
            <w:tcW w:w="920" w:type="dxa"/>
          </w:tcPr>
          <w:p w14:paraId="05B43EBB"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2" w:author="Claude" w:date="2026-09-29T00:00:00Z">
              <w:r>
                <w:rPr>
                  <w:rFonts w:ascii="Calibri" w:hAnsi="Calibri" w:cs="Calibri"/>
                  <w:sz w:val="18"/>
                  <w:szCs w:val="18"/>
                </w:rPr>
                <w:delText>410</w:delText>
              </w:r>
            </w:del>
          </w:p>
        </w:tc>
        <w:tc>
          <w:tcPr>
            <w:tcW w:w="920" w:type="dxa"/>
          </w:tcPr>
          <w:p w14:paraId="6ED72D9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3" w:author="Claude" w:date="2026-09-29T00:00:00Z">
              <w:r>
                <w:rPr>
                  <w:rFonts w:ascii="Calibri" w:hAnsi="Calibri" w:cs="Calibri"/>
                  <w:sz w:val="18"/>
                  <w:szCs w:val="18"/>
                </w:rPr>
                <w:delText>420</w:delText>
              </w:r>
            </w:del>
          </w:p>
        </w:tc>
        <w:tc>
          <w:tcPr>
            <w:tcW w:w="776" w:type="dxa"/>
          </w:tcPr>
          <w:p w14:paraId="4FFC4F98" w14:textId="35EE8F7C"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4" w:author="Claude" w:date="2026-09-29T00:00:00Z">
              <w:r>
                <w:rPr>
                  <w:rFonts w:ascii="Calibri" w:hAnsi="Calibri" w:cs="Calibri"/>
                  <w:sz w:val="18"/>
                  <w:szCs w:val="18"/>
                </w:rPr>
                <w:delText>430</w:delText>
              </w:r>
            </w:del>
          </w:p>
        </w:tc>
        <w:tc>
          <w:tcPr>
            <w:tcW w:w="776" w:type="dxa"/>
          </w:tcPr>
          <w:p w14:paraId="1D866957"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5" w:author="Claude" w:date="2026-09-29T00:00:00Z">
              <w:r>
                <w:rPr>
                  <w:rFonts w:ascii="Calibri" w:hAnsi="Calibri" w:cs="Calibri"/>
                  <w:sz w:val="18"/>
                  <w:szCs w:val="18"/>
                </w:rPr>
                <w:delText>440</w:delText>
              </w:r>
            </w:del>
          </w:p>
        </w:tc>
        <w:tc>
          <w:tcPr>
            <w:tcW w:w="776" w:type="dxa"/>
          </w:tcPr>
          <w:p w14:paraId="4883F064"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6" w:author="Claude" w:date="2026-09-29T00:00:00Z">
              <w:r>
                <w:rPr>
                  <w:rFonts w:ascii="Calibri" w:hAnsi="Calibri" w:cs="Calibri"/>
                  <w:sz w:val="18"/>
                  <w:szCs w:val="18"/>
                </w:rPr>
                <w:delText>450</w:delText>
              </w:r>
            </w:del>
          </w:p>
        </w:tc>
        <w:tc>
          <w:tcPr>
            <w:tcW w:w="776" w:type="dxa"/>
          </w:tcPr>
          <w:p w14:paraId="08AA189A"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7" w:author="Claude" w:date="2026-09-29T00:00:00Z">
              <w:r>
                <w:rPr>
                  <w:rFonts w:ascii="Calibri" w:hAnsi="Calibri" w:cs="Calibri"/>
                  <w:sz w:val="18"/>
                  <w:szCs w:val="18"/>
                </w:rPr>
                <w:delText>460</w:delText>
              </w:r>
            </w:del>
          </w:p>
        </w:tc>
        <w:tc>
          <w:tcPr>
            <w:tcW w:w="776" w:type="dxa"/>
          </w:tcPr>
          <w:p w14:paraId="007E917C"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8" w:author="Claude" w:date="2026-09-29T00:00:00Z">
              <w:r>
                <w:rPr>
                  <w:rFonts w:ascii="Calibri" w:hAnsi="Calibri" w:cs="Calibri"/>
                  <w:sz w:val="18"/>
                  <w:szCs w:val="18"/>
                </w:rPr>
                <w:delText>470</w:delText>
              </w:r>
            </w:del>
          </w:p>
        </w:tc>
        <w:tc>
          <w:tcPr>
            <w:tcW w:w="776" w:type="dxa"/>
          </w:tcPr>
          <w:p w14:paraId="129FE4BE"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del w:id="149" w:author="Claude" w:date="2026-09-29T00:00:00Z">
              <w:r>
                <w:rPr>
                  <w:rFonts w:ascii="Calibri" w:hAnsi="Calibri" w:cs="Calibri"/>
                  <w:sz w:val="18"/>
                  <w:szCs w:val="18"/>
                </w:rPr>
                <w:delText>480</w:delText>
              </w:r>
            </w:del>
          </w:p>
        </w:tc>
      </w:tr>
      <w:tr w:rsidR="005E198C" w14:paraId="7D0EC4A6" w14:textId="77777777" w:rsidTr="005E198C">
        <w:trPr>
          <w:trHeight w:val="228"/>
          <w:del w:id="150"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D0DA514" w14:textId="77777777" w:rsidR="005E198C" w:rsidRDefault="005E198C" w:rsidP="00611139">
            <w:pPr>
              <w:bidi w:val="0"/>
              <w:jc w:val="center"/>
            </w:pPr>
            <w:del w:id="151" w:author="Claude" w:date="2026-09-29T00:00:00Z">
              <w:r>
                <w:rPr>
                  <w:rFonts w:ascii="Calibri" w:hAnsi="Calibri" w:cs="Calibri"/>
                  <w:sz w:val="18"/>
                  <w:szCs w:val="18"/>
                </w:rPr>
                <w:delText>100</w:delText>
              </w:r>
            </w:del>
          </w:p>
        </w:tc>
        <w:tc>
          <w:tcPr>
            <w:tcW w:w="920" w:type="dxa"/>
          </w:tcPr>
          <w:p w14:paraId="6F82C5F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2" w:author="Claude" w:date="2026-09-29T00:00:00Z">
              <w:r>
                <w:rPr>
                  <w:rFonts w:ascii="Calibri" w:hAnsi="Calibri" w:cs="Calibri"/>
                  <w:sz w:val="18"/>
                  <w:szCs w:val="18"/>
                </w:rPr>
                <w:delText>infeasible</w:delText>
              </w:r>
            </w:del>
          </w:p>
        </w:tc>
        <w:tc>
          <w:tcPr>
            <w:tcW w:w="920" w:type="dxa"/>
          </w:tcPr>
          <w:p w14:paraId="06F0B6A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3" w:author="Claude" w:date="2026-09-29T00:00:00Z">
              <w:r>
                <w:rPr>
                  <w:rFonts w:ascii="Calibri" w:hAnsi="Calibri" w:cs="Calibri"/>
                  <w:sz w:val="18"/>
                  <w:szCs w:val="18"/>
                </w:rPr>
                <w:delText>infeasible</w:delText>
              </w:r>
            </w:del>
          </w:p>
        </w:tc>
        <w:tc>
          <w:tcPr>
            <w:tcW w:w="920" w:type="dxa"/>
          </w:tcPr>
          <w:p w14:paraId="5B9AC63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4" w:author="Claude" w:date="2026-09-29T00:00:00Z">
              <w:r>
                <w:rPr>
                  <w:rFonts w:ascii="Calibri" w:hAnsi="Calibri" w:cs="Calibri"/>
                  <w:sz w:val="18"/>
                  <w:szCs w:val="18"/>
                </w:rPr>
                <w:delText>infeasible</w:delText>
              </w:r>
            </w:del>
          </w:p>
        </w:tc>
        <w:tc>
          <w:tcPr>
            <w:tcW w:w="776" w:type="dxa"/>
          </w:tcPr>
          <w:p w14:paraId="5BB2ADED" w14:textId="53784C7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5" w:author="Claude" w:date="2026-09-29T00:00:00Z">
              <w:r>
                <w:rPr>
                  <w:rFonts w:ascii="Calibri" w:hAnsi="Calibri" w:cs="Calibri"/>
                  <w:sz w:val="18"/>
                  <w:szCs w:val="18"/>
                </w:rPr>
                <w:delText>12.8</w:delText>
              </w:r>
            </w:del>
          </w:p>
        </w:tc>
        <w:tc>
          <w:tcPr>
            <w:tcW w:w="776" w:type="dxa"/>
          </w:tcPr>
          <w:p w14:paraId="70C752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6" w:author="Claude" w:date="2026-09-29T00:00:00Z">
              <w:r>
                <w:rPr>
                  <w:rFonts w:ascii="Calibri" w:hAnsi="Calibri" w:cs="Calibri"/>
                  <w:sz w:val="18"/>
                  <w:szCs w:val="18"/>
                </w:rPr>
                <w:delText>12.8</w:delText>
              </w:r>
            </w:del>
          </w:p>
        </w:tc>
        <w:tc>
          <w:tcPr>
            <w:tcW w:w="776" w:type="dxa"/>
          </w:tcPr>
          <w:p w14:paraId="29BAF7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7" w:author="Claude" w:date="2026-09-29T00:00:00Z">
              <w:r>
                <w:rPr>
                  <w:rFonts w:ascii="Calibri" w:hAnsi="Calibri" w:cs="Calibri"/>
                  <w:sz w:val="18"/>
                  <w:szCs w:val="18"/>
                </w:rPr>
                <w:delText>12.8</w:delText>
              </w:r>
            </w:del>
          </w:p>
        </w:tc>
        <w:tc>
          <w:tcPr>
            <w:tcW w:w="776" w:type="dxa"/>
          </w:tcPr>
          <w:p w14:paraId="04A2EAD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8" w:author="Claude" w:date="2026-09-29T00:00:00Z">
              <w:r>
                <w:rPr>
                  <w:rFonts w:ascii="Calibri" w:hAnsi="Calibri" w:cs="Calibri"/>
                  <w:sz w:val="18"/>
                  <w:szCs w:val="18"/>
                </w:rPr>
                <w:delText>12.8</w:delText>
              </w:r>
            </w:del>
          </w:p>
        </w:tc>
        <w:tc>
          <w:tcPr>
            <w:tcW w:w="776" w:type="dxa"/>
          </w:tcPr>
          <w:p w14:paraId="7918B9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59" w:author="Claude" w:date="2026-09-29T00:00:00Z">
              <w:r>
                <w:rPr>
                  <w:rFonts w:ascii="Calibri" w:hAnsi="Calibri" w:cs="Calibri"/>
                  <w:sz w:val="18"/>
                  <w:szCs w:val="18"/>
                </w:rPr>
                <w:delText>12.9</w:delText>
              </w:r>
            </w:del>
          </w:p>
        </w:tc>
        <w:tc>
          <w:tcPr>
            <w:tcW w:w="776" w:type="dxa"/>
          </w:tcPr>
          <w:p w14:paraId="4489FF2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0" w:author="Claude" w:date="2026-09-29T00:00:00Z">
              <w:r>
                <w:rPr>
                  <w:rFonts w:ascii="Calibri" w:hAnsi="Calibri" w:cs="Calibri"/>
                  <w:sz w:val="18"/>
                  <w:szCs w:val="18"/>
                </w:rPr>
                <w:delText>12.9</w:delText>
              </w:r>
            </w:del>
          </w:p>
        </w:tc>
      </w:tr>
      <w:tr w:rsidR="005E198C" w14:paraId="2687ED5F" w14:textId="77777777" w:rsidTr="005E198C">
        <w:trPr>
          <w:trHeight w:val="228"/>
          <w:del w:id="161"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3A9AFEB4" w14:textId="77777777" w:rsidR="005E198C" w:rsidRDefault="005E198C" w:rsidP="00611139">
            <w:pPr>
              <w:bidi w:val="0"/>
              <w:jc w:val="center"/>
            </w:pPr>
            <w:del w:id="162" w:author="Claude" w:date="2026-09-29T00:00:00Z">
              <w:r>
                <w:rPr>
                  <w:rFonts w:ascii="Calibri" w:hAnsi="Calibri" w:cs="Calibri"/>
                  <w:sz w:val="18"/>
                  <w:szCs w:val="18"/>
                </w:rPr>
                <w:delText>400</w:delText>
              </w:r>
            </w:del>
          </w:p>
        </w:tc>
        <w:tc>
          <w:tcPr>
            <w:tcW w:w="920" w:type="dxa"/>
          </w:tcPr>
          <w:p w14:paraId="672A168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3" w:author="Claude" w:date="2026-09-29T00:00:00Z">
              <w:r>
                <w:rPr>
                  <w:rFonts w:ascii="Calibri" w:hAnsi="Calibri" w:cs="Calibri"/>
                  <w:sz w:val="18"/>
                  <w:szCs w:val="18"/>
                </w:rPr>
                <w:delText>infeasible</w:delText>
              </w:r>
            </w:del>
          </w:p>
        </w:tc>
        <w:tc>
          <w:tcPr>
            <w:tcW w:w="920" w:type="dxa"/>
          </w:tcPr>
          <w:p w14:paraId="54AF42C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4" w:author="Claude" w:date="2026-09-29T00:00:00Z">
              <w:r>
                <w:rPr>
                  <w:rFonts w:ascii="Calibri" w:hAnsi="Calibri" w:cs="Calibri"/>
                  <w:sz w:val="18"/>
                  <w:szCs w:val="18"/>
                </w:rPr>
                <w:delText>49.3</w:delText>
              </w:r>
            </w:del>
          </w:p>
        </w:tc>
        <w:tc>
          <w:tcPr>
            <w:tcW w:w="920" w:type="dxa"/>
          </w:tcPr>
          <w:p w14:paraId="62A107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5" w:author="Claude" w:date="2026-09-29T00:00:00Z">
              <w:r>
                <w:rPr>
                  <w:rFonts w:ascii="Calibri" w:hAnsi="Calibri" w:cs="Calibri"/>
                  <w:sz w:val="18"/>
                  <w:szCs w:val="18"/>
                </w:rPr>
                <w:delText>49.6</w:delText>
              </w:r>
            </w:del>
          </w:p>
        </w:tc>
        <w:tc>
          <w:tcPr>
            <w:tcW w:w="776" w:type="dxa"/>
          </w:tcPr>
          <w:p w14:paraId="569B8A74" w14:textId="46939842"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6" w:author="Claude" w:date="2026-09-29T00:00:00Z">
              <w:r>
                <w:rPr>
                  <w:rFonts w:ascii="Calibri" w:hAnsi="Calibri" w:cs="Calibri"/>
                  <w:sz w:val="18"/>
                  <w:szCs w:val="18"/>
                </w:rPr>
                <w:delText>49.7</w:delText>
              </w:r>
            </w:del>
          </w:p>
        </w:tc>
        <w:tc>
          <w:tcPr>
            <w:tcW w:w="776" w:type="dxa"/>
          </w:tcPr>
          <w:p w14:paraId="281B5B9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7" w:author="Claude" w:date="2026-09-29T00:00:00Z">
              <w:r>
                <w:rPr>
                  <w:rFonts w:ascii="Calibri" w:hAnsi="Calibri" w:cs="Calibri"/>
                  <w:sz w:val="18"/>
                  <w:szCs w:val="18"/>
                </w:rPr>
                <w:delText>49.7</w:delText>
              </w:r>
            </w:del>
          </w:p>
        </w:tc>
        <w:tc>
          <w:tcPr>
            <w:tcW w:w="776" w:type="dxa"/>
          </w:tcPr>
          <w:p w14:paraId="3C953BF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8" w:author="Claude" w:date="2026-09-29T00:00:00Z">
              <w:r>
                <w:rPr>
                  <w:rFonts w:ascii="Calibri" w:hAnsi="Calibri" w:cs="Calibri"/>
                  <w:sz w:val="18"/>
                  <w:szCs w:val="18"/>
                </w:rPr>
                <w:delText>49.9</w:delText>
              </w:r>
            </w:del>
          </w:p>
        </w:tc>
        <w:tc>
          <w:tcPr>
            <w:tcW w:w="776" w:type="dxa"/>
          </w:tcPr>
          <w:p w14:paraId="442B697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69" w:author="Claude" w:date="2026-09-29T00:00:00Z">
              <w:r>
                <w:rPr>
                  <w:rFonts w:ascii="Calibri" w:hAnsi="Calibri" w:cs="Calibri"/>
                  <w:sz w:val="18"/>
                  <w:szCs w:val="18"/>
                </w:rPr>
                <w:delText>49.9</w:delText>
              </w:r>
            </w:del>
          </w:p>
        </w:tc>
        <w:tc>
          <w:tcPr>
            <w:tcW w:w="776" w:type="dxa"/>
          </w:tcPr>
          <w:p w14:paraId="507923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0" w:author="Claude" w:date="2026-09-29T00:00:00Z">
              <w:r>
                <w:rPr>
                  <w:rFonts w:ascii="Calibri" w:hAnsi="Calibri" w:cs="Calibri"/>
                  <w:sz w:val="18"/>
                  <w:szCs w:val="18"/>
                </w:rPr>
                <w:delText>50.0</w:delText>
              </w:r>
            </w:del>
          </w:p>
        </w:tc>
        <w:tc>
          <w:tcPr>
            <w:tcW w:w="776" w:type="dxa"/>
          </w:tcPr>
          <w:p w14:paraId="524119C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1" w:author="Claude" w:date="2026-09-29T00:00:00Z">
              <w:r>
                <w:rPr>
                  <w:rFonts w:ascii="Calibri" w:hAnsi="Calibri" w:cs="Calibri"/>
                  <w:sz w:val="18"/>
                  <w:szCs w:val="18"/>
                </w:rPr>
                <w:delText>50.0</w:delText>
              </w:r>
            </w:del>
          </w:p>
        </w:tc>
      </w:tr>
      <w:tr w:rsidR="005E198C" w14:paraId="41965E5C" w14:textId="77777777" w:rsidTr="005E198C">
        <w:trPr>
          <w:trHeight w:val="228"/>
          <w:del w:id="172"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47AA20D1" w14:textId="77777777" w:rsidR="005E198C" w:rsidRDefault="005E198C" w:rsidP="00611139">
            <w:pPr>
              <w:bidi w:val="0"/>
              <w:jc w:val="center"/>
            </w:pPr>
            <w:del w:id="173" w:author="Claude" w:date="2026-09-29T00:00:00Z">
              <w:r>
                <w:rPr>
                  <w:rFonts w:ascii="Calibri" w:hAnsi="Calibri" w:cs="Calibri"/>
                  <w:sz w:val="18"/>
                  <w:szCs w:val="18"/>
                </w:rPr>
                <w:delText>450</w:delText>
              </w:r>
            </w:del>
          </w:p>
        </w:tc>
        <w:tc>
          <w:tcPr>
            <w:tcW w:w="920" w:type="dxa"/>
          </w:tcPr>
          <w:p w14:paraId="64B9BA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4" w:author="Claude" w:date="2026-09-29T00:00:00Z">
              <w:r>
                <w:rPr>
                  <w:rFonts w:ascii="Calibri" w:hAnsi="Calibri" w:cs="Calibri"/>
                  <w:sz w:val="18"/>
                  <w:szCs w:val="18"/>
                </w:rPr>
                <w:delText>infeasible</w:delText>
              </w:r>
            </w:del>
          </w:p>
        </w:tc>
        <w:tc>
          <w:tcPr>
            <w:tcW w:w="920" w:type="dxa"/>
          </w:tcPr>
          <w:p w14:paraId="4432ED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5" w:author="Claude" w:date="2026-09-29T00:00:00Z">
              <w:r>
                <w:rPr>
                  <w:rFonts w:ascii="Calibri" w:hAnsi="Calibri" w:cs="Calibri"/>
                  <w:sz w:val="18"/>
                  <w:szCs w:val="18"/>
                </w:rPr>
                <w:delText>54.7</w:delText>
              </w:r>
            </w:del>
          </w:p>
        </w:tc>
        <w:tc>
          <w:tcPr>
            <w:tcW w:w="920" w:type="dxa"/>
          </w:tcPr>
          <w:p w14:paraId="70D7B1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6" w:author="Claude" w:date="2026-09-29T00:00:00Z">
              <w:r>
                <w:rPr>
                  <w:rFonts w:ascii="Calibri" w:hAnsi="Calibri" w:cs="Calibri"/>
                  <w:sz w:val="18"/>
                  <w:szCs w:val="18"/>
                </w:rPr>
                <w:delText>55.2</w:delText>
              </w:r>
            </w:del>
          </w:p>
        </w:tc>
        <w:tc>
          <w:tcPr>
            <w:tcW w:w="776" w:type="dxa"/>
          </w:tcPr>
          <w:p w14:paraId="1DAEF797" w14:textId="33A7EDD8"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7" w:author="Claude" w:date="2026-09-29T00:00:00Z">
              <w:r>
                <w:rPr>
                  <w:rFonts w:ascii="Calibri" w:hAnsi="Calibri" w:cs="Calibri"/>
                  <w:sz w:val="18"/>
                  <w:szCs w:val="18"/>
                </w:rPr>
                <w:delText>55.4</w:delText>
              </w:r>
            </w:del>
          </w:p>
        </w:tc>
        <w:tc>
          <w:tcPr>
            <w:tcW w:w="776" w:type="dxa"/>
          </w:tcPr>
          <w:p w14:paraId="5C5D2F8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8" w:author="Claude" w:date="2026-09-29T00:00:00Z">
              <w:r>
                <w:rPr>
                  <w:rFonts w:ascii="Calibri" w:hAnsi="Calibri" w:cs="Calibri"/>
                  <w:sz w:val="18"/>
                  <w:szCs w:val="18"/>
                </w:rPr>
                <w:delText>55.4</w:delText>
              </w:r>
            </w:del>
          </w:p>
        </w:tc>
        <w:tc>
          <w:tcPr>
            <w:tcW w:w="776" w:type="dxa"/>
          </w:tcPr>
          <w:p w14:paraId="7DF609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79" w:author="Claude" w:date="2026-09-29T00:00:00Z">
              <w:r>
                <w:rPr>
                  <w:rFonts w:ascii="Calibri" w:hAnsi="Calibri" w:cs="Calibri"/>
                  <w:sz w:val="18"/>
                  <w:szCs w:val="18"/>
                </w:rPr>
                <w:delText>55.5</w:delText>
              </w:r>
            </w:del>
          </w:p>
        </w:tc>
        <w:tc>
          <w:tcPr>
            <w:tcW w:w="776" w:type="dxa"/>
          </w:tcPr>
          <w:p w14:paraId="62E8349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0" w:author="Claude" w:date="2026-09-29T00:00:00Z">
              <w:r>
                <w:rPr>
                  <w:rFonts w:ascii="Calibri" w:hAnsi="Calibri" w:cs="Calibri"/>
                  <w:sz w:val="18"/>
                  <w:szCs w:val="18"/>
                </w:rPr>
                <w:delText>55.5</w:delText>
              </w:r>
            </w:del>
          </w:p>
        </w:tc>
        <w:tc>
          <w:tcPr>
            <w:tcW w:w="776" w:type="dxa"/>
          </w:tcPr>
          <w:p w14:paraId="0136A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1" w:author="Claude" w:date="2026-09-29T00:00:00Z">
              <w:r>
                <w:rPr>
                  <w:rFonts w:ascii="Calibri" w:hAnsi="Calibri" w:cs="Calibri"/>
                  <w:sz w:val="18"/>
                  <w:szCs w:val="18"/>
                </w:rPr>
                <w:delText>55.6</w:delText>
              </w:r>
            </w:del>
          </w:p>
        </w:tc>
        <w:tc>
          <w:tcPr>
            <w:tcW w:w="776" w:type="dxa"/>
          </w:tcPr>
          <w:p w14:paraId="28C5A6A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2" w:author="Claude" w:date="2026-09-29T00:00:00Z">
              <w:r>
                <w:rPr>
                  <w:rFonts w:ascii="Calibri" w:hAnsi="Calibri" w:cs="Calibri"/>
                  <w:sz w:val="18"/>
                  <w:szCs w:val="18"/>
                </w:rPr>
                <w:delText>55.6</w:delText>
              </w:r>
            </w:del>
          </w:p>
        </w:tc>
      </w:tr>
      <w:tr w:rsidR="005E198C" w14:paraId="58916F2D" w14:textId="77777777" w:rsidTr="005E198C">
        <w:trPr>
          <w:trHeight w:val="228"/>
          <w:del w:id="183"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40AEB5AB" w14:textId="77777777" w:rsidR="005E198C" w:rsidRDefault="005E198C" w:rsidP="00611139">
            <w:pPr>
              <w:bidi w:val="0"/>
              <w:jc w:val="center"/>
            </w:pPr>
            <w:del w:id="184" w:author="Claude" w:date="2026-09-29T00:00:00Z">
              <w:r>
                <w:rPr>
                  <w:rFonts w:ascii="Calibri" w:hAnsi="Calibri" w:cs="Calibri"/>
                  <w:sz w:val="18"/>
                  <w:szCs w:val="18"/>
                </w:rPr>
                <w:delText>500</w:delText>
              </w:r>
            </w:del>
          </w:p>
        </w:tc>
        <w:tc>
          <w:tcPr>
            <w:tcW w:w="920" w:type="dxa"/>
          </w:tcPr>
          <w:p w14:paraId="097C32C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5" w:author="Claude" w:date="2026-09-29T00:00:00Z">
              <w:r>
                <w:rPr>
                  <w:rFonts w:ascii="Calibri" w:hAnsi="Calibri" w:cs="Calibri"/>
                  <w:sz w:val="18"/>
                  <w:szCs w:val="18"/>
                </w:rPr>
                <w:delText>59.0</w:delText>
              </w:r>
            </w:del>
          </w:p>
        </w:tc>
        <w:tc>
          <w:tcPr>
            <w:tcW w:w="920" w:type="dxa"/>
          </w:tcPr>
          <w:p w14:paraId="7CB56F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6" w:author="Claude" w:date="2026-09-29T00:00:00Z">
              <w:r>
                <w:rPr>
                  <w:rFonts w:ascii="Calibri" w:hAnsi="Calibri" w:cs="Calibri"/>
                  <w:sz w:val="18"/>
                  <w:szCs w:val="18"/>
                </w:rPr>
                <w:delText>60.1</w:delText>
              </w:r>
            </w:del>
          </w:p>
        </w:tc>
        <w:tc>
          <w:tcPr>
            <w:tcW w:w="920" w:type="dxa"/>
          </w:tcPr>
          <w:p w14:paraId="57755F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7" w:author="Claude" w:date="2026-09-29T00:00:00Z">
              <w:r>
                <w:rPr>
                  <w:rFonts w:ascii="Calibri" w:hAnsi="Calibri" w:cs="Calibri"/>
                  <w:sz w:val="18"/>
                  <w:szCs w:val="18"/>
                </w:rPr>
                <w:delText>60.7</w:delText>
              </w:r>
            </w:del>
          </w:p>
        </w:tc>
        <w:tc>
          <w:tcPr>
            <w:tcW w:w="776" w:type="dxa"/>
          </w:tcPr>
          <w:p w14:paraId="4CEE6C4E" w14:textId="211861A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8" w:author="Claude" w:date="2026-09-29T00:00:00Z">
              <w:r>
                <w:rPr>
                  <w:rFonts w:ascii="Calibri" w:hAnsi="Calibri" w:cs="Calibri"/>
                  <w:sz w:val="18"/>
                  <w:szCs w:val="18"/>
                </w:rPr>
                <w:delText>60.9</w:delText>
              </w:r>
            </w:del>
          </w:p>
        </w:tc>
        <w:tc>
          <w:tcPr>
            <w:tcW w:w="776" w:type="dxa"/>
          </w:tcPr>
          <w:p w14:paraId="71BDB8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89" w:author="Claude" w:date="2026-09-29T00:00:00Z">
              <w:r>
                <w:rPr>
                  <w:rFonts w:ascii="Calibri" w:hAnsi="Calibri" w:cs="Calibri"/>
                  <w:sz w:val="18"/>
                  <w:szCs w:val="18"/>
                </w:rPr>
                <w:delText>61.0</w:delText>
              </w:r>
            </w:del>
          </w:p>
        </w:tc>
        <w:tc>
          <w:tcPr>
            <w:tcW w:w="776" w:type="dxa"/>
          </w:tcPr>
          <w:p w14:paraId="1654B5F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0" w:author="Claude" w:date="2026-09-29T00:00:00Z">
              <w:r>
                <w:rPr>
                  <w:rFonts w:ascii="Calibri" w:hAnsi="Calibri" w:cs="Calibri"/>
                  <w:sz w:val="18"/>
                  <w:szCs w:val="18"/>
                </w:rPr>
                <w:delText>61.1</w:delText>
              </w:r>
            </w:del>
          </w:p>
        </w:tc>
        <w:tc>
          <w:tcPr>
            <w:tcW w:w="776" w:type="dxa"/>
          </w:tcPr>
          <w:p w14:paraId="4AD4D9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1" w:author="Claude" w:date="2026-09-29T00:00:00Z">
              <w:r>
                <w:rPr>
                  <w:rFonts w:ascii="Calibri" w:hAnsi="Calibri" w:cs="Calibri"/>
                  <w:sz w:val="18"/>
                  <w:szCs w:val="18"/>
                </w:rPr>
                <w:delText>61.2</w:delText>
              </w:r>
            </w:del>
          </w:p>
        </w:tc>
        <w:tc>
          <w:tcPr>
            <w:tcW w:w="776" w:type="dxa"/>
          </w:tcPr>
          <w:p w14:paraId="62A92CD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2" w:author="Claude" w:date="2026-09-29T00:00:00Z">
              <w:r>
                <w:rPr>
                  <w:rFonts w:ascii="Calibri" w:hAnsi="Calibri" w:cs="Calibri"/>
                  <w:sz w:val="18"/>
                  <w:szCs w:val="18"/>
                </w:rPr>
                <w:delText>61.2</w:delText>
              </w:r>
            </w:del>
          </w:p>
        </w:tc>
        <w:tc>
          <w:tcPr>
            <w:tcW w:w="776" w:type="dxa"/>
          </w:tcPr>
          <w:p w14:paraId="0F29FB1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3" w:author="Claude" w:date="2026-09-29T00:00:00Z">
              <w:r>
                <w:rPr>
                  <w:rFonts w:ascii="Calibri" w:hAnsi="Calibri" w:cs="Calibri"/>
                  <w:sz w:val="18"/>
                  <w:szCs w:val="18"/>
                </w:rPr>
                <w:delText>61.2</w:delText>
              </w:r>
            </w:del>
          </w:p>
        </w:tc>
      </w:tr>
      <w:tr w:rsidR="005E198C" w14:paraId="4D5F029D" w14:textId="77777777" w:rsidTr="005E198C">
        <w:trPr>
          <w:trHeight w:val="228"/>
          <w:del w:id="194"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E62ED6F" w14:textId="77777777" w:rsidR="005E198C" w:rsidRDefault="005E198C" w:rsidP="00611139">
            <w:pPr>
              <w:bidi w:val="0"/>
              <w:jc w:val="center"/>
            </w:pPr>
            <w:del w:id="195" w:author="Claude" w:date="2026-09-29T00:00:00Z">
              <w:r>
                <w:rPr>
                  <w:rFonts w:ascii="Calibri" w:hAnsi="Calibri" w:cs="Calibri"/>
                  <w:sz w:val="18"/>
                  <w:szCs w:val="18"/>
                </w:rPr>
                <w:delText>550</w:delText>
              </w:r>
            </w:del>
          </w:p>
        </w:tc>
        <w:tc>
          <w:tcPr>
            <w:tcW w:w="920" w:type="dxa"/>
          </w:tcPr>
          <w:p w14:paraId="143B9E3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6" w:author="Claude" w:date="2026-09-29T00:00:00Z">
              <w:r>
                <w:rPr>
                  <w:rFonts w:ascii="Calibri" w:hAnsi="Calibri" w:cs="Calibri"/>
                  <w:sz w:val="18"/>
                  <w:szCs w:val="18"/>
                </w:rPr>
                <w:delText>64.5</w:delText>
              </w:r>
            </w:del>
          </w:p>
        </w:tc>
        <w:tc>
          <w:tcPr>
            <w:tcW w:w="920" w:type="dxa"/>
          </w:tcPr>
          <w:p w14:paraId="4E320E4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7" w:author="Claude" w:date="2026-09-29T00:00:00Z">
              <w:r>
                <w:rPr>
                  <w:rFonts w:ascii="Calibri" w:hAnsi="Calibri" w:cs="Calibri"/>
                  <w:sz w:val="18"/>
                  <w:szCs w:val="18"/>
                </w:rPr>
                <w:delText>65.3</w:delText>
              </w:r>
            </w:del>
          </w:p>
        </w:tc>
        <w:tc>
          <w:tcPr>
            <w:tcW w:w="920" w:type="dxa"/>
          </w:tcPr>
          <w:p w14:paraId="715AB99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8" w:author="Claude" w:date="2026-09-29T00:00:00Z">
              <w:r>
                <w:rPr>
                  <w:rFonts w:ascii="Calibri" w:hAnsi="Calibri" w:cs="Calibri"/>
                  <w:sz w:val="18"/>
                  <w:szCs w:val="18"/>
                </w:rPr>
                <w:delText>66.0</w:delText>
              </w:r>
            </w:del>
          </w:p>
        </w:tc>
        <w:tc>
          <w:tcPr>
            <w:tcW w:w="776" w:type="dxa"/>
          </w:tcPr>
          <w:p w14:paraId="408FDDF5" w14:textId="1887DB1E"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199" w:author="Claude" w:date="2026-09-29T00:00:00Z">
              <w:r>
                <w:rPr>
                  <w:rFonts w:ascii="Calibri" w:hAnsi="Calibri" w:cs="Calibri"/>
                  <w:sz w:val="18"/>
                  <w:szCs w:val="18"/>
                </w:rPr>
                <w:delText>66.3</w:delText>
              </w:r>
            </w:del>
          </w:p>
        </w:tc>
        <w:tc>
          <w:tcPr>
            <w:tcW w:w="776" w:type="dxa"/>
          </w:tcPr>
          <w:p w14:paraId="6A42C7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0" w:author="Claude" w:date="2026-09-29T00:00:00Z">
              <w:r>
                <w:rPr>
                  <w:rFonts w:ascii="Calibri" w:hAnsi="Calibri" w:cs="Calibri"/>
                  <w:sz w:val="18"/>
                  <w:szCs w:val="18"/>
                </w:rPr>
                <w:delText>66.5</w:delText>
              </w:r>
            </w:del>
          </w:p>
        </w:tc>
        <w:tc>
          <w:tcPr>
            <w:tcW w:w="776" w:type="dxa"/>
          </w:tcPr>
          <w:p w14:paraId="1EF4647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1" w:author="Claude" w:date="2026-09-29T00:00:00Z">
              <w:r>
                <w:rPr>
                  <w:rFonts w:ascii="Calibri" w:hAnsi="Calibri" w:cs="Calibri"/>
                  <w:sz w:val="18"/>
                  <w:szCs w:val="18"/>
                </w:rPr>
                <w:delText>66.5</w:delText>
              </w:r>
            </w:del>
          </w:p>
        </w:tc>
        <w:tc>
          <w:tcPr>
            <w:tcW w:w="776" w:type="dxa"/>
          </w:tcPr>
          <w:p w14:paraId="20BDF5E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2" w:author="Claude" w:date="2026-09-29T00:00:00Z">
              <w:r>
                <w:rPr>
                  <w:rFonts w:ascii="Calibri" w:hAnsi="Calibri" w:cs="Calibri"/>
                  <w:sz w:val="18"/>
                  <w:szCs w:val="18"/>
                </w:rPr>
                <w:delText>66.8</w:delText>
              </w:r>
            </w:del>
          </w:p>
        </w:tc>
        <w:tc>
          <w:tcPr>
            <w:tcW w:w="776" w:type="dxa"/>
          </w:tcPr>
          <w:p w14:paraId="32906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3" w:author="Claude" w:date="2026-09-29T00:00:00Z">
              <w:r>
                <w:rPr>
                  <w:rFonts w:ascii="Calibri" w:hAnsi="Calibri" w:cs="Calibri"/>
                  <w:sz w:val="18"/>
                  <w:szCs w:val="18"/>
                </w:rPr>
                <w:delText>66.8</w:delText>
              </w:r>
            </w:del>
          </w:p>
        </w:tc>
        <w:tc>
          <w:tcPr>
            <w:tcW w:w="776" w:type="dxa"/>
          </w:tcPr>
          <w:p w14:paraId="698278B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4" w:author="Claude" w:date="2026-09-29T00:00:00Z">
              <w:r>
                <w:rPr>
                  <w:rFonts w:ascii="Calibri" w:hAnsi="Calibri" w:cs="Calibri"/>
                  <w:sz w:val="18"/>
                  <w:szCs w:val="18"/>
                </w:rPr>
                <w:delText>66.8</w:delText>
              </w:r>
            </w:del>
          </w:p>
        </w:tc>
      </w:tr>
      <w:tr w:rsidR="005E198C" w14:paraId="24FA4DDE" w14:textId="77777777" w:rsidTr="005E198C">
        <w:trPr>
          <w:trHeight w:val="228"/>
          <w:del w:id="205"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0F428F6" w14:textId="77777777" w:rsidR="005E198C" w:rsidRDefault="005E198C" w:rsidP="00611139">
            <w:pPr>
              <w:bidi w:val="0"/>
              <w:jc w:val="center"/>
            </w:pPr>
            <w:del w:id="206" w:author="Claude" w:date="2026-09-29T00:00:00Z">
              <w:r>
                <w:rPr>
                  <w:rFonts w:ascii="Calibri" w:hAnsi="Calibri" w:cs="Calibri"/>
                  <w:sz w:val="18"/>
                  <w:szCs w:val="18"/>
                </w:rPr>
                <w:delText>600</w:delText>
              </w:r>
            </w:del>
          </w:p>
        </w:tc>
        <w:tc>
          <w:tcPr>
            <w:tcW w:w="920" w:type="dxa"/>
          </w:tcPr>
          <w:p w14:paraId="41D43CB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7" w:author="Claude" w:date="2026-09-29T00:00:00Z">
              <w:r>
                <w:rPr>
                  <w:rFonts w:ascii="Calibri" w:hAnsi="Calibri" w:cs="Calibri"/>
                  <w:sz w:val="18"/>
                  <w:szCs w:val="18"/>
                </w:rPr>
                <w:delText>69.7</w:delText>
              </w:r>
            </w:del>
          </w:p>
        </w:tc>
        <w:tc>
          <w:tcPr>
            <w:tcW w:w="920" w:type="dxa"/>
          </w:tcPr>
          <w:p w14:paraId="062ACA3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8" w:author="Claude" w:date="2026-09-29T00:00:00Z">
              <w:r>
                <w:rPr>
                  <w:rFonts w:ascii="Calibri" w:hAnsi="Calibri" w:cs="Calibri"/>
                  <w:sz w:val="18"/>
                  <w:szCs w:val="18"/>
                </w:rPr>
                <w:delText>70.4</w:delText>
              </w:r>
            </w:del>
          </w:p>
        </w:tc>
        <w:tc>
          <w:tcPr>
            <w:tcW w:w="920" w:type="dxa"/>
          </w:tcPr>
          <w:p w14:paraId="329BA81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09" w:author="Claude" w:date="2026-09-29T00:00:00Z">
              <w:r>
                <w:rPr>
                  <w:rFonts w:ascii="Calibri" w:hAnsi="Calibri" w:cs="Calibri"/>
                  <w:sz w:val="18"/>
                  <w:szCs w:val="18"/>
                </w:rPr>
                <w:delText>71.1</w:delText>
              </w:r>
            </w:del>
          </w:p>
        </w:tc>
        <w:tc>
          <w:tcPr>
            <w:tcW w:w="776" w:type="dxa"/>
          </w:tcPr>
          <w:p w14:paraId="188C88F2" w14:textId="645AA984"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0" w:author="Claude" w:date="2026-09-29T00:00:00Z">
              <w:r>
                <w:rPr>
                  <w:rFonts w:ascii="Calibri" w:hAnsi="Calibri" w:cs="Calibri"/>
                  <w:sz w:val="18"/>
                  <w:szCs w:val="18"/>
                </w:rPr>
                <w:delText>71.5</w:delText>
              </w:r>
            </w:del>
          </w:p>
        </w:tc>
        <w:tc>
          <w:tcPr>
            <w:tcW w:w="776" w:type="dxa"/>
          </w:tcPr>
          <w:p w14:paraId="626E78C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1" w:author="Claude" w:date="2026-09-29T00:00:00Z">
              <w:r>
                <w:rPr>
                  <w:rFonts w:ascii="Calibri" w:hAnsi="Calibri" w:cs="Calibri"/>
                  <w:sz w:val="18"/>
                  <w:szCs w:val="18"/>
                </w:rPr>
                <w:delText>71.7</w:delText>
              </w:r>
            </w:del>
          </w:p>
        </w:tc>
        <w:tc>
          <w:tcPr>
            <w:tcW w:w="776" w:type="dxa"/>
          </w:tcPr>
          <w:p w14:paraId="431CC52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2" w:author="Claude" w:date="2026-09-29T00:00:00Z">
              <w:r>
                <w:rPr>
                  <w:rFonts w:ascii="Calibri" w:hAnsi="Calibri" w:cs="Calibri"/>
                  <w:sz w:val="18"/>
                  <w:szCs w:val="18"/>
                </w:rPr>
                <w:delText>71.9</w:delText>
              </w:r>
            </w:del>
          </w:p>
        </w:tc>
        <w:tc>
          <w:tcPr>
            <w:tcW w:w="776" w:type="dxa"/>
          </w:tcPr>
          <w:p w14:paraId="41C47F5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3" w:author="Claude" w:date="2026-09-29T00:00:00Z">
              <w:r>
                <w:rPr>
                  <w:rFonts w:ascii="Calibri" w:hAnsi="Calibri" w:cs="Calibri"/>
                  <w:sz w:val="18"/>
                  <w:szCs w:val="18"/>
                </w:rPr>
                <w:delText>72.1</w:delText>
              </w:r>
            </w:del>
          </w:p>
        </w:tc>
        <w:tc>
          <w:tcPr>
            <w:tcW w:w="776" w:type="dxa"/>
          </w:tcPr>
          <w:p w14:paraId="2A556D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4" w:author="Claude" w:date="2026-09-29T00:00:00Z">
              <w:r>
                <w:rPr>
                  <w:rFonts w:ascii="Calibri" w:hAnsi="Calibri" w:cs="Calibri"/>
                  <w:sz w:val="18"/>
                  <w:szCs w:val="18"/>
                </w:rPr>
                <w:delText>72.1</w:delText>
              </w:r>
            </w:del>
          </w:p>
        </w:tc>
        <w:tc>
          <w:tcPr>
            <w:tcW w:w="776" w:type="dxa"/>
          </w:tcPr>
          <w:p w14:paraId="2A4E9D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5" w:author="Claude" w:date="2026-09-29T00:00:00Z">
              <w:r>
                <w:rPr>
                  <w:rFonts w:ascii="Calibri" w:hAnsi="Calibri" w:cs="Calibri"/>
                  <w:sz w:val="18"/>
                  <w:szCs w:val="18"/>
                </w:rPr>
                <w:delText>72.1</w:delText>
              </w:r>
            </w:del>
          </w:p>
        </w:tc>
      </w:tr>
      <w:tr w:rsidR="005E198C" w14:paraId="5ECB646E" w14:textId="77777777" w:rsidTr="005E198C">
        <w:trPr>
          <w:trHeight w:val="228"/>
          <w:del w:id="216"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318A0D60" w14:textId="77777777" w:rsidR="005E198C" w:rsidRDefault="005E198C" w:rsidP="00611139">
            <w:pPr>
              <w:bidi w:val="0"/>
              <w:jc w:val="center"/>
            </w:pPr>
            <w:del w:id="217" w:author="Claude" w:date="2026-09-29T00:00:00Z">
              <w:r>
                <w:rPr>
                  <w:rFonts w:ascii="Calibri" w:hAnsi="Calibri" w:cs="Calibri"/>
                  <w:sz w:val="18"/>
                  <w:szCs w:val="18"/>
                </w:rPr>
                <w:delText>650</w:delText>
              </w:r>
            </w:del>
          </w:p>
        </w:tc>
        <w:tc>
          <w:tcPr>
            <w:tcW w:w="920" w:type="dxa"/>
          </w:tcPr>
          <w:p w14:paraId="182FD98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8" w:author="Claude" w:date="2026-09-29T00:00:00Z">
              <w:r>
                <w:rPr>
                  <w:rFonts w:ascii="Calibri" w:hAnsi="Calibri" w:cs="Calibri"/>
                  <w:sz w:val="18"/>
                  <w:szCs w:val="18"/>
                </w:rPr>
                <w:delText>74.4</w:delText>
              </w:r>
            </w:del>
          </w:p>
        </w:tc>
        <w:tc>
          <w:tcPr>
            <w:tcW w:w="920" w:type="dxa"/>
          </w:tcPr>
          <w:p w14:paraId="7EB96FC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19" w:author="Claude" w:date="2026-09-29T00:00:00Z">
              <w:r>
                <w:rPr>
                  <w:rFonts w:ascii="Calibri" w:hAnsi="Calibri" w:cs="Calibri"/>
                  <w:sz w:val="18"/>
                  <w:szCs w:val="18"/>
                </w:rPr>
                <w:delText>75.2</w:delText>
              </w:r>
            </w:del>
          </w:p>
        </w:tc>
        <w:tc>
          <w:tcPr>
            <w:tcW w:w="920" w:type="dxa"/>
          </w:tcPr>
          <w:p w14:paraId="2B020DA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0" w:author="Claude" w:date="2026-09-29T00:00:00Z">
              <w:r>
                <w:rPr>
                  <w:rFonts w:ascii="Calibri" w:hAnsi="Calibri" w:cs="Calibri"/>
                  <w:sz w:val="18"/>
                  <w:szCs w:val="18"/>
                </w:rPr>
                <w:delText>75.8</w:delText>
              </w:r>
            </w:del>
          </w:p>
        </w:tc>
        <w:tc>
          <w:tcPr>
            <w:tcW w:w="776" w:type="dxa"/>
          </w:tcPr>
          <w:p w14:paraId="08D33403" w14:textId="482CECBC"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1" w:author="Claude" w:date="2026-09-29T00:00:00Z">
              <w:r>
                <w:rPr>
                  <w:rFonts w:ascii="Calibri" w:hAnsi="Calibri" w:cs="Calibri"/>
                  <w:sz w:val="18"/>
                  <w:szCs w:val="18"/>
                </w:rPr>
                <w:delText>76.3</w:delText>
              </w:r>
            </w:del>
          </w:p>
        </w:tc>
        <w:tc>
          <w:tcPr>
            <w:tcW w:w="776" w:type="dxa"/>
          </w:tcPr>
          <w:p w14:paraId="297F173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2" w:author="Claude" w:date="2026-09-29T00:00:00Z">
              <w:r>
                <w:rPr>
                  <w:rFonts w:ascii="Calibri" w:hAnsi="Calibri" w:cs="Calibri"/>
                  <w:sz w:val="18"/>
                  <w:szCs w:val="18"/>
                </w:rPr>
                <w:delText>76.6</w:delText>
              </w:r>
            </w:del>
          </w:p>
        </w:tc>
        <w:tc>
          <w:tcPr>
            <w:tcW w:w="776" w:type="dxa"/>
          </w:tcPr>
          <w:p w14:paraId="0BAAF87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3" w:author="Claude" w:date="2026-09-29T00:00:00Z">
              <w:r>
                <w:rPr>
                  <w:rFonts w:ascii="Calibri" w:hAnsi="Calibri" w:cs="Calibri"/>
                  <w:sz w:val="18"/>
                  <w:szCs w:val="18"/>
                </w:rPr>
                <w:delText>76.7</w:delText>
              </w:r>
            </w:del>
          </w:p>
        </w:tc>
        <w:tc>
          <w:tcPr>
            <w:tcW w:w="776" w:type="dxa"/>
          </w:tcPr>
          <w:p w14:paraId="390BCD3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4" w:author="Claude" w:date="2026-09-29T00:00:00Z">
              <w:r>
                <w:rPr>
                  <w:rFonts w:ascii="Calibri" w:hAnsi="Calibri" w:cs="Calibri"/>
                  <w:sz w:val="18"/>
                  <w:szCs w:val="18"/>
                </w:rPr>
                <w:delText>76.9</w:delText>
              </w:r>
            </w:del>
          </w:p>
        </w:tc>
        <w:tc>
          <w:tcPr>
            <w:tcW w:w="776" w:type="dxa"/>
          </w:tcPr>
          <w:p w14:paraId="14CDAAB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5" w:author="Claude" w:date="2026-09-29T00:00:00Z">
              <w:r>
                <w:rPr>
                  <w:rFonts w:ascii="Calibri" w:hAnsi="Calibri" w:cs="Calibri"/>
                  <w:sz w:val="18"/>
                  <w:szCs w:val="18"/>
                </w:rPr>
                <w:delText>76.9</w:delText>
              </w:r>
            </w:del>
          </w:p>
        </w:tc>
        <w:tc>
          <w:tcPr>
            <w:tcW w:w="776" w:type="dxa"/>
          </w:tcPr>
          <w:p w14:paraId="311A737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6" w:author="Claude" w:date="2026-09-29T00:00:00Z">
              <w:r>
                <w:rPr>
                  <w:rFonts w:ascii="Calibri" w:hAnsi="Calibri" w:cs="Calibri"/>
                  <w:sz w:val="18"/>
                  <w:szCs w:val="18"/>
                </w:rPr>
                <w:delText>76.9</w:delText>
              </w:r>
            </w:del>
          </w:p>
        </w:tc>
      </w:tr>
      <w:tr w:rsidR="005E198C" w14:paraId="14210F5E" w14:textId="77777777" w:rsidTr="005E198C">
        <w:trPr>
          <w:trHeight w:val="228"/>
          <w:del w:id="227"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3BD8BA82" w14:textId="77777777" w:rsidR="005E198C" w:rsidRDefault="005E198C" w:rsidP="00611139">
            <w:pPr>
              <w:bidi w:val="0"/>
              <w:jc w:val="center"/>
            </w:pPr>
            <w:del w:id="228" w:author="Claude" w:date="2026-09-29T00:00:00Z">
              <w:r>
                <w:rPr>
                  <w:rFonts w:ascii="Calibri" w:hAnsi="Calibri" w:cs="Calibri"/>
                  <w:sz w:val="18"/>
                  <w:szCs w:val="18"/>
                </w:rPr>
                <w:delText>700</w:delText>
              </w:r>
            </w:del>
          </w:p>
        </w:tc>
        <w:tc>
          <w:tcPr>
            <w:tcW w:w="920" w:type="dxa"/>
          </w:tcPr>
          <w:p w14:paraId="0477F2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29" w:author="Claude" w:date="2026-09-29T00:00:00Z">
              <w:r>
                <w:rPr>
                  <w:rFonts w:ascii="Calibri" w:hAnsi="Calibri" w:cs="Calibri"/>
                  <w:sz w:val="18"/>
                  <w:szCs w:val="18"/>
                </w:rPr>
                <w:delText>77.0</w:delText>
              </w:r>
            </w:del>
          </w:p>
        </w:tc>
        <w:tc>
          <w:tcPr>
            <w:tcW w:w="920" w:type="dxa"/>
          </w:tcPr>
          <w:p w14:paraId="089775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0" w:author="Claude" w:date="2026-09-29T00:00:00Z">
              <w:r>
                <w:rPr>
                  <w:rFonts w:ascii="Calibri" w:hAnsi="Calibri" w:cs="Calibri"/>
                  <w:sz w:val="18"/>
                  <w:szCs w:val="18"/>
                </w:rPr>
                <w:delText>79.6</w:delText>
              </w:r>
            </w:del>
          </w:p>
        </w:tc>
        <w:tc>
          <w:tcPr>
            <w:tcW w:w="920" w:type="dxa"/>
          </w:tcPr>
          <w:p w14:paraId="358191D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1" w:author="Claude" w:date="2026-09-29T00:00:00Z">
              <w:r>
                <w:rPr>
                  <w:rFonts w:ascii="Calibri" w:hAnsi="Calibri" w:cs="Calibri"/>
                  <w:sz w:val="18"/>
                  <w:szCs w:val="18"/>
                </w:rPr>
                <w:delText>80.3</w:delText>
              </w:r>
            </w:del>
          </w:p>
        </w:tc>
        <w:tc>
          <w:tcPr>
            <w:tcW w:w="776" w:type="dxa"/>
          </w:tcPr>
          <w:p w14:paraId="46C40559" w14:textId="55285903"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2" w:author="Claude" w:date="2026-09-29T00:00:00Z">
              <w:r>
                <w:rPr>
                  <w:rFonts w:ascii="Calibri" w:hAnsi="Calibri" w:cs="Calibri"/>
                  <w:sz w:val="18"/>
                  <w:szCs w:val="18"/>
                </w:rPr>
                <w:delText>80.8</w:delText>
              </w:r>
            </w:del>
          </w:p>
        </w:tc>
        <w:tc>
          <w:tcPr>
            <w:tcW w:w="776" w:type="dxa"/>
          </w:tcPr>
          <w:p w14:paraId="690DFBE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3" w:author="Claude" w:date="2026-09-29T00:00:00Z">
              <w:r>
                <w:rPr>
                  <w:rFonts w:ascii="Calibri" w:hAnsi="Calibri" w:cs="Calibri"/>
                  <w:sz w:val="18"/>
                  <w:szCs w:val="18"/>
                </w:rPr>
                <w:delText>81.1</w:delText>
              </w:r>
            </w:del>
          </w:p>
        </w:tc>
        <w:tc>
          <w:tcPr>
            <w:tcW w:w="776" w:type="dxa"/>
          </w:tcPr>
          <w:p w14:paraId="58868F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4" w:author="Claude" w:date="2026-09-29T00:00:00Z">
              <w:r>
                <w:rPr>
                  <w:rFonts w:ascii="Calibri" w:hAnsi="Calibri" w:cs="Calibri"/>
                  <w:sz w:val="18"/>
                  <w:szCs w:val="18"/>
                </w:rPr>
                <w:delText>81.4</w:delText>
              </w:r>
            </w:del>
          </w:p>
        </w:tc>
        <w:tc>
          <w:tcPr>
            <w:tcW w:w="776" w:type="dxa"/>
          </w:tcPr>
          <w:p w14:paraId="3D44001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5" w:author="Claude" w:date="2026-09-29T00:00:00Z">
              <w:r>
                <w:rPr>
                  <w:rFonts w:ascii="Calibri" w:hAnsi="Calibri" w:cs="Calibri"/>
                  <w:sz w:val="18"/>
                  <w:szCs w:val="18"/>
                </w:rPr>
                <w:delText>81.4</w:delText>
              </w:r>
            </w:del>
          </w:p>
        </w:tc>
        <w:tc>
          <w:tcPr>
            <w:tcW w:w="776" w:type="dxa"/>
          </w:tcPr>
          <w:p w14:paraId="74C3B34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6" w:author="Claude" w:date="2026-09-29T00:00:00Z">
              <w:r>
                <w:rPr>
                  <w:rFonts w:ascii="Calibri" w:hAnsi="Calibri" w:cs="Calibri"/>
                  <w:sz w:val="18"/>
                  <w:szCs w:val="18"/>
                </w:rPr>
                <w:delText>81.4</w:delText>
              </w:r>
            </w:del>
          </w:p>
        </w:tc>
        <w:tc>
          <w:tcPr>
            <w:tcW w:w="776" w:type="dxa"/>
          </w:tcPr>
          <w:p w14:paraId="12C113C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37" w:author="Claude" w:date="2026-09-29T00:00:00Z">
              <w:r>
                <w:rPr>
                  <w:rFonts w:ascii="Calibri" w:hAnsi="Calibri" w:cs="Calibri"/>
                  <w:sz w:val="18"/>
                  <w:szCs w:val="18"/>
                </w:rPr>
                <w:delText>81.4</w:delText>
              </w:r>
            </w:del>
          </w:p>
        </w:tc>
      </w:tr>
      <w:tr w:rsidR="005E198C" w14:paraId="1D2D7CAB" w14:textId="77777777" w:rsidTr="005E198C">
        <w:trPr>
          <w:trHeight w:val="228"/>
          <w:del w:id="238"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3573A9A" w14:textId="77777777" w:rsidR="005E198C" w:rsidRDefault="005E198C" w:rsidP="00611139">
            <w:pPr>
              <w:bidi w:val="0"/>
              <w:jc w:val="center"/>
            </w:pPr>
            <w:del w:id="239" w:author="Claude" w:date="2026-09-29T00:00:00Z">
              <w:r>
                <w:rPr>
                  <w:rFonts w:ascii="Calibri" w:hAnsi="Calibri" w:cs="Calibri"/>
                  <w:sz w:val="18"/>
                  <w:szCs w:val="18"/>
                </w:rPr>
                <w:delText>750</w:delText>
              </w:r>
            </w:del>
          </w:p>
        </w:tc>
        <w:tc>
          <w:tcPr>
            <w:tcW w:w="920" w:type="dxa"/>
          </w:tcPr>
          <w:p w14:paraId="546FFB4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0" w:author="Claude" w:date="2026-09-29T00:00:00Z">
              <w:r>
                <w:rPr>
                  <w:rFonts w:ascii="Calibri" w:hAnsi="Calibri" w:cs="Calibri"/>
                  <w:sz w:val="18"/>
                  <w:szCs w:val="18"/>
                </w:rPr>
                <w:delText>77.0</w:delText>
              </w:r>
            </w:del>
          </w:p>
        </w:tc>
        <w:tc>
          <w:tcPr>
            <w:tcW w:w="920" w:type="dxa"/>
          </w:tcPr>
          <w:p w14:paraId="67081B7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1" w:author="Claude" w:date="2026-09-29T00:00:00Z">
              <w:r>
                <w:rPr>
                  <w:rFonts w:ascii="Calibri" w:hAnsi="Calibri" w:cs="Calibri"/>
                  <w:sz w:val="18"/>
                  <w:szCs w:val="18"/>
                </w:rPr>
                <w:delText>83.6</w:delText>
              </w:r>
            </w:del>
          </w:p>
        </w:tc>
        <w:tc>
          <w:tcPr>
            <w:tcW w:w="920" w:type="dxa"/>
          </w:tcPr>
          <w:p w14:paraId="3D11F54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2" w:author="Claude" w:date="2026-09-29T00:00:00Z">
              <w:r>
                <w:rPr>
                  <w:rFonts w:ascii="Calibri" w:hAnsi="Calibri" w:cs="Calibri"/>
                  <w:sz w:val="18"/>
                  <w:szCs w:val="18"/>
                </w:rPr>
                <w:delText>84.5</w:delText>
              </w:r>
            </w:del>
          </w:p>
        </w:tc>
        <w:tc>
          <w:tcPr>
            <w:tcW w:w="776" w:type="dxa"/>
          </w:tcPr>
          <w:p w14:paraId="74FA765B" w14:textId="6E058879"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3" w:author="Claude" w:date="2026-09-29T00:00:00Z">
              <w:r>
                <w:rPr>
                  <w:rFonts w:ascii="Calibri" w:hAnsi="Calibri" w:cs="Calibri"/>
                  <w:sz w:val="18"/>
                  <w:szCs w:val="18"/>
                </w:rPr>
                <w:delText>85.1</w:delText>
              </w:r>
            </w:del>
          </w:p>
        </w:tc>
        <w:tc>
          <w:tcPr>
            <w:tcW w:w="776" w:type="dxa"/>
          </w:tcPr>
          <w:p w14:paraId="479B86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4" w:author="Claude" w:date="2026-09-29T00:00:00Z">
              <w:r>
                <w:rPr>
                  <w:rFonts w:ascii="Calibri" w:hAnsi="Calibri" w:cs="Calibri"/>
                  <w:sz w:val="18"/>
                  <w:szCs w:val="18"/>
                </w:rPr>
                <w:delText>85.3</w:delText>
              </w:r>
            </w:del>
          </w:p>
        </w:tc>
        <w:tc>
          <w:tcPr>
            <w:tcW w:w="776" w:type="dxa"/>
          </w:tcPr>
          <w:p w14:paraId="3489AFC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5" w:author="Claude" w:date="2026-09-29T00:00:00Z">
              <w:r>
                <w:rPr>
                  <w:rFonts w:ascii="Calibri" w:hAnsi="Calibri" w:cs="Calibri"/>
                  <w:sz w:val="18"/>
                  <w:szCs w:val="18"/>
                </w:rPr>
                <w:delText>85.6</w:delText>
              </w:r>
            </w:del>
          </w:p>
        </w:tc>
        <w:tc>
          <w:tcPr>
            <w:tcW w:w="776" w:type="dxa"/>
          </w:tcPr>
          <w:p w14:paraId="212929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6" w:author="Claude" w:date="2026-09-29T00:00:00Z">
              <w:r>
                <w:rPr>
                  <w:rFonts w:ascii="Calibri" w:hAnsi="Calibri" w:cs="Calibri"/>
                  <w:sz w:val="18"/>
                  <w:szCs w:val="18"/>
                </w:rPr>
                <w:delText>85.6</w:delText>
              </w:r>
            </w:del>
          </w:p>
        </w:tc>
        <w:tc>
          <w:tcPr>
            <w:tcW w:w="776" w:type="dxa"/>
          </w:tcPr>
          <w:p w14:paraId="4329126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7" w:author="Claude" w:date="2026-09-29T00:00:00Z">
              <w:r>
                <w:rPr>
                  <w:rFonts w:ascii="Calibri" w:hAnsi="Calibri" w:cs="Calibri"/>
                  <w:sz w:val="18"/>
                  <w:szCs w:val="18"/>
                </w:rPr>
                <w:delText>85.6</w:delText>
              </w:r>
            </w:del>
          </w:p>
        </w:tc>
        <w:tc>
          <w:tcPr>
            <w:tcW w:w="776" w:type="dxa"/>
          </w:tcPr>
          <w:p w14:paraId="19B3AE2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48" w:author="Claude" w:date="2026-09-29T00:00:00Z">
              <w:r>
                <w:rPr>
                  <w:rFonts w:ascii="Calibri" w:hAnsi="Calibri" w:cs="Calibri"/>
                  <w:sz w:val="18"/>
                  <w:szCs w:val="18"/>
                </w:rPr>
                <w:delText>85.6</w:delText>
              </w:r>
            </w:del>
          </w:p>
        </w:tc>
      </w:tr>
      <w:tr w:rsidR="005E198C" w14:paraId="28977CE6" w14:textId="77777777" w:rsidTr="005E198C">
        <w:trPr>
          <w:trHeight w:val="228"/>
          <w:del w:id="249"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751465D0" w14:textId="77777777" w:rsidR="005E198C" w:rsidRDefault="005E198C" w:rsidP="00611139">
            <w:pPr>
              <w:bidi w:val="0"/>
              <w:jc w:val="center"/>
            </w:pPr>
            <w:del w:id="250" w:author="Claude" w:date="2026-09-29T00:00:00Z">
              <w:r>
                <w:rPr>
                  <w:rFonts w:ascii="Calibri" w:hAnsi="Calibri" w:cs="Calibri"/>
                  <w:sz w:val="18"/>
                  <w:szCs w:val="18"/>
                </w:rPr>
                <w:delText>800</w:delText>
              </w:r>
            </w:del>
          </w:p>
        </w:tc>
        <w:tc>
          <w:tcPr>
            <w:tcW w:w="920" w:type="dxa"/>
          </w:tcPr>
          <w:p w14:paraId="2A92D78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1" w:author="Claude" w:date="2026-09-29T00:00:00Z">
              <w:r>
                <w:rPr>
                  <w:rFonts w:ascii="Calibri" w:hAnsi="Calibri" w:cs="Calibri"/>
                  <w:sz w:val="18"/>
                  <w:szCs w:val="18"/>
                </w:rPr>
                <w:delText>77.0</w:delText>
              </w:r>
            </w:del>
          </w:p>
        </w:tc>
        <w:tc>
          <w:tcPr>
            <w:tcW w:w="920" w:type="dxa"/>
          </w:tcPr>
          <w:p w14:paraId="5E62E60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2" w:author="Claude" w:date="2026-09-29T00:00:00Z">
              <w:r>
                <w:rPr>
                  <w:rFonts w:ascii="Calibri" w:hAnsi="Calibri" w:cs="Calibri"/>
                  <w:sz w:val="18"/>
                  <w:szCs w:val="18"/>
                </w:rPr>
                <w:delText>87.1</w:delText>
              </w:r>
            </w:del>
          </w:p>
        </w:tc>
        <w:tc>
          <w:tcPr>
            <w:tcW w:w="920" w:type="dxa"/>
          </w:tcPr>
          <w:p w14:paraId="131E82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3" w:author="Claude" w:date="2026-09-29T00:00:00Z">
              <w:r>
                <w:rPr>
                  <w:rFonts w:ascii="Calibri" w:hAnsi="Calibri" w:cs="Calibri"/>
                  <w:sz w:val="18"/>
                  <w:szCs w:val="18"/>
                </w:rPr>
                <w:delText>88.1</w:delText>
              </w:r>
            </w:del>
          </w:p>
        </w:tc>
        <w:tc>
          <w:tcPr>
            <w:tcW w:w="776" w:type="dxa"/>
          </w:tcPr>
          <w:p w14:paraId="14792721" w14:textId="69722586"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4" w:author="Claude" w:date="2026-09-29T00:00:00Z">
              <w:r>
                <w:rPr>
                  <w:rFonts w:ascii="Calibri" w:hAnsi="Calibri" w:cs="Calibri"/>
                  <w:sz w:val="18"/>
                  <w:szCs w:val="18"/>
                </w:rPr>
                <w:delText>88.7</w:delText>
              </w:r>
            </w:del>
          </w:p>
        </w:tc>
        <w:tc>
          <w:tcPr>
            <w:tcW w:w="776" w:type="dxa"/>
          </w:tcPr>
          <w:p w14:paraId="06DED31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5" w:author="Claude" w:date="2026-09-29T00:00:00Z">
              <w:r>
                <w:rPr>
                  <w:rFonts w:ascii="Calibri" w:hAnsi="Calibri" w:cs="Calibri"/>
                  <w:sz w:val="18"/>
                  <w:szCs w:val="18"/>
                </w:rPr>
                <w:delText>88.8</w:delText>
              </w:r>
            </w:del>
          </w:p>
        </w:tc>
        <w:tc>
          <w:tcPr>
            <w:tcW w:w="776" w:type="dxa"/>
          </w:tcPr>
          <w:p w14:paraId="2D54D26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6" w:author="Claude" w:date="2026-09-29T00:00:00Z">
              <w:r>
                <w:rPr>
                  <w:rFonts w:ascii="Calibri" w:hAnsi="Calibri" w:cs="Calibri"/>
                  <w:sz w:val="18"/>
                  <w:szCs w:val="18"/>
                </w:rPr>
                <w:delText>89.1</w:delText>
              </w:r>
            </w:del>
          </w:p>
        </w:tc>
        <w:tc>
          <w:tcPr>
            <w:tcW w:w="776" w:type="dxa"/>
          </w:tcPr>
          <w:p w14:paraId="2A178F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7" w:author="Claude" w:date="2026-09-29T00:00:00Z">
              <w:r>
                <w:rPr>
                  <w:rFonts w:ascii="Calibri" w:hAnsi="Calibri" w:cs="Calibri"/>
                  <w:sz w:val="18"/>
                  <w:szCs w:val="18"/>
                </w:rPr>
                <w:delText>89.1</w:delText>
              </w:r>
            </w:del>
          </w:p>
        </w:tc>
        <w:tc>
          <w:tcPr>
            <w:tcW w:w="776" w:type="dxa"/>
          </w:tcPr>
          <w:p w14:paraId="64E83D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8" w:author="Claude" w:date="2026-09-29T00:00:00Z">
              <w:r>
                <w:rPr>
                  <w:rFonts w:ascii="Calibri" w:hAnsi="Calibri" w:cs="Calibri"/>
                  <w:sz w:val="18"/>
                  <w:szCs w:val="18"/>
                </w:rPr>
                <w:delText>89.1</w:delText>
              </w:r>
            </w:del>
          </w:p>
        </w:tc>
        <w:tc>
          <w:tcPr>
            <w:tcW w:w="776" w:type="dxa"/>
          </w:tcPr>
          <w:p w14:paraId="3C79D2C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59" w:author="Claude" w:date="2026-09-29T00:00:00Z">
              <w:r>
                <w:rPr>
                  <w:rFonts w:ascii="Calibri" w:hAnsi="Calibri" w:cs="Calibri"/>
                  <w:sz w:val="18"/>
                  <w:szCs w:val="18"/>
                </w:rPr>
                <w:delText>89.1</w:delText>
              </w:r>
            </w:del>
          </w:p>
        </w:tc>
      </w:tr>
      <w:tr w:rsidR="005E198C" w14:paraId="5FAC1914" w14:textId="77777777" w:rsidTr="005E198C">
        <w:trPr>
          <w:trHeight w:val="228"/>
          <w:del w:id="260" w:author="Claude" w:date="2026-09-29T00:00:00Z"/>
        </w:trPr>
        <w:tc>
          <w:tcPr>
            <w:cnfStyle w:val="001000000000" w:firstRow="0" w:lastRow="0" w:firstColumn="1" w:lastColumn="0" w:oddVBand="0" w:evenVBand="0" w:oddHBand="0" w:evenHBand="0" w:firstRowFirstColumn="0" w:firstRowLastColumn="0" w:lastRowFirstColumn="0" w:lastRowLastColumn="0"/>
            <w:tcW w:w="1822" w:type="dxa"/>
          </w:tcPr>
          <w:p w14:paraId="569F5946" w14:textId="77777777" w:rsidR="005E198C" w:rsidRDefault="005E198C" w:rsidP="00611139">
            <w:pPr>
              <w:bidi w:val="0"/>
              <w:jc w:val="center"/>
            </w:pPr>
            <w:del w:id="261" w:author="Claude" w:date="2026-09-29T00:00:00Z">
              <w:r>
                <w:rPr>
                  <w:rFonts w:ascii="Calibri" w:hAnsi="Calibri" w:cs="Calibri"/>
                  <w:sz w:val="18"/>
                  <w:szCs w:val="18"/>
                </w:rPr>
                <w:delText>850</w:delText>
              </w:r>
            </w:del>
          </w:p>
        </w:tc>
        <w:tc>
          <w:tcPr>
            <w:tcW w:w="920" w:type="dxa"/>
          </w:tcPr>
          <w:p w14:paraId="3A30A47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2" w:author="Claude" w:date="2026-09-29T00:00:00Z">
              <w:r>
                <w:rPr>
                  <w:rFonts w:ascii="Calibri" w:hAnsi="Calibri" w:cs="Calibri"/>
                  <w:sz w:val="18"/>
                  <w:szCs w:val="18"/>
                </w:rPr>
                <w:delText>77.0</w:delText>
              </w:r>
            </w:del>
          </w:p>
        </w:tc>
        <w:tc>
          <w:tcPr>
            <w:tcW w:w="920" w:type="dxa"/>
          </w:tcPr>
          <w:p w14:paraId="7722B22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3" w:author="Claude" w:date="2026-09-29T00:00:00Z">
              <w:r>
                <w:rPr>
                  <w:rFonts w:ascii="Calibri" w:hAnsi="Calibri" w:cs="Calibri"/>
                  <w:sz w:val="18"/>
                  <w:szCs w:val="18"/>
                </w:rPr>
                <w:delText>87.9</w:delText>
              </w:r>
            </w:del>
          </w:p>
        </w:tc>
        <w:tc>
          <w:tcPr>
            <w:tcW w:w="920" w:type="dxa"/>
          </w:tcPr>
          <w:p w14:paraId="091ABB6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4" w:author="Claude" w:date="2026-09-29T00:00:00Z">
              <w:r>
                <w:rPr>
                  <w:rFonts w:ascii="Calibri" w:hAnsi="Calibri" w:cs="Calibri"/>
                  <w:sz w:val="18"/>
                  <w:szCs w:val="18"/>
                </w:rPr>
                <w:delText>91.0</w:delText>
              </w:r>
            </w:del>
          </w:p>
        </w:tc>
        <w:tc>
          <w:tcPr>
            <w:tcW w:w="776" w:type="dxa"/>
          </w:tcPr>
          <w:p w14:paraId="6194EBEF" w14:textId="4FDB9C05"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5" w:author="Claude" w:date="2026-09-29T00:00:00Z">
              <w:r>
                <w:rPr>
                  <w:rFonts w:ascii="Calibri" w:hAnsi="Calibri" w:cs="Calibri"/>
                  <w:sz w:val="18"/>
                  <w:szCs w:val="18"/>
                </w:rPr>
                <w:delText>91.7</w:delText>
              </w:r>
            </w:del>
          </w:p>
        </w:tc>
        <w:tc>
          <w:tcPr>
            <w:tcW w:w="776" w:type="dxa"/>
          </w:tcPr>
          <w:p w14:paraId="292C1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6" w:author="Claude" w:date="2026-09-29T00:00:00Z">
              <w:r>
                <w:rPr>
                  <w:rFonts w:ascii="Calibri" w:hAnsi="Calibri" w:cs="Calibri"/>
                  <w:sz w:val="18"/>
                  <w:szCs w:val="18"/>
                </w:rPr>
                <w:delText>91.9</w:delText>
              </w:r>
            </w:del>
          </w:p>
        </w:tc>
        <w:tc>
          <w:tcPr>
            <w:tcW w:w="776" w:type="dxa"/>
          </w:tcPr>
          <w:p w14:paraId="1B8F58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7" w:author="Claude" w:date="2026-09-29T00:00:00Z">
              <w:r>
                <w:rPr>
                  <w:rFonts w:ascii="Calibri" w:hAnsi="Calibri" w:cs="Calibri"/>
                  <w:sz w:val="18"/>
                  <w:szCs w:val="18"/>
                </w:rPr>
                <w:delText>92.1</w:delText>
              </w:r>
            </w:del>
          </w:p>
        </w:tc>
        <w:tc>
          <w:tcPr>
            <w:tcW w:w="776" w:type="dxa"/>
          </w:tcPr>
          <w:p w14:paraId="65432B1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8" w:author="Claude" w:date="2026-09-29T00:00:00Z">
              <w:r>
                <w:rPr>
                  <w:rFonts w:ascii="Calibri" w:hAnsi="Calibri" w:cs="Calibri"/>
                  <w:sz w:val="18"/>
                  <w:szCs w:val="18"/>
                </w:rPr>
                <w:delText>92.1</w:delText>
              </w:r>
            </w:del>
          </w:p>
        </w:tc>
        <w:tc>
          <w:tcPr>
            <w:tcW w:w="776" w:type="dxa"/>
          </w:tcPr>
          <w:p w14:paraId="5CDA31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69" w:author="Claude" w:date="2026-09-29T00:00:00Z">
              <w:r>
                <w:rPr>
                  <w:rFonts w:ascii="Calibri" w:hAnsi="Calibri" w:cs="Calibri"/>
                  <w:sz w:val="18"/>
                  <w:szCs w:val="18"/>
                </w:rPr>
                <w:delText>92.1</w:delText>
              </w:r>
            </w:del>
          </w:p>
        </w:tc>
        <w:tc>
          <w:tcPr>
            <w:tcW w:w="776" w:type="dxa"/>
          </w:tcPr>
          <w:p w14:paraId="39A73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del w:id="270" w:author="Claude" w:date="2026-09-29T00:00:00Z">
              <w:r>
                <w:rPr>
                  <w:rFonts w:ascii="Calibri" w:hAnsi="Calibri" w:cs="Calibri"/>
                  <w:sz w:val="18"/>
                  <w:szCs w:val="18"/>
                </w:rPr>
                <w:delText>92.1</w:delText>
              </w:r>
            </w:del>
          </w:p>
        </w:tc>
      </w:tr>
    </w:tbl>
    <w:p w14:paraId="3F931C1C" w14:textId="77777777" w:rsidR="00267F12" w:rsidRDefault="00267F12">
      <w:pPr>
        <w:rPr>
          <w:ins w:id="271" w:author="Claude" w:date="2026-09-29T00:00:00Z"/>
        </w:rPr>
      </w:pPr>
    </w:p>
    <w:tbl>
      <w:tblPr>
        <w:tblStyle w:val="GridTable1Light-Accent6"/>
        <w:tblW w:w="9238" w:type="dxa"/>
        <w:tblLook w:val="04A0" w:firstRow="1" w:lastRow="0" w:firstColumn="1" w:lastColumn="0" w:noHBand="0" w:noVBand="1"/>
      </w:tblPr>
      <w:tblGrid>
        <w:gridCol w:w="1770"/>
        <w:gridCol w:w="993"/>
        <w:gridCol w:w="993"/>
        <w:gridCol w:w="993"/>
        <w:gridCol w:w="993"/>
        <w:gridCol w:w="874"/>
        <w:gridCol w:w="874"/>
        <w:gridCol w:w="874"/>
        <w:gridCol w:w="874"/>
      </w:tblGrid>
      <w:tr w:rsidR="00267F12" w14:paraId="49A9E8A6" w14:textId="77777777" w:rsidTr="00267F12">
        <w:trPr>
          <w:cnfStyle w:val="100000000000" w:firstRow="1" w:lastRow="0" w:firstColumn="0" w:lastColumn="0" w:oddVBand="0" w:evenVBand="0" w:oddHBand="0" w:evenHBand="0" w:firstRowFirstColumn="0" w:firstRowLastColumn="0" w:lastRowFirstColumn="0" w:lastRowLastColumn="0"/>
          <w:ins w:id="272"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09AA431B" w14:textId="77777777" w:rsidR="00267F12" w:rsidRDefault="00000000">
            <w:pPr>
              <w:bidi w:val="0"/>
              <w:jc w:val="center"/>
              <w:rPr>
                <w:ins w:id="273" w:author="Claude" w:date="2026-09-29T00:00:00Z"/>
              </w:rPr>
            </w:pPr>
            <w:ins w:id="274" w:author="Claude" w:date="2026-09-29T00:00:00Z">
              <w:r>
                <w:rPr>
                  <w:rFonts w:ascii="Calibri" w:hAnsi="Calibri" w:cs="Calibri"/>
                  <w:sz w:val="18"/>
                  <w:szCs w:val="18"/>
                </w:rPr>
                <w:t>Land cap [km²] \ Budget [₪×10⁹]</w:t>
              </w:r>
            </w:ins>
          </w:p>
        </w:tc>
        <w:tc>
          <w:tcPr>
            <w:tcW w:w="1025" w:type="dxa"/>
          </w:tcPr>
          <w:p w14:paraId="63DD099F"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75" w:author="Claude" w:date="2026-09-29T00:00:00Z"/>
              </w:rPr>
            </w:pPr>
            <w:ins w:id="276" w:author="Claude" w:date="2026-09-29T00:00:00Z">
              <w:r>
                <w:rPr>
                  <w:rFonts w:ascii="Calibri" w:hAnsi="Calibri" w:cs="Calibri"/>
                  <w:sz w:val="18"/>
                  <w:szCs w:val="18"/>
                </w:rPr>
                <w:t>400</w:t>
              </w:r>
            </w:ins>
          </w:p>
        </w:tc>
        <w:tc>
          <w:tcPr>
            <w:tcW w:w="1025" w:type="dxa"/>
          </w:tcPr>
          <w:p w14:paraId="31C6F60C"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77" w:author="Claude" w:date="2026-09-29T00:00:00Z"/>
              </w:rPr>
            </w:pPr>
            <w:ins w:id="278" w:author="Claude" w:date="2026-09-29T00:00:00Z">
              <w:r>
                <w:rPr>
                  <w:rFonts w:ascii="Calibri" w:hAnsi="Calibri" w:cs="Calibri"/>
                  <w:sz w:val="18"/>
                  <w:szCs w:val="18"/>
                </w:rPr>
                <w:t>405</w:t>
              </w:r>
            </w:ins>
          </w:p>
        </w:tc>
        <w:tc>
          <w:tcPr>
            <w:tcW w:w="1025" w:type="dxa"/>
          </w:tcPr>
          <w:p w14:paraId="38DA09AB"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79" w:author="Claude" w:date="2026-09-29T00:00:00Z"/>
              </w:rPr>
            </w:pPr>
            <w:ins w:id="280" w:author="Claude" w:date="2026-09-29T00:00:00Z">
              <w:r>
                <w:rPr>
                  <w:rFonts w:ascii="Calibri" w:hAnsi="Calibri" w:cs="Calibri"/>
                  <w:sz w:val="18"/>
                  <w:szCs w:val="18"/>
                </w:rPr>
                <w:t>410</w:t>
              </w:r>
            </w:ins>
          </w:p>
        </w:tc>
        <w:tc>
          <w:tcPr>
            <w:tcW w:w="1025" w:type="dxa"/>
          </w:tcPr>
          <w:p w14:paraId="1FB1C0C3"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81" w:author="Claude" w:date="2026-09-29T00:00:00Z"/>
              </w:rPr>
            </w:pPr>
            <w:ins w:id="282" w:author="Claude" w:date="2026-09-29T00:00:00Z">
              <w:r>
                <w:rPr>
                  <w:rFonts w:ascii="Calibri" w:hAnsi="Calibri" w:cs="Calibri"/>
                  <w:sz w:val="18"/>
                  <w:szCs w:val="18"/>
                </w:rPr>
                <w:t>420</w:t>
              </w:r>
            </w:ins>
          </w:p>
        </w:tc>
        <w:tc>
          <w:tcPr>
            <w:tcW w:w="1025" w:type="dxa"/>
          </w:tcPr>
          <w:p w14:paraId="013CB1F0"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83" w:author="Claude" w:date="2026-09-29T00:00:00Z"/>
              </w:rPr>
            </w:pPr>
            <w:ins w:id="284" w:author="Claude" w:date="2026-09-29T00:00:00Z">
              <w:r>
                <w:rPr>
                  <w:rFonts w:ascii="Calibri" w:hAnsi="Calibri" w:cs="Calibri"/>
                  <w:sz w:val="18"/>
                  <w:szCs w:val="18"/>
                </w:rPr>
                <w:t>430</w:t>
              </w:r>
            </w:ins>
          </w:p>
        </w:tc>
        <w:tc>
          <w:tcPr>
            <w:tcW w:w="1025" w:type="dxa"/>
          </w:tcPr>
          <w:p w14:paraId="10830767"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85" w:author="Claude" w:date="2026-09-29T00:00:00Z"/>
              </w:rPr>
            </w:pPr>
            <w:ins w:id="286" w:author="Claude" w:date="2026-09-29T00:00:00Z">
              <w:r>
                <w:rPr>
                  <w:rFonts w:ascii="Calibri" w:hAnsi="Calibri" w:cs="Calibri"/>
                  <w:sz w:val="18"/>
                  <w:szCs w:val="18"/>
                </w:rPr>
                <w:t>450</w:t>
              </w:r>
            </w:ins>
          </w:p>
        </w:tc>
        <w:tc>
          <w:tcPr>
            <w:tcW w:w="1025" w:type="dxa"/>
          </w:tcPr>
          <w:p w14:paraId="0DBFAB47"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87" w:author="Claude" w:date="2026-09-29T00:00:00Z"/>
              </w:rPr>
            </w:pPr>
            <w:ins w:id="288" w:author="Claude" w:date="2026-09-29T00:00:00Z">
              <w:r>
                <w:rPr>
                  <w:rFonts w:ascii="Calibri" w:hAnsi="Calibri" w:cs="Calibri"/>
                  <w:sz w:val="18"/>
                  <w:szCs w:val="18"/>
                </w:rPr>
                <w:t>470</w:t>
              </w:r>
            </w:ins>
          </w:p>
        </w:tc>
        <w:tc>
          <w:tcPr>
            <w:tcW w:w="1025" w:type="dxa"/>
          </w:tcPr>
          <w:p w14:paraId="0D1A6BE5"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rPr>
                <w:ins w:id="289" w:author="Claude" w:date="2026-09-29T00:00:00Z"/>
              </w:rPr>
            </w:pPr>
            <w:ins w:id="290" w:author="Claude" w:date="2026-09-29T00:00:00Z">
              <w:r>
                <w:rPr>
                  <w:rFonts w:ascii="Calibri" w:hAnsi="Calibri" w:cs="Calibri"/>
                  <w:sz w:val="18"/>
                  <w:szCs w:val="18"/>
                </w:rPr>
                <w:t>500</w:t>
              </w:r>
            </w:ins>
          </w:p>
        </w:tc>
      </w:tr>
      <w:tr w:rsidR="00267F12" w14:paraId="7711AECD" w14:textId="77777777" w:rsidTr="00267F12">
        <w:trPr>
          <w:ins w:id="291"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164F1032" w14:textId="77777777" w:rsidR="00267F12" w:rsidRDefault="00000000">
            <w:pPr>
              <w:bidi w:val="0"/>
              <w:jc w:val="center"/>
              <w:rPr>
                <w:ins w:id="292" w:author="Claude" w:date="2026-09-29T00:00:00Z"/>
              </w:rPr>
            </w:pPr>
            <w:ins w:id="293" w:author="Claude" w:date="2026-09-29T00:00:00Z">
              <w:r>
                <w:rPr>
                  <w:rFonts w:ascii="Calibri" w:hAnsi="Calibri" w:cs="Calibri"/>
                  <w:sz w:val="18"/>
                  <w:szCs w:val="18"/>
                </w:rPr>
                <w:t>100</w:t>
              </w:r>
            </w:ins>
          </w:p>
        </w:tc>
        <w:tc>
          <w:tcPr>
            <w:tcW w:w="1025" w:type="dxa"/>
          </w:tcPr>
          <w:p w14:paraId="722D0EE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94" w:author="Claude" w:date="2026-09-29T00:00:00Z"/>
              </w:rPr>
            </w:pPr>
            <w:ins w:id="295" w:author="Claude" w:date="2026-09-29T00:00:00Z">
              <w:r>
                <w:rPr>
                  <w:rFonts w:ascii="Calibri" w:hAnsi="Calibri" w:cs="Calibri"/>
                  <w:sz w:val="18"/>
                  <w:szCs w:val="18"/>
                </w:rPr>
                <w:t>infeasible</w:t>
              </w:r>
            </w:ins>
          </w:p>
        </w:tc>
        <w:tc>
          <w:tcPr>
            <w:tcW w:w="1025" w:type="dxa"/>
          </w:tcPr>
          <w:p w14:paraId="45A18B5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96" w:author="Claude" w:date="2026-09-29T00:00:00Z"/>
              </w:rPr>
            </w:pPr>
            <w:ins w:id="297" w:author="Claude" w:date="2026-09-29T00:00:00Z">
              <w:r>
                <w:rPr>
                  <w:rFonts w:ascii="Calibri" w:hAnsi="Calibri" w:cs="Calibri"/>
                  <w:sz w:val="18"/>
                  <w:szCs w:val="18"/>
                </w:rPr>
                <w:t>infeasible</w:t>
              </w:r>
            </w:ins>
          </w:p>
        </w:tc>
        <w:tc>
          <w:tcPr>
            <w:tcW w:w="1025" w:type="dxa"/>
          </w:tcPr>
          <w:p w14:paraId="616C215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298" w:author="Claude" w:date="2026-09-29T00:00:00Z"/>
              </w:rPr>
            </w:pPr>
            <w:ins w:id="299" w:author="Claude" w:date="2026-09-29T00:00:00Z">
              <w:r>
                <w:rPr>
                  <w:rFonts w:ascii="Calibri" w:hAnsi="Calibri" w:cs="Calibri"/>
                  <w:sz w:val="18"/>
                  <w:szCs w:val="18"/>
                </w:rPr>
                <w:t>infeasible</w:t>
              </w:r>
            </w:ins>
          </w:p>
        </w:tc>
        <w:tc>
          <w:tcPr>
            <w:tcW w:w="1025" w:type="dxa"/>
          </w:tcPr>
          <w:p w14:paraId="0C48B79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0" w:author="Claude" w:date="2026-09-29T00:00:00Z"/>
              </w:rPr>
            </w:pPr>
            <w:ins w:id="301" w:author="Claude" w:date="2026-09-29T00:00:00Z">
              <w:r>
                <w:rPr>
                  <w:rFonts w:ascii="Calibri" w:hAnsi="Calibri" w:cs="Calibri"/>
                  <w:sz w:val="18"/>
                  <w:szCs w:val="18"/>
                </w:rPr>
                <w:t>infeasible</w:t>
              </w:r>
            </w:ins>
          </w:p>
        </w:tc>
        <w:tc>
          <w:tcPr>
            <w:tcW w:w="1025" w:type="dxa"/>
          </w:tcPr>
          <w:p w14:paraId="5CB6F3C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2" w:author="Claude" w:date="2026-09-29T00:00:00Z"/>
              </w:rPr>
            </w:pPr>
            <w:ins w:id="303" w:author="Claude" w:date="2026-09-29T00:00:00Z">
              <w:r>
                <w:rPr>
                  <w:rFonts w:ascii="Calibri" w:hAnsi="Calibri" w:cs="Calibri"/>
                  <w:sz w:val="18"/>
                  <w:szCs w:val="18"/>
                </w:rPr>
                <w:t>12.8</w:t>
              </w:r>
            </w:ins>
          </w:p>
        </w:tc>
        <w:tc>
          <w:tcPr>
            <w:tcW w:w="1025" w:type="dxa"/>
          </w:tcPr>
          <w:p w14:paraId="71B37C7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4" w:author="Claude" w:date="2026-09-29T00:00:00Z"/>
              </w:rPr>
            </w:pPr>
            <w:ins w:id="305" w:author="Claude" w:date="2026-09-29T00:00:00Z">
              <w:r>
                <w:rPr>
                  <w:rFonts w:ascii="Calibri" w:hAnsi="Calibri" w:cs="Calibri"/>
                  <w:sz w:val="18"/>
                  <w:szCs w:val="18"/>
                </w:rPr>
                <w:t>12.8</w:t>
              </w:r>
            </w:ins>
          </w:p>
        </w:tc>
        <w:tc>
          <w:tcPr>
            <w:tcW w:w="1025" w:type="dxa"/>
          </w:tcPr>
          <w:p w14:paraId="0DBB23F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6" w:author="Claude" w:date="2026-09-29T00:00:00Z"/>
              </w:rPr>
            </w:pPr>
            <w:ins w:id="307" w:author="Claude" w:date="2026-09-29T00:00:00Z">
              <w:r>
                <w:rPr>
                  <w:rFonts w:ascii="Calibri" w:hAnsi="Calibri" w:cs="Calibri"/>
                  <w:sz w:val="18"/>
                  <w:szCs w:val="18"/>
                </w:rPr>
                <w:t>12.9</w:t>
              </w:r>
            </w:ins>
          </w:p>
        </w:tc>
        <w:tc>
          <w:tcPr>
            <w:tcW w:w="1025" w:type="dxa"/>
          </w:tcPr>
          <w:p w14:paraId="5F5FBE3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08" w:author="Claude" w:date="2026-09-29T00:00:00Z"/>
              </w:rPr>
            </w:pPr>
            <w:ins w:id="309" w:author="Claude" w:date="2026-09-29T00:00:00Z">
              <w:r>
                <w:rPr>
                  <w:rFonts w:ascii="Calibri" w:hAnsi="Calibri" w:cs="Calibri"/>
                  <w:sz w:val="18"/>
                  <w:szCs w:val="18"/>
                </w:rPr>
                <w:t>12.9</w:t>
              </w:r>
            </w:ins>
          </w:p>
        </w:tc>
      </w:tr>
      <w:tr w:rsidR="00267F12" w14:paraId="7BC9D20D" w14:textId="77777777" w:rsidTr="00267F12">
        <w:trPr>
          <w:ins w:id="310"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7C6BF8B6" w14:textId="77777777" w:rsidR="00267F12" w:rsidRDefault="00000000">
            <w:pPr>
              <w:bidi w:val="0"/>
              <w:jc w:val="center"/>
              <w:rPr>
                <w:ins w:id="311" w:author="Claude" w:date="2026-09-29T00:00:00Z"/>
              </w:rPr>
            </w:pPr>
            <w:ins w:id="312" w:author="Claude" w:date="2026-09-29T00:00:00Z">
              <w:r>
                <w:rPr>
                  <w:rFonts w:ascii="Calibri" w:hAnsi="Calibri" w:cs="Calibri"/>
                  <w:sz w:val="18"/>
                  <w:szCs w:val="18"/>
                </w:rPr>
                <w:lastRenderedPageBreak/>
                <w:t>400</w:t>
              </w:r>
            </w:ins>
          </w:p>
        </w:tc>
        <w:tc>
          <w:tcPr>
            <w:tcW w:w="1025" w:type="dxa"/>
          </w:tcPr>
          <w:p w14:paraId="553163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3" w:author="Claude" w:date="2026-09-29T00:00:00Z"/>
              </w:rPr>
            </w:pPr>
            <w:ins w:id="314" w:author="Claude" w:date="2026-09-29T00:00:00Z">
              <w:r>
                <w:rPr>
                  <w:rFonts w:ascii="Calibri" w:hAnsi="Calibri" w:cs="Calibri"/>
                  <w:sz w:val="18"/>
                  <w:szCs w:val="18"/>
                </w:rPr>
                <w:t>infeasible</w:t>
              </w:r>
            </w:ins>
          </w:p>
        </w:tc>
        <w:tc>
          <w:tcPr>
            <w:tcW w:w="1025" w:type="dxa"/>
          </w:tcPr>
          <w:p w14:paraId="62B9F90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5" w:author="Claude" w:date="2026-09-29T00:00:00Z"/>
              </w:rPr>
            </w:pPr>
            <w:ins w:id="316" w:author="Claude" w:date="2026-09-29T00:00:00Z">
              <w:r>
                <w:rPr>
                  <w:rFonts w:ascii="Calibri" w:hAnsi="Calibri" w:cs="Calibri"/>
                  <w:sz w:val="18"/>
                  <w:szCs w:val="18"/>
                </w:rPr>
                <w:t>49.1</w:t>
              </w:r>
            </w:ins>
          </w:p>
        </w:tc>
        <w:tc>
          <w:tcPr>
            <w:tcW w:w="1025" w:type="dxa"/>
          </w:tcPr>
          <w:p w14:paraId="139251E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7" w:author="Claude" w:date="2026-09-29T00:00:00Z"/>
              </w:rPr>
            </w:pPr>
            <w:ins w:id="318" w:author="Claude" w:date="2026-09-29T00:00:00Z">
              <w:r>
                <w:rPr>
                  <w:rFonts w:ascii="Calibri" w:hAnsi="Calibri" w:cs="Calibri"/>
                  <w:sz w:val="18"/>
                  <w:szCs w:val="18"/>
                </w:rPr>
                <w:t>49.3</w:t>
              </w:r>
            </w:ins>
          </w:p>
        </w:tc>
        <w:tc>
          <w:tcPr>
            <w:tcW w:w="1025" w:type="dxa"/>
          </w:tcPr>
          <w:p w14:paraId="6F5D3A7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19" w:author="Claude" w:date="2026-09-29T00:00:00Z"/>
              </w:rPr>
            </w:pPr>
            <w:ins w:id="320" w:author="Claude" w:date="2026-09-29T00:00:00Z">
              <w:r>
                <w:rPr>
                  <w:rFonts w:ascii="Calibri" w:hAnsi="Calibri" w:cs="Calibri"/>
                  <w:sz w:val="18"/>
                  <w:szCs w:val="18"/>
                </w:rPr>
                <w:t>49.5</w:t>
              </w:r>
            </w:ins>
          </w:p>
        </w:tc>
        <w:tc>
          <w:tcPr>
            <w:tcW w:w="1025" w:type="dxa"/>
          </w:tcPr>
          <w:p w14:paraId="6699243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1" w:author="Claude" w:date="2026-09-29T00:00:00Z"/>
              </w:rPr>
            </w:pPr>
            <w:ins w:id="322" w:author="Claude" w:date="2026-09-29T00:00:00Z">
              <w:r>
                <w:rPr>
                  <w:rFonts w:ascii="Calibri" w:hAnsi="Calibri" w:cs="Calibri"/>
                  <w:sz w:val="18"/>
                  <w:szCs w:val="18"/>
                </w:rPr>
                <w:t>49.6</w:t>
              </w:r>
            </w:ins>
          </w:p>
        </w:tc>
        <w:tc>
          <w:tcPr>
            <w:tcW w:w="1025" w:type="dxa"/>
          </w:tcPr>
          <w:p w14:paraId="1C0E96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3" w:author="Claude" w:date="2026-09-29T00:00:00Z"/>
              </w:rPr>
            </w:pPr>
            <w:ins w:id="324" w:author="Claude" w:date="2026-09-29T00:00:00Z">
              <w:r>
                <w:rPr>
                  <w:rFonts w:ascii="Calibri" w:hAnsi="Calibri" w:cs="Calibri"/>
                  <w:sz w:val="18"/>
                  <w:szCs w:val="18"/>
                </w:rPr>
                <w:t>49.7</w:t>
              </w:r>
            </w:ins>
          </w:p>
        </w:tc>
        <w:tc>
          <w:tcPr>
            <w:tcW w:w="1025" w:type="dxa"/>
          </w:tcPr>
          <w:p w14:paraId="76A76B18"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5" w:author="Claude" w:date="2026-09-29T00:00:00Z"/>
              </w:rPr>
            </w:pPr>
            <w:ins w:id="326" w:author="Claude" w:date="2026-09-29T00:00:00Z">
              <w:r>
                <w:rPr>
                  <w:rFonts w:ascii="Calibri" w:hAnsi="Calibri" w:cs="Calibri"/>
                  <w:sz w:val="18"/>
                  <w:szCs w:val="18"/>
                </w:rPr>
                <w:t>49.9</w:t>
              </w:r>
            </w:ins>
          </w:p>
        </w:tc>
        <w:tc>
          <w:tcPr>
            <w:tcW w:w="1025" w:type="dxa"/>
          </w:tcPr>
          <w:p w14:paraId="0FC460F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27" w:author="Claude" w:date="2026-09-29T00:00:00Z"/>
              </w:rPr>
            </w:pPr>
            <w:ins w:id="328" w:author="Claude" w:date="2026-09-29T00:00:00Z">
              <w:r>
                <w:rPr>
                  <w:rFonts w:ascii="Calibri" w:hAnsi="Calibri" w:cs="Calibri"/>
                  <w:sz w:val="18"/>
                  <w:szCs w:val="18"/>
                </w:rPr>
                <w:t>49.9</w:t>
              </w:r>
            </w:ins>
          </w:p>
        </w:tc>
      </w:tr>
      <w:tr w:rsidR="00267F12" w14:paraId="24BB9262" w14:textId="77777777" w:rsidTr="00267F12">
        <w:trPr>
          <w:ins w:id="329"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088C3E81" w14:textId="77777777" w:rsidR="00267F12" w:rsidRDefault="00000000">
            <w:pPr>
              <w:bidi w:val="0"/>
              <w:jc w:val="center"/>
              <w:rPr>
                <w:ins w:id="330" w:author="Claude" w:date="2026-09-29T00:00:00Z"/>
              </w:rPr>
            </w:pPr>
            <w:ins w:id="331" w:author="Claude" w:date="2026-09-29T00:00:00Z">
              <w:r>
                <w:rPr>
                  <w:rFonts w:ascii="Calibri" w:hAnsi="Calibri" w:cs="Calibri"/>
                  <w:sz w:val="18"/>
                  <w:szCs w:val="18"/>
                </w:rPr>
                <w:t>450</w:t>
              </w:r>
            </w:ins>
          </w:p>
        </w:tc>
        <w:tc>
          <w:tcPr>
            <w:tcW w:w="1025" w:type="dxa"/>
          </w:tcPr>
          <w:p w14:paraId="07467F0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2" w:author="Claude" w:date="2026-09-29T00:00:00Z"/>
              </w:rPr>
            </w:pPr>
            <w:ins w:id="333" w:author="Claude" w:date="2026-09-29T00:00:00Z">
              <w:r>
                <w:rPr>
                  <w:rFonts w:ascii="Calibri" w:hAnsi="Calibri" w:cs="Calibri"/>
                  <w:sz w:val="18"/>
                  <w:szCs w:val="18"/>
                </w:rPr>
                <w:t>infeasible</w:t>
              </w:r>
            </w:ins>
          </w:p>
        </w:tc>
        <w:tc>
          <w:tcPr>
            <w:tcW w:w="1025" w:type="dxa"/>
          </w:tcPr>
          <w:p w14:paraId="36850BA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4" w:author="Claude" w:date="2026-09-29T00:00:00Z"/>
              </w:rPr>
            </w:pPr>
            <w:ins w:id="335" w:author="Claude" w:date="2026-09-29T00:00:00Z">
              <w:r>
                <w:rPr>
                  <w:rFonts w:ascii="Calibri" w:hAnsi="Calibri" w:cs="Calibri"/>
                  <w:sz w:val="18"/>
                  <w:szCs w:val="18"/>
                </w:rPr>
                <w:t>54.5</w:t>
              </w:r>
            </w:ins>
          </w:p>
        </w:tc>
        <w:tc>
          <w:tcPr>
            <w:tcW w:w="1025" w:type="dxa"/>
          </w:tcPr>
          <w:p w14:paraId="291D287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6" w:author="Claude" w:date="2026-09-29T00:00:00Z"/>
              </w:rPr>
            </w:pPr>
            <w:ins w:id="337" w:author="Claude" w:date="2026-09-29T00:00:00Z">
              <w:r>
                <w:rPr>
                  <w:rFonts w:ascii="Calibri" w:hAnsi="Calibri" w:cs="Calibri"/>
                  <w:sz w:val="18"/>
                  <w:szCs w:val="18"/>
                </w:rPr>
                <w:t>54.8</w:t>
              </w:r>
            </w:ins>
          </w:p>
        </w:tc>
        <w:tc>
          <w:tcPr>
            <w:tcW w:w="1025" w:type="dxa"/>
          </w:tcPr>
          <w:p w14:paraId="5EA711E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38" w:author="Claude" w:date="2026-09-29T00:00:00Z"/>
              </w:rPr>
            </w:pPr>
            <w:ins w:id="339" w:author="Claude" w:date="2026-09-29T00:00:00Z">
              <w:r>
                <w:rPr>
                  <w:rFonts w:ascii="Calibri" w:hAnsi="Calibri" w:cs="Calibri"/>
                  <w:sz w:val="18"/>
                  <w:szCs w:val="18"/>
                </w:rPr>
                <w:t>55.0</w:t>
              </w:r>
            </w:ins>
          </w:p>
        </w:tc>
        <w:tc>
          <w:tcPr>
            <w:tcW w:w="1025" w:type="dxa"/>
          </w:tcPr>
          <w:p w14:paraId="4A67E57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0" w:author="Claude" w:date="2026-09-29T00:00:00Z"/>
              </w:rPr>
            </w:pPr>
            <w:ins w:id="341" w:author="Claude" w:date="2026-09-29T00:00:00Z">
              <w:r>
                <w:rPr>
                  <w:rFonts w:ascii="Calibri" w:hAnsi="Calibri" w:cs="Calibri"/>
                  <w:sz w:val="18"/>
                  <w:szCs w:val="18"/>
                </w:rPr>
                <w:t>55.1</w:t>
              </w:r>
            </w:ins>
          </w:p>
        </w:tc>
        <w:tc>
          <w:tcPr>
            <w:tcW w:w="1025" w:type="dxa"/>
          </w:tcPr>
          <w:p w14:paraId="0EDA4EA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2" w:author="Claude" w:date="2026-09-29T00:00:00Z"/>
              </w:rPr>
            </w:pPr>
            <w:ins w:id="343" w:author="Claude" w:date="2026-09-29T00:00:00Z">
              <w:r>
                <w:rPr>
                  <w:rFonts w:ascii="Calibri" w:hAnsi="Calibri" w:cs="Calibri"/>
                  <w:sz w:val="18"/>
                  <w:szCs w:val="18"/>
                </w:rPr>
                <w:t>55.4</w:t>
              </w:r>
            </w:ins>
          </w:p>
        </w:tc>
        <w:tc>
          <w:tcPr>
            <w:tcW w:w="1025" w:type="dxa"/>
          </w:tcPr>
          <w:p w14:paraId="68077F3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4" w:author="Claude" w:date="2026-09-29T00:00:00Z"/>
              </w:rPr>
            </w:pPr>
            <w:ins w:id="345" w:author="Claude" w:date="2026-09-29T00:00:00Z">
              <w:r>
                <w:rPr>
                  <w:rFonts w:ascii="Calibri" w:hAnsi="Calibri" w:cs="Calibri"/>
                  <w:sz w:val="18"/>
                  <w:szCs w:val="18"/>
                </w:rPr>
                <w:t>55.4</w:t>
              </w:r>
            </w:ins>
          </w:p>
        </w:tc>
        <w:tc>
          <w:tcPr>
            <w:tcW w:w="1025" w:type="dxa"/>
          </w:tcPr>
          <w:p w14:paraId="02A8E73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46" w:author="Claude" w:date="2026-09-29T00:00:00Z"/>
              </w:rPr>
            </w:pPr>
            <w:ins w:id="347" w:author="Claude" w:date="2026-09-29T00:00:00Z">
              <w:r>
                <w:rPr>
                  <w:rFonts w:ascii="Calibri" w:hAnsi="Calibri" w:cs="Calibri"/>
                  <w:sz w:val="18"/>
                  <w:szCs w:val="18"/>
                </w:rPr>
                <w:t>55.6</w:t>
              </w:r>
            </w:ins>
          </w:p>
        </w:tc>
      </w:tr>
      <w:tr w:rsidR="00267F12" w14:paraId="576A84AB" w14:textId="77777777" w:rsidTr="00267F12">
        <w:trPr>
          <w:ins w:id="348"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4AEB8C2D" w14:textId="77777777" w:rsidR="00267F12" w:rsidRDefault="00000000">
            <w:pPr>
              <w:bidi w:val="0"/>
              <w:jc w:val="center"/>
              <w:rPr>
                <w:ins w:id="349" w:author="Claude" w:date="2026-09-29T00:00:00Z"/>
              </w:rPr>
            </w:pPr>
            <w:ins w:id="350" w:author="Claude" w:date="2026-09-29T00:00:00Z">
              <w:r>
                <w:rPr>
                  <w:rFonts w:ascii="Calibri" w:hAnsi="Calibri" w:cs="Calibri"/>
                  <w:sz w:val="18"/>
                  <w:szCs w:val="18"/>
                </w:rPr>
                <w:t>500</w:t>
              </w:r>
            </w:ins>
          </w:p>
        </w:tc>
        <w:tc>
          <w:tcPr>
            <w:tcW w:w="1025" w:type="dxa"/>
          </w:tcPr>
          <w:p w14:paraId="496D6B4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1" w:author="Claude" w:date="2026-09-29T00:00:00Z"/>
              </w:rPr>
            </w:pPr>
            <w:ins w:id="352" w:author="Claude" w:date="2026-09-29T00:00:00Z">
              <w:r>
                <w:rPr>
                  <w:rFonts w:ascii="Calibri" w:hAnsi="Calibri" w:cs="Calibri"/>
                  <w:sz w:val="18"/>
                  <w:szCs w:val="18"/>
                </w:rPr>
                <w:t>59.4</w:t>
              </w:r>
            </w:ins>
          </w:p>
        </w:tc>
        <w:tc>
          <w:tcPr>
            <w:tcW w:w="1025" w:type="dxa"/>
          </w:tcPr>
          <w:p w14:paraId="05B9168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3" w:author="Claude" w:date="2026-09-29T00:00:00Z"/>
              </w:rPr>
            </w:pPr>
            <w:ins w:id="354" w:author="Claude" w:date="2026-09-29T00:00:00Z">
              <w:r>
                <w:rPr>
                  <w:rFonts w:ascii="Calibri" w:hAnsi="Calibri" w:cs="Calibri"/>
                  <w:sz w:val="18"/>
                  <w:szCs w:val="18"/>
                </w:rPr>
                <w:t>59.9</w:t>
              </w:r>
            </w:ins>
          </w:p>
        </w:tc>
        <w:tc>
          <w:tcPr>
            <w:tcW w:w="1025" w:type="dxa"/>
          </w:tcPr>
          <w:p w14:paraId="28A0FD9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5" w:author="Claude" w:date="2026-09-29T00:00:00Z"/>
              </w:rPr>
            </w:pPr>
            <w:ins w:id="356" w:author="Claude" w:date="2026-09-29T00:00:00Z">
              <w:r>
                <w:rPr>
                  <w:rFonts w:ascii="Calibri" w:hAnsi="Calibri" w:cs="Calibri"/>
                  <w:sz w:val="18"/>
                  <w:szCs w:val="18"/>
                </w:rPr>
                <w:t>60.1</w:t>
              </w:r>
            </w:ins>
          </w:p>
        </w:tc>
        <w:tc>
          <w:tcPr>
            <w:tcW w:w="1025" w:type="dxa"/>
          </w:tcPr>
          <w:p w14:paraId="432CB86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7" w:author="Claude" w:date="2026-09-29T00:00:00Z"/>
              </w:rPr>
            </w:pPr>
            <w:ins w:id="358" w:author="Claude" w:date="2026-09-29T00:00:00Z">
              <w:r>
                <w:rPr>
                  <w:rFonts w:ascii="Calibri" w:hAnsi="Calibri" w:cs="Calibri"/>
                  <w:sz w:val="18"/>
                  <w:szCs w:val="18"/>
                </w:rPr>
                <w:t>60.3</w:t>
              </w:r>
            </w:ins>
          </w:p>
        </w:tc>
        <w:tc>
          <w:tcPr>
            <w:tcW w:w="1025" w:type="dxa"/>
          </w:tcPr>
          <w:p w14:paraId="25AB5CF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59" w:author="Claude" w:date="2026-09-29T00:00:00Z"/>
              </w:rPr>
            </w:pPr>
            <w:ins w:id="360" w:author="Claude" w:date="2026-09-29T00:00:00Z">
              <w:r>
                <w:rPr>
                  <w:rFonts w:ascii="Calibri" w:hAnsi="Calibri" w:cs="Calibri"/>
                  <w:sz w:val="18"/>
                  <w:szCs w:val="18"/>
                </w:rPr>
                <w:t>60.4</w:t>
              </w:r>
            </w:ins>
          </w:p>
        </w:tc>
        <w:tc>
          <w:tcPr>
            <w:tcW w:w="1025" w:type="dxa"/>
          </w:tcPr>
          <w:p w14:paraId="3A1AAB9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1" w:author="Claude" w:date="2026-09-29T00:00:00Z"/>
              </w:rPr>
            </w:pPr>
            <w:ins w:id="362" w:author="Claude" w:date="2026-09-29T00:00:00Z">
              <w:r>
                <w:rPr>
                  <w:rFonts w:ascii="Calibri" w:hAnsi="Calibri" w:cs="Calibri"/>
                  <w:sz w:val="18"/>
                  <w:szCs w:val="18"/>
                </w:rPr>
                <w:t>60.9</w:t>
              </w:r>
            </w:ins>
          </w:p>
        </w:tc>
        <w:tc>
          <w:tcPr>
            <w:tcW w:w="1025" w:type="dxa"/>
          </w:tcPr>
          <w:p w14:paraId="2C350E8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3" w:author="Claude" w:date="2026-09-29T00:00:00Z"/>
              </w:rPr>
            </w:pPr>
            <w:ins w:id="364" w:author="Claude" w:date="2026-09-29T00:00:00Z">
              <w:r>
                <w:rPr>
                  <w:rFonts w:ascii="Calibri" w:hAnsi="Calibri" w:cs="Calibri"/>
                  <w:sz w:val="18"/>
                  <w:szCs w:val="18"/>
                </w:rPr>
                <w:t>61.0</w:t>
              </w:r>
            </w:ins>
          </w:p>
        </w:tc>
        <w:tc>
          <w:tcPr>
            <w:tcW w:w="1025" w:type="dxa"/>
          </w:tcPr>
          <w:p w14:paraId="0A7C237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65" w:author="Claude" w:date="2026-09-29T00:00:00Z"/>
              </w:rPr>
            </w:pPr>
            <w:ins w:id="366" w:author="Claude" w:date="2026-09-29T00:00:00Z">
              <w:r>
                <w:rPr>
                  <w:rFonts w:ascii="Calibri" w:hAnsi="Calibri" w:cs="Calibri"/>
                  <w:sz w:val="18"/>
                  <w:szCs w:val="18"/>
                </w:rPr>
                <w:t>61.2</w:t>
              </w:r>
            </w:ins>
          </w:p>
        </w:tc>
      </w:tr>
      <w:tr w:rsidR="00267F12" w14:paraId="6CBDBEBC" w14:textId="77777777" w:rsidTr="00267F12">
        <w:trPr>
          <w:ins w:id="367"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2C70838A" w14:textId="77777777" w:rsidR="00267F12" w:rsidRDefault="00000000">
            <w:pPr>
              <w:bidi w:val="0"/>
              <w:jc w:val="center"/>
              <w:rPr>
                <w:ins w:id="368" w:author="Claude" w:date="2026-09-29T00:00:00Z"/>
              </w:rPr>
            </w:pPr>
            <w:ins w:id="369" w:author="Claude" w:date="2026-09-29T00:00:00Z">
              <w:r>
                <w:rPr>
                  <w:rFonts w:ascii="Calibri" w:hAnsi="Calibri" w:cs="Calibri"/>
                  <w:sz w:val="18"/>
                  <w:szCs w:val="18"/>
                </w:rPr>
                <w:t>550</w:t>
              </w:r>
            </w:ins>
          </w:p>
        </w:tc>
        <w:tc>
          <w:tcPr>
            <w:tcW w:w="1025" w:type="dxa"/>
          </w:tcPr>
          <w:p w14:paraId="737322C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0" w:author="Claude" w:date="2026-09-29T00:00:00Z"/>
              </w:rPr>
            </w:pPr>
            <w:ins w:id="371" w:author="Claude" w:date="2026-09-29T00:00:00Z">
              <w:r>
                <w:rPr>
                  <w:rFonts w:ascii="Calibri" w:hAnsi="Calibri" w:cs="Calibri"/>
                  <w:sz w:val="18"/>
                  <w:szCs w:val="18"/>
                </w:rPr>
                <w:t>64.8</w:t>
              </w:r>
            </w:ins>
          </w:p>
        </w:tc>
        <w:tc>
          <w:tcPr>
            <w:tcW w:w="1025" w:type="dxa"/>
          </w:tcPr>
          <w:p w14:paraId="230AA18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2" w:author="Claude" w:date="2026-09-29T00:00:00Z"/>
              </w:rPr>
            </w:pPr>
            <w:ins w:id="373" w:author="Claude" w:date="2026-09-29T00:00:00Z">
              <w:r>
                <w:rPr>
                  <w:rFonts w:ascii="Calibri" w:hAnsi="Calibri" w:cs="Calibri"/>
                  <w:sz w:val="18"/>
                  <w:szCs w:val="18"/>
                </w:rPr>
                <w:t>65.2</w:t>
              </w:r>
            </w:ins>
          </w:p>
        </w:tc>
        <w:tc>
          <w:tcPr>
            <w:tcW w:w="1025" w:type="dxa"/>
          </w:tcPr>
          <w:p w14:paraId="69E3CBE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4" w:author="Claude" w:date="2026-09-29T00:00:00Z"/>
              </w:rPr>
            </w:pPr>
            <w:ins w:id="375" w:author="Claude" w:date="2026-09-29T00:00:00Z">
              <w:r>
                <w:rPr>
                  <w:rFonts w:ascii="Calibri" w:hAnsi="Calibri" w:cs="Calibri"/>
                  <w:sz w:val="18"/>
                  <w:szCs w:val="18"/>
                </w:rPr>
                <w:t>65.3</w:t>
              </w:r>
            </w:ins>
          </w:p>
        </w:tc>
        <w:tc>
          <w:tcPr>
            <w:tcW w:w="1025" w:type="dxa"/>
          </w:tcPr>
          <w:p w14:paraId="631138A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6" w:author="Claude" w:date="2026-09-29T00:00:00Z"/>
              </w:rPr>
            </w:pPr>
            <w:ins w:id="377" w:author="Claude" w:date="2026-09-29T00:00:00Z">
              <w:r>
                <w:rPr>
                  <w:rFonts w:ascii="Calibri" w:hAnsi="Calibri" w:cs="Calibri"/>
                  <w:sz w:val="18"/>
                  <w:szCs w:val="18"/>
                </w:rPr>
                <w:t>65.5</w:t>
              </w:r>
            </w:ins>
          </w:p>
        </w:tc>
        <w:tc>
          <w:tcPr>
            <w:tcW w:w="1025" w:type="dxa"/>
          </w:tcPr>
          <w:p w14:paraId="26B818B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78" w:author="Claude" w:date="2026-09-29T00:00:00Z"/>
              </w:rPr>
            </w:pPr>
            <w:ins w:id="379" w:author="Claude" w:date="2026-09-29T00:00:00Z">
              <w:r>
                <w:rPr>
                  <w:rFonts w:ascii="Calibri" w:hAnsi="Calibri" w:cs="Calibri"/>
                  <w:sz w:val="18"/>
                  <w:szCs w:val="18"/>
                </w:rPr>
                <w:t>65.7</w:t>
              </w:r>
            </w:ins>
          </w:p>
        </w:tc>
        <w:tc>
          <w:tcPr>
            <w:tcW w:w="1025" w:type="dxa"/>
          </w:tcPr>
          <w:p w14:paraId="7F9821F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0" w:author="Claude" w:date="2026-09-29T00:00:00Z"/>
              </w:rPr>
            </w:pPr>
            <w:ins w:id="381" w:author="Claude" w:date="2026-09-29T00:00:00Z">
              <w:r>
                <w:rPr>
                  <w:rFonts w:ascii="Calibri" w:hAnsi="Calibri" w:cs="Calibri"/>
                  <w:sz w:val="18"/>
                  <w:szCs w:val="18"/>
                </w:rPr>
                <w:t>66.1</w:t>
              </w:r>
            </w:ins>
          </w:p>
        </w:tc>
        <w:tc>
          <w:tcPr>
            <w:tcW w:w="1025" w:type="dxa"/>
          </w:tcPr>
          <w:p w14:paraId="0A5B7DD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2" w:author="Claude" w:date="2026-09-29T00:00:00Z"/>
              </w:rPr>
            </w:pPr>
            <w:ins w:id="383" w:author="Claude" w:date="2026-09-29T00:00:00Z">
              <w:r>
                <w:rPr>
                  <w:rFonts w:ascii="Calibri" w:hAnsi="Calibri" w:cs="Calibri"/>
                  <w:sz w:val="18"/>
                  <w:szCs w:val="18"/>
                </w:rPr>
                <w:t>66.4</w:t>
              </w:r>
            </w:ins>
          </w:p>
        </w:tc>
        <w:tc>
          <w:tcPr>
            <w:tcW w:w="1025" w:type="dxa"/>
          </w:tcPr>
          <w:p w14:paraId="72F644E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4" w:author="Claude" w:date="2026-09-29T00:00:00Z"/>
              </w:rPr>
            </w:pPr>
            <w:ins w:id="385" w:author="Claude" w:date="2026-09-29T00:00:00Z">
              <w:r>
                <w:rPr>
                  <w:rFonts w:ascii="Calibri" w:hAnsi="Calibri" w:cs="Calibri"/>
                  <w:sz w:val="18"/>
                  <w:szCs w:val="18"/>
                </w:rPr>
                <w:t>66.8</w:t>
              </w:r>
            </w:ins>
          </w:p>
        </w:tc>
      </w:tr>
      <w:tr w:rsidR="00267F12" w14:paraId="3748B7AD" w14:textId="77777777" w:rsidTr="00267F12">
        <w:trPr>
          <w:ins w:id="386"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464B1F51" w14:textId="77777777" w:rsidR="00267F12" w:rsidRDefault="00000000">
            <w:pPr>
              <w:bidi w:val="0"/>
              <w:jc w:val="center"/>
              <w:rPr>
                <w:ins w:id="387" w:author="Claude" w:date="2026-09-29T00:00:00Z"/>
              </w:rPr>
            </w:pPr>
            <w:ins w:id="388" w:author="Claude" w:date="2026-09-29T00:00:00Z">
              <w:r>
                <w:rPr>
                  <w:rFonts w:ascii="Calibri" w:hAnsi="Calibri" w:cs="Calibri"/>
                  <w:sz w:val="18"/>
                  <w:szCs w:val="18"/>
                </w:rPr>
                <w:t>600</w:t>
              </w:r>
            </w:ins>
          </w:p>
        </w:tc>
        <w:tc>
          <w:tcPr>
            <w:tcW w:w="1025" w:type="dxa"/>
          </w:tcPr>
          <w:p w14:paraId="4AFD4B5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89" w:author="Claude" w:date="2026-09-29T00:00:00Z"/>
              </w:rPr>
            </w:pPr>
            <w:ins w:id="390" w:author="Claude" w:date="2026-09-29T00:00:00Z">
              <w:r>
                <w:rPr>
                  <w:rFonts w:ascii="Calibri" w:hAnsi="Calibri" w:cs="Calibri"/>
                  <w:sz w:val="18"/>
                  <w:szCs w:val="18"/>
                </w:rPr>
                <w:t>70.0</w:t>
              </w:r>
            </w:ins>
          </w:p>
        </w:tc>
        <w:tc>
          <w:tcPr>
            <w:tcW w:w="1025" w:type="dxa"/>
          </w:tcPr>
          <w:p w14:paraId="7240AF3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1" w:author="Claude" w:date="2026-09-29T00:00:00Z"/>
              </w:rPr>
            </w:pPr>
            <w:ins w:id="392" w:author="Claude" w:date="2026-09-29T00:00:00Z">
              <w:r>
                <w:rPr>
                  <w:rFonts w:ascii="Calibri" w:hAnsi="Calibri" w:cs="Calibri"/>
                  <w:sz w:val="18"/>
                  <w:szCs w:val="18"/>
                </w:rPr>
                <w:t>70.3</w:t>
              </w:r>
            </w:ins>
          </w:p>
        </w:tc>
        <w:tc>
          <w:tcPr>
            <w:tcW w:w="1025" w:type="dxa"/>
          </w:tcPr>
          <w:p w14:paraId="368F6E1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3" w:author="Claude" w:date="2026-09-29T00:00:00Z"/>
              </w:rPr>
            </w:pPr>
            <w:ins w:id="394" w:author="Claude" w:date="2026-09-29T00:00:00Z">
              <w:r>
                <w:rPr>
                  <w:rFonts w:ascii="Calibri" w:hAnsi="Calibri" w:cs="Calibri"/>
                  <w:sz w:val="18"/>
                  <w:szCs w:val="18"/>
                </w:rPr>
                <w:t>70.4</w:t>
              </w:r>
            </w:ins>
          </w:p>
        </w:tc>
        <w:tc>
          <w:tcPr>
            <w:tcW w:w="1025" w:type="dxa"/>
          </w:tcPr>
          <w:p w14:paraId="377EFB0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5" w:author="Claude" w:date="2026-09-29T00:00:00Z"/>
              </w:rPr>
            </w:pPr>
            <w:ins w:id="396" w:author="Claude" w:date="2026-09-29T00:00:00Z">
              <w:r>
                <w:rPr>
                  <w:rFonts w:ascii="Calibri" w:hAnsi="Calibri" w:cs="Calibri"/>
                  <w:sz w:val="18"/>
                  <w:szCs w:val="18"/>
                </w:rPr>
                <w:t>70.6</w:t>
              </w:r>
            </w:ins>
          </w:p>
        </w:tc>
        <w:tc>
          <w:tcPr>
            <w:tcW w:w="1025" w:type="dxa"/>
          </w:tcPr>
          <w:p w14:paraId="1D7084B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7" w:author="Claude" w:date="2026-09-29T00:00:00Z"/>
              </w:rPr>
            </w:pPr>
            <w:ins w:id="398" w:author="Claude" w:date="2026-09-29T00:00:00Z">
              <w:r>
                <w:rPr>
                  <w:rFonts w:ascii="Calibri" w:hAnsi="Calibri" w:cs="Calibri"/>
                  <w:sz w:val="18"/>
                  <w:szCs w:val="18"/>
                </w:rPr>
                <w:t>70.7</w:t>
              </w:r>
            </w:ins>
          </w:p>
        </w:tc>
        <w:tc>
          <w:tcPr>
            <w:tcW w:w="1025" w:type="dxa"/>
          </w:tcPr>
          <w:p w14:paraId="009F7C0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399" w:author="Claude" w:date="2026-09-29T00:00:00Z"/>
              </w:rPr>
            </w:pPr>
            <w:ins w:id="400" w:author="Claude" w:date="2026-09-29T00:00:00Z">
              <w:r>
                <w:rPr>
                  <w:rFonts w:ascii="Calibri" w:hAnsi="Calibri" w:cs="Calibri"/>
                  <w:sz w:val="18"/>
                  <w:szCs w:val="18"/>
                </w:rPr>
                <w:t>71.1</w:t>
              </w:r>
            </w:ins>
          </w:p>
        </w:tc>
        <w:tc>
          <w:tcPr>
            <w:tcW w:w="1025" w:type="dxa"/>
          </w:tcPr>
          <w:p w14:paraId="0164F5F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01" w:author="Claude" w:date="2026-09-29T00:00:00Z"/>
              </w:rPr>
            </w:pPr>
            <w:ins w:id="402" w:author="Claude" w:date="2026-09-29T00:00:00Z">
              <w:r>
                <w:rPr>
                  <w:rFonts w:ascii="Calibri" w:hAnsi="Calibri" w:cs="Calibri"/>
                  <w:sz w:val="18"/>
                  <w:szCs w:val="18"/>
                </w:rPr>
                <w:t>71.6</w:t>
              </w:r>
            </w:ins>
          </w:p>
        </w:tc>
        <w:tc>
          <w:tcPr>
            <w:tcW w:w="1025" w:type="dxa"/>
          </w:tcPr>
          <w:p w14:paraId="193C3EF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03" w:author="Claude" w:date="2026-09-29T00:00:00Z"/>
              </w:rPr>
            </w:pPr>
            <w:ins w:id="404" w:author="Claude" w:date="2026-09-29T00:00:00Z">
              <w:r>
                <w:rPr>
                  <w:rFonts w:ascii="Calibri" w:hAnsi="Calibri" w:cs="Calibri"/>
                  <w:sz w:val="18"/>
                  <w:szCs w:val="18"/>
                </w:rPr>
                <w:t>71.9</w:t>
              </w:r>
            </w:ins>
          </w:p>
        </w:tc>
      </w:tr>
      <w:tr w:rsidR="00267F12" w14:paraId="1268D444" w14:textId="77777777" w:rsidTr="00267F12">
        <w:trPr>
          <w:ins w:id="405"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7BBB3189" w14:textId="77777777" w:rsidR="00267F12" w:rsidRDefault="00000000">
            <w:pPr>
              <w:bidi w:val="0"/>
              <w:jc w:val="center"/>
              <w:rPr>
                <w:ins w:id="406" w:author="Claude" w:date="2026-09-29T00:00:00Z"/>
              </w:rPr>
            </w:pPr>
            <w:ins w:id="407" w:author="Claude" w:date="2026-09-29T00:00:00Z">
              <w:r>
                <w:rPr>
                  <w:rFonts w:ascii="Calibri" w:hAnsi="Calibri" w:cs="Calibri"/>
                  <w:sz w:val="18"/>
                  <w:szCs w:val="18"/>
                </w:rPr>
                <w:t>650</w:t>
              </w:r>
            </w:ins>
          </w:p>
        </w:tc>
        <w:tc>
          <w:tcPr>
            <w:tcW w:w="1025" w:type="dxa"/>
          </w:tcPr>
          <w:p w14:paraId="57685A7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08" w:author="Claude" w:date="2026-09-29T00:00:00Z"/>
              </w:rPr>
            </w:pPr>
            <w:ins w:id="409" w:author="Claude" w:date="2026-09-29T00:00:00Z">
              <w:r>
                <w:rPr>
                  <w:rFonts w:ascii="Calibri" w:hAnsi="Calibri" w:cs="Calibri"/>
                  <w:sz w:val="18"/>
                  <w:szCs w:val="18"/>
                </w:rPr>
                <w:t>74.8</w:t>
              </w:r>
            </w:ins>
          </w:p>
        </w:tc>
        <w:tc>
          <w:tcPr>
            <w:tcW w:w="1025" w:type="dxa"/>
          </w:tcPr>
          <w:p w14:paraId="59627CB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0" w:author="Claude" w:date="2026-09-29T00:00:00Z"/>
              </w:rPr>
            </w:pPr>
            <w:ins w:id="411" w:author="Claude" w:date="2026-09-29T00:00:00Z">
              <w:r>
                <w:rPr>
                  <w:rFonts w:ascii="Calibri" w:hAnsi="Calibri" w:cs="Calibri"/>
                  <w:sz w:val="18"/>
                  <w:szCs w:val="18"/>
                </w:rPr>
                <w:t>75.1</w:t>
              </w:r>
            </w:ins>
          </w:p>
        </w:tc>
        <w:tc>
          <w:tcPr>
            <w:tcW w:w="1025" w:type="dxa"/>
          </w:tcPr>
          <w:p w14:paraId="32564B6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2" w:author="Claude" w:date="2026-09-29T00:00:00Z"/>
              </w:rPr>
            </w:pPr>
            <w:ins w:id="413" w:author="Claude" w:date="2026-09-29T00:00:00Z">
              <w:r>
                <w:rPr>
                  <w:rFonts w:ascii="Calibri" w:hAnsi="Calibri" w:cs="Calibri"/>
                  <w:sz w:val="18"/>
                  <w:szCs w:val="18"/>
                </w:rPr>
                <w:t>75.3</w:t>
              </w:r>
            </w:ins>
          </w:p>
        </w:tc>
        <w:tc>
          <w:tcPr>
            <w:tcW w:w="1025" w:type="dxa"/>
          </w:tcPr>
          <w:p w14:paraId="33974B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4" w:author="Claude" w:date="2026-09-29T00:00:00Z"/>
              </w:rPr>
            </w:pPr>
            <w:ins w:id="415" w:author="Claude" w:date="2026-09-29T00:00:00Z">
              <w:r>
                <w:rPr>
                  <w:rFonts w:ascii="Calibri" w:hAnsi="Calibri" w:cs="Calibri"/>
                  <w:sz w:val="18"/>
                  <w:szCs w:val="18"/>
                </w:rPr>
                <w:t>75.4</w:t>
              </w:r>
            </w:ins>
          </w:p>
        </w:tc>
        <w:tc>
          <w:tcPr>
            <w:tcW w:w="1025" w:type="dxa"/>
          </w:tcPr>
          <w:p w14:paraId="4E2F46E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6" w:author="Claude" w:date="2026-09-29T00:00:00Z"/>
              </w:rPr>
            </w:pPr>
            <w:ins w:id="417" w:author="Claude" w:date="2026-09-29T00:00:00Z">
              <w:r>
                <w:rPr>
                  <w:rFonts w:ascii="Calibri" w:hAnsi="Calibri" w:cs="Calibri"/>
                  <w:sz w:val="18"/>
                  <w:szCs w:val="18"/>
                </w:rPr>
                <w:t>75.5</w:t>
              </w:r>
            </w:ins>
          </w:p>
        </w:tc>
        <w:tc>
          <w:tcPr>
            <w:tcW w:w="1025" w:type="dxa"/>
          </w:tcPr>
          <w:p w14:paraId="06C08FB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18" w:author="Claude" w:date="2026-09-29T00:00:00Z"/>
              </w:rPr>
            </w:pPr>
            <w:ins w:id="419" w:author="Claude" w:date="2026-09-29T00:00:00Z">
              <w:r>
                <w:rPr>
                  <w:rFonts w:ascii="Calibri" w:hAnsi="Calibri" w:cs="Calibri"/>
                  <w:sz w:val="18"/>
                  <w:szCs w:val="18"/>
                </w:rPr>
                <w:t>75.8</w:t>
              </w:r>
            </w:ins>
          </w:p>
        </w:tc>
        <w:tc>
          <w:tcPr>
            <w:tcW w:w="1025" w:type="dxa"/>
          </w:tcPr>
          <w:p w14:paraId="24556FD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0" w:author="Claude" w:date="2026-09-29T00:00:00Z"/>
              </w:rPr>
            </w:pPr>
            <w:ins w:id="421" w:author="Claude" w:date="2026-09-29T00:00:00Z">
              <w:r>
                <w:rPr>
                  <w:rFonts w:ascii="Calibri" w:hAnsi="Calibri" w:cs="Calibri"/>
                  <w:sz w:val="18"/>
                  <w:szCs w:val="18"/>
                </w:rPr>
                <w:t>76.3</w:t>
              </w:r>
            </w:ins>
          </w:p>
        </w:tc>
        <w:tc>
          <w:tcPr>
            <w:tcW w:w="1025" w:type="dxa"/>
          </w:tcPr>
          <w:p w14:paraId="7CB04C3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2" w:author="Claude" w:date="2026-09-29T00:00:00Z"/>
              </w:rPr>
            </w:pPr>
            <w:ins w:id="423" w:author="Claude" w:date="2026-09-29T00:00:00Z">
              <w:r>
                <w:rPr>
                  <w:rFonts w:ascii="Calibri" w:hAnsi="Calibri" w:cs="Calibri"/>
                  <w:sz w:val="18"/>
                  <w:szCs w:val="18"/>
                </w:rPr>
                <w:t>76.9</w:t>
              </w:r>
            </w:ins>
          </w:p>
        </w:tc>
      </w:tr>
      <w:tr w:rsidR="00267F12" w14:paraId="6B155785" w14:textId="77777777" w:rsidTr="00267F12">
        <w:trPr>
          <w:ins w:id="424"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5AA3F8F6" w14:textId="77777777" w:rsidR="00267F12" w:rsidRDefault="00000000">
            <w:pPr>
              <w:bidi w:val="0"/>
              <w:jc w:val="center"/>
              <w:rPr>
                <w:ins w:id="425" w:author="Claude" w:date="2026-09-29T00:00:00Z"/>
              </w:rPr>
            </w:pPr>
            <w:ins w:id="426" w:author="Claude" w:date="2026-09-29T00:00:00Z">
              <w:r>
                <w:rPr>
                  <w:rFonts w:ascii="Calibri" w:hAnsi="Calibri" w:cs="Calibri"/>
                  <w:sz w:val="18"/>
                  <w:szCs w:val="18"/>
                </w:rPr>
                <w:t>700</w:t>
              </w:r>
            </w:ins>
          </w:p>
        </w:tc>
        <w:tc>
          <w:tcPr>
            <w:tcW w:w="1025" w:type="dxa"/>
          </w:tcPr>
          <w:p w14:paraId="5F92E16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7" w:author="Claude" w:date="2026-09-29T00:00:00Z"/>
              </w:rPr>
            </w:pPr>
            <w:ins w:id="428" w:author="Claude" w:date="2026-09-29T00:00:00Z">
              <w:r>
                <w:rPr>
                  <w:rFonts w:ascii="Calibri" w:hAnsi="Calibri" w:cs="Calibri"/>
                  <w:sz w:val="18"/>
                  <w:szCs w:val="18"/>
                </w:rPr>
                <w:t>79.2</w:t>
              </w:r>
            </w:ins>
          </w:p>
        </w:tc>
        <w:tc>
          <w:tcPr>
            <w:tcW w:w="1025" w:type="dxa"/>
          </w:tcPr>
          <w:p w14:paraId="20DE768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29" w:author="Claude" w:date="2026-09-29T00:00:00Z"/>
              </w:rPr>
            </w:pPr>
            <w:ins w:id="430" w:author="Claude" w:date="2026-09-29T00:00:00Z">
              <w:r>
                <w:rPr>
                  <w:rFonts w:ascii="Calibri" w:hAnsi="Calibri" w:cs="Calibri"/>
                  <w:sz w:val="18"/>
                  <w:szCs w:val="18"/>
                </w:rPr>
                <w:t>79.6</w:t>
              </w:r>
            </w:ins>
          </w:p>
        </w:tc>
        <w:tc>
          <w:tcPr>
            <w:tcW w:w="1025" w:type="dxa"/>
          </w:tcPr>
          <w:p w14:paraId="1174E1E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1" w:author="Claude" w:date="2026-09-29T00:00:00Z"/>
              </w:rPr>
            </w:pPr>
            <w:ins w:id="432" w:author="Claude" w:date="2026-09-29T00:00:00Z">
              <w:r>
                <w:rPr>
                  <w:rFonts w:ascii="Calibri" w:hAnsi="Calibri" w:cs="Calibri"/>
                  <w:sz w:val="18"/>
                  <w:szCs w:val="18"/>
                </w:rPr>
                <w:t>79.7</w:t>
              </w:r>
            </w:ins>
          </w:p>
        </w:tc>
        <w:tc>
          <w:tcPr>
            <w:tcW w:w="1025" w:type="dxa"/>
          </w:tcPr>
          <w:p w14:paraId="4C0BD0E8"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3" w:author="Claude" w:date="2026-09-29T00:00:00Z"/>
              </w:rPr>
            </w:pPr>
            <w:ins w:id="434" w:author="Claude" w:date="2026-09-29T00:00:00Z">
              <w:r>
                <w:rPr>
                  <w:rFonts w:ascii="Calibri" w:hAnsi="Calibri" w:cs="Calibri"/>
                  <w:sz w:val="18"/>
                  <w:szCs w:val="18"/>
                </w:rPr>
                <w:t>79.9</w:t>
              </w:r>
            </w:ins>
          </w:p>
        </w:tc>
        <w:tc>
          <w:tcPr>
            <w:tcW w:w="1025" w:type="dxa"/>
          </w:tcPr>
          <w:p w14:paraId="7C5A3AA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5" w:author="Claude" w:date="2026-09-29T00:00:00Z"/>
              </w:rPr>
            </w:pPr>
            <w:ins w:id="436" w:author="Claude" w:date="2026-09-29T00:00:00Z">
              <w:r>
                <w:rPr>
                  <w:rFonts w:ascii="Calibri" w:hAnsi="Calibri" w:cs="Calibri"/>
                  <w:sz w:val="18"/>
                  <w:szCs w:val="18"/>
                </w:rPr>
                <w:t>80.0</w:t>
              </w:r>
            </w:ins>
          </w:p>
        </w:tc>
        <w:tc>
          <w:tcPr>
            <w:tcW w:w="1025" w:type="dxa"/>
          </w:tcPr>
          <w:p w14:paraId="2C88375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7" w:author="Claude" w:date="2026-09-29T00:00:00Z"/>
              </w:rPr>
            </w:pPr>
            <w:ins w:id="438" w:author="Claude" w:date="2026-09-29T00:00:00Z">
              <w:r>
                <w:rPr>
                  <w:rFonts w:ascii="Calibri" w:hAnsi="Calibri" w:cs="Calibri"/>
                  <w:sz w:val="18"/>
                  <w:szCs w:val="18"/>
                </w:rPr>
                <w:t>80.2</w:t>
              </w:r>
            </w:ins>
          </w:p>
        </w:tc>
        <w:tc>
          <w:tcPr>
            <w:tcW w:w="1025" w:type="dxa"/>
          </w:tcPr>
          <w:p w14:paraId="00BFBA0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39" w:author="Claude" w:date="2026-09-29T00:00:00Z"/>
              </w:rPr>
            </w:pPr>
            <w:ins w:id="440" w:author="Claude" w:date="2026-09-29T00:00:00Z">
              <w:r>
                <w:rPr>
                  <w:rFonts w:ascii="Calibri" w:hAnsi="Calibri" w:cs="Calibri"/>
                  <w:sz w:val="18"/>
                  <w:szCs w:val="18"/>
                </w:rPr>
                <w:t>80.8</w:t>
              </w:r>
            </w:ins>
          </w:p>
        </w:tc>
        <w:tc>
          <w:tcPr>
            <w:tcW w:w="1025" w:type="dxa"/>
          </w:tcPr>
          <w:p w14:paraId="56508BF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41" w:author="Claude" w:date="2026-09-29T00:00:00Z"/>
              </w:rPr>
            </w:pPr>
            <w:ins w:id="442" w:author="Claude" w:date="2026-09-29T00:00:00Z">
              <w:r>
                <w:rPr>
                  <w:rFonts w:ascii="Calibri" w:hAnsi="Calibri" w:cs="Calibri"/>
                  <w:sz w:val="18"/>
                  <w:szCs w:val="18"/>
                </w:rPr>
                <w:t>81.5</w:t>
              </w:r>
            </w:ins>
          </w:p>
        </w:tc>
      </w:tr>
      <w:tr w:rsidR="00267F12" w14:paraId="3BD58CA4" w14:textId="77777777" w:rsidTr="00267F12">
        <w:trPr>
          <w:ins w:id="443"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2CCB6CBF" w14:textId="77777777" w:rsidR="00267F12" w:rsidRDefault="00000000">
            <w:pPr>
              <w:bidi w:val="0"/>
              <w:jc w:val="center"/>
              <w:rPr>
                <w:ins w:id="444" w:author="Claude" w:date="2026-09-29T00:00:00Z"/>
              </w:rPr>
            </w:pPr>
            <w:ins w:id="445" w:author="Claude" w:date="2026-09-29T00:00:00Z">
              <w:r>
                <w:rPr>
                  <w:rFonts w:ascii="Calibri" w:hAnsi="Calibri" w:cs="Calibri"/>
                  <w:sz w:val="18"/>
                  <w:szCs w:val="18"/>
                </w:rPr>
                <w:t>750</w:t>
              </w:r>
            </w:ins>
          </w:p>
        </w:tc>
        <w:tc>
          <w:tcPr>
            <w:tcW w:w="1025" w:type="dxa"/>
          </w:tcPr>
          <w:p w14:paraId="1317B6B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46" w:author="Claude" w:date="2026-09-29T00:00:00Z"/>
              </w:rPr>
            </w:pPr>
            <w:ins w:id="447" w:author="Claude" w:date="2026-09-29T00:00:00Z">
              <w:r>
                <w:rPr>
                  <w:rFonts w:ascii="Calibri" w:hAnsi="Calibri" w:cs="Calibri"/>
                  <w:sz w:val="18"/>
                  <w:szCs w:val="18"/>
                </w:rPr>
                <w:t>83.2</w:t>
              </w:r>
            </w:ins>
          </w:p>
        </w:tc>
        <w:tc>
          <w:tcPr>
            <w:tcW w:w="1025" w:type="dxa"/>
          </w:tcPr>
          <w:p w14:paraId="0FC9C12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48" w:author="Claude" w:date="2026-09-29T00:00:00Z"/>
              </w:rPr>
            </w:pPr>
            <w:ins w:id="449" w:author="Claude" w:date="2026-09-29T00:00:00Z">
              <w:r>
                <w:rPr>
                  <w:rFonts w:ascii="Calibri" w:hAnsi="Calibri" w:cs="Calibri"/>
                  <w:sz w:val="18"/>
                  <w:szCs w:val="18"/>
                </w:rPr>
                <w:t>83.6</w:t>
              </w:r>
            </w:ins>
          </w:p>
        </w:tc>
        <w:tc>
          <w:tcPr>
            <w:tcW w:w="1025" w:type="dxa"/>
          </w:tcPr>
          <w:p w14:paraId="4A03EF3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0" w:author="Claude" w:date="2026-09-29T00:00:00Z"/>
              </w:rPr>
            </w:pPr>
            <w:ins w:id="451" w:author="Claude" w:date="2026-09-29T00:00:00Z">
              <w:r>
                <w:rPr>
                  <w:rFonts w:ascii="Calibri" w:hAnsi="Calibri" w:cs="Calibri"/>
                  <w:sz w:val="18"/>
                  <w:szCs w:val="18"/>
                </w:rPr>
                <w:t>83.8</w:t>
              </w:r>
            </w:ins>
          </w:p>
        </w:tc>
        <w:tc>
          <w:tcPr>
            <w:tcW w:w="1025" w:type="dxa"/>
          </w:tcPr>
          <w:p w14:paraId="13FD59C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2" w:author="Claude" w:date="2026-09-29T00:00:00Z"/>
              </w:rPr>
            </w:pPr>
            <w:ins w:id="453" w:author="Claude" w:date="2026-09-29T00:00:00Z">
              <w:r>
                <w:rPr>
                  <w:rFonts w:ascii="Calibri" w:hAnsi="Calibri" w:cs="Calibri"/>
                  <w:sz w:val="18"/>
                  <w:szCs w:val="18"/>
                </w:rPr>
                <w:t>84.0</w:t>
              </w:r>
            </w:ins>
          </w:p>
        </w:tc>
        <w:tc>
          <w:tcPr>
            <w:tcW w:w="1025" w:type="dxa"/>
          </w:tcPr>
          <w:p w14:paraId="796A6C6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4" w:author="Claude" w:date="2026-09-29T00:00:00Z"/>
              </w:rPr>
            </w:pPr>
            <w:ins w:id="455" w:author="Claude" w:date="2026-09-29T00:00:00Z">
              <w:r>
                <w:rPr>
                  <w:rFonts w:ascii="Calibri" w:hAnsi="Calibri" w:cs="Calibri"/>
                  <w:sz w:val="18"/>
                  <w:szCs w:val="18"/>
                </w:rPr>
                <w:t>84.2</w:t>
              </w:r>
            </w:ins>
          </w:p>
        </w:tc>
        <w:tc>
          <w:tcPr>
            <w:tcW w:w="1025" w:type="dxa"/>
          </w:tcPr>
          <w:p w14:paraId="02CE8DD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6" w:author="Claude" w:date="2026-09-29T00:00:00Z"/>
              </w:rPr>
            </w:pPr>
            <w:ins w:id="457" w:author="Claude" w:date="2026-09-29T00:00:00Z">
              <w:r>
                <w:rPr>
                  <w:rFonts w:ascii="Calibri" w:hAnsi="Calibri" w:cs="Calibri"/>
                  <w:sz w:val="18"/>
                  <w:szCs w:val="18"/>
                </w:rPr>
                <w:t>84.4</w:t>
              </w:r>
            </w:ins>
          </w:p>
        </w:tc>
        <w:tc>
          <w:tcPr>
            <w:tcW w:w="1025" w:type="dxa"/>
          </w:tcPr>
          <w:p w14:paraId="4923DE2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58" w:author="Claude" w:date="2026-09-29T00:00:00Z"/>
              </w:rPr>
            </w:pPr>
            <w:ins w:id="459" w:author="Claude" w:date="2026-09-29T00:00:00Z">
              <w:r>
                <w:rPr>
                  <w:rFonts w:ascii="Calibri" w:hAnsi="Calibri" w:cs="Calibri"/>
                  <w:sz w:val="18"/>
                  <w:szCs w:val="18"/>
                </w:rPr>
                <w:t>85.1</w:t>
              </w:r>
            </w:ins>
          </w:p>
        </w:tc>
        <w:tc>
          <w:tcPr>
            <w:tcW w:w="1025" w:type="dxa"/>
          </w:tcPr>
          <w:p w14:paraId="000E336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0" w:author="Claude" w:date="2026-09-29T00:00:00Z"/>
              </w:rPr>
            </w:pPr>
            <w:ins w:id="461" w:author="Claude" w:date="2026-09-29T00:00:00Z">
              <w:r>
                <w:rPr>
                  <w:rFonts w:ascii="Calibri" w:hAnsi="Calibri" w:cs="Calibri"/>
                  <w:sz w:val="18"/>
                  <w:szCs w:val="18"/>
                </w:rPr>
                <w:t>85.7</w:t>
              </w:r>
            </w:ins>
          </w:p>
        </w:tc>
      </w:tr>
      <w:tr w:rsidR="00267F12" w14:paraId="2C2A9F66" w14:textId="77777777" w:rsidTr="00267F12">
        <w:trPr>
          <w:ins w:id="462"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0A815436" w14:textId="77777777" w:rsidR="00267F12" w:rsidRDefault="00000000">
            <w:pPr>
              <w:bidi w:val="0"/>
              <w:jc w:val="center"/>
              <w:rPr>
                <w:ins w:id="463" w:author="Claude" w:date="2026-09-29T00:00:00Z"/>
              </w:rPr>
            </w:pPr>
            <w:ins w:id="464" w:author="Claude" w:date="2026-09-29T00:00:00Z">
              <w:r>
                <w:rPr>
                  <w:rFonts w:ascii="Calibri" w:hAnsi="Calibri" w:cs="Calibri"/>
                  <w:sz w:val="18"/>
                  <w:szCs w:val="18"/>
                </w:rPr>
                <w:t>800</w:t>
              </w:r>
            </w:ins>
          </w:p>
        </w:tc>
        <w:tc>
          <w:tcPr>
            <w:tcW w:w="1025" w:type="dxa"/>
          </w:tcPr>
          <w:p w14:paraId="1E885A8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5" w:author="Claude" w:date="2026-09-29T00:00:00Z"/>
              </w:rPr>
            </w:pPr>
            <w:ins w:id="466" w:author="Claude" w:date="2026-09-29T00:00:00Z">
              <w:r>
                <w:rPr>
                  <w:rFonts w:ascii="Calibri" w:hAnsi="Calibri" w:cs="Calibri"/>
                  <w:sz w:val="18"/>
                  <w:szCs w:val="18"/>
                </w:rPr>
                <w:t>85.3</w:t>
              </w:r>
            </w:ins>
          </w:p>
        </w:tc>
        <w:tc>
          <w:tcPr>
            <w:tcW w:w="1025" w:type="dxa"/>
          </w:tcPr>
          <w:p w14:paraId="7006E99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7" w:author="Claude" w:date="2026-09-29T00:00:00Z"/>
              </w:rPr>
            </w:pPr>
            <w:ins w:id="468" w:author="Claude" w:date="2026-09-29T00:00:00Z">
              <w:r>
                <w:rPr>
                  <w:rFonts w:ascii="Calibri" w:hAnsi="Calibri" w:cs="Calibri"/>
                  <w:sz w:val="18"/>
                  <w:szCs w:val="18"/>
                </w:rPr>
                <w:t>87.1</w:t>
              </w:r>
            </w:ins>
          </w:p>
        </w:tc>
        <w:tc>
          <w:tcPr>
            <w:tcW w:w="1025" w:type="dxa"/>
          </w:tcPr>
          <w:p w14:paraId="543CA7F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69" w:author="Claude" w:date="2026-09-29T00:00:00Z"/>
              </w:rPr>
            </w:pPr>
            <w:ins w:id="470" w:author="Claude" w:date="2026-09-29T00:00:00Z">
              <w:r>
                <w:rPr>
                  <w:rFonts w:ascii="Calibri" w:hAnsi="Calibri" w:cs="Calibri"/>
                  <w:sz w:val="18"/>
                  <w:szCs w:val="18"/>
                </w:rPr>
                <w:t>87.3</w:t>
              </w:r>
            </w:ins>
          </w:p>
        </w:tc>
        <w:tc>
          <w:tcPr>
            <w:tcW w:w="1025" w:type="dxa"/>
          </w:tcPr>
          <w:p w14:paraId="3605763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1" w:author="Claude" w:date="2026-09-29T00:00:00Z"/>
              </w:rPr>
            </w:pPr>
            <w:ins w:id="472" w:author="Claude" w:date="2026-09-29T00:00:00Z">
              <w:r>
                <w:rPr>
                  <w:rFonts w:ascii="Calibri" w:hAnsi="Calibri" w:cs="Calibri"/>
                  <w:sz w:val="18"/>
                  <w:szCs w:val="18"/>
                </w:rPr>
                <w:t>87.6</w:t>
              </w:r>
            </w:ins>
          </w:p>
        </w:tc>
        <w:tc>
          <w:tcPr>
            <w:tcW w:w="1025" w:type="dxa"/>
          </w:tcPr>
          <w:p w14:paraId="0A96007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3" w:author="Claude" w:date="2026-09-29T00:00:00Z"/>
              </w:rPr>
            </w:pPr>
            <w:ins w:id="474" w:author="Claude" w:date="2026-09-29T00:00:00Z">
              <w:r>
                <w:rPr>
                  <w:rFonts w:ascii="Calibri" w:hAnsi="Calibri" w:cs="Calibri"/>
                  <w:sz w:val="18"/>
                  <w:szCs w:val="18"/>
                </w:rPr>
                <w:t>87.7</w:t>
              </w:r>
            </w:ins>
          </w:p>
        </w:tc>
        <w:tc>
          <w:tcPr>
            <w:tcW w:w="1025" w:type="dxa"/>
          </w:tcPr>
          <w:p w14:paraId="379D9EB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5" w:author="Claude" w:date="2026-09-29T00:00:00Z"/>
              </w:rPr>
            </w:pPr>
            <w:ins w:id="476" w:author="Claude" w:date="2026-09-29T00:00:00Z">
              <w:r>
                <w:rPr>
                  <w:rFonts w:ascii="Calibri" w:hAnsi="Calibri" w:cs="Calibri"/>
                  <w:sz w:val="18"/>
                  <w:szCs w:val="18"/>
                </w:rPr>
                <w:t>88.0</w:t>
              </w:r>
            </w:ins>
          </w:p>
        </w:tc>
        <w:tc>
          <w:tcPr>
            <w:tcW w:w="1025" w:type="dxa"/>
          </w:tcPr>
          <w:p w14:paraId="34DDB9A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7" w:author="Claude" w:date="2026-09-29T00:00:00Z"/>
              </w:rPr>
            </w:pPr>
            <w:ins w:id="478" w:author="Claude" w:date="2026-09-29T00:00:00Z">
              <w:r>
                <w:rPr>
                  <w:rFonts w:ascii="Calibri" w:hAnsi="Calibri" w:cs="Calibri"/>
                  <w:sz w:val="18"/>
                  <w:szCs w:val="18"/>
                </w:rPr>
                <w:t>88.6</w:t>
              </w:r>
            </w:ins>
          </w:p>
        </w:tc>
        <w:tc>
          <w:tcPr>
            <w:tcW w:w="1025" w:type="dxa"/>
          </w:tcPr>
          <w:p w14:paraId="39271A5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79" w:author="Claude" w:date="2026-09-29T00:00:00Z"/>
              </w:rPr>
            </w:pPr>
            <w:ins w:id="480" w:author="Claude" w:date="2026-09-29T00:00:00Z">
              <w:r>
                <w:rPr>
                  <w:rFonts w:ascii="Calibri" w:hAnsi="Calibri" w:cs="Calibri"/>
                  <w:sz w:val="18"/>
                  <w:szCs w:val="18"/>
                </w:rPr>
                <w:t>89.2</w:t>
              </w:r>
            </w:ins>
          </w:p>
        </w:tc>
      </w:tr>
      <w:tr w:rsidR="00267F12" w14:paraId="05C3B5A9" w14:textId="77777777" w:rsidTr="00267F12">
        <w:trPr>
          <w:ins w:id="481" w:author="Claude" w:date="2026-09-29T00:00:00Z"/>
        </w:trPr>
        <w:tc>
          <w:tcPr>
            <w:cnfStyle w:val="001000000000" w:firstRow="0" w:lastRow="0" w:firstColumn="1" w:lastColumn="0" w:oddVBand="0" w:evenVBand="0" w:oddHBand="0" w:evenHBand="0" w:firstRowFirstColumn="0" w:firstRowLastColumn="0" w:lastRowFirstColumn="0" w:lastRowLastColumn="0"/>
            <w:tcW w:w="2200" w:type="dxa"/>
          </w:tcPr>
          <w:p w14:paraId="7A31E870" w14:textId="77777777" w:rsidR="00267F12" w:rsidRDefault="00000000">
            <w:pPr>
              <w:bidi w:val="0"/>
              <w:jc w:val="center"/>
              <w:rPr>
                <w:ins w:id="482" w:author="Claude" w:date="2026-09-29T00:00:00Z"/>
              </w:rPr>
            </w:pPr>
            <w:ins w:id="483" w:author="Claude" w:date="2026-09-29T00:00:00Z">
              <w:r>
                <w:rPr>
                  <w:rFonts w:ascii="Calibri" w:hAnsi="Calibri" w:cs="Calibri"/>
                  <w:sz w:val="18"/>
                  <w:szCs w:val="18"/>
                </w:rPr>
                <w:t>850</w:t>
              </w:r>
            </w:ins>
          </w:p>
        </w:tc>
        <w:tc>
          <w:tcPr>
            <w:tcW w:w="1025" w:type="dxa"/>
          </w:tcPr>
          <w:p w14:paraId="67AF0F7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84" w:author="Claude" w:date="2026-09-29T00:00:00Z"/>
              </w:rPr>
            </w:pPr>
            <w:ins w:id="485" w:author="Claude" w:date="2026-09-29T00:00:00Z">
              <w:r>
                <w:rPr>
                  <w:rFonts w:ascii="Calibri" w:hAnsi="Calibri" w:cs="Calibri"/>
                  <w:sz w:val="18"/>
                  <w:szCs w:val="18"/>
                </w:rPr>
                <w:t>85.3</w:t>
              </w:r>
            </w:ins>
          </w:p>
        </w:tc>
        <w:tc>
          <w:tcPr>
            <w:tcW w:w="1025" w:type="dxa"/>
          </w:tcPr>
          <w:p w14:paraId="41F12EF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86" w:author="Claude" w:date="2026-09-29T00:00:00Z"/>
              </w:rPr>
            </w:pPr>
            <w:ins w:id="487" w:author="Claude" w:date="2026-09-29T00:00:00Z">
              <w:r>
                <w:rPr>
                  <w:rFonts w:ascii="Calibri" w:hAnsi="Calibri" w:cs="Calibri"/>
                  <w:sz w:val="18"/>
                  <w:szCs w:val="18"/>
                </w:rPr>
                <w:t>89.2</w:t>
              </w:r>
            </w:ins>
          </w:p>
        </w:tc>
        <w:tc>
          <w:tcPr>
            <w:tcW w:w="1025" w:type="dxa"/>
          </w:tcPr>
          <w:p w14:paraId="5CA347F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88" w:author="Claude" w:date="2026-09-29T00:00:00Z"/>
              </w:rPr>
            </w:pPr>
            <w:ins w:id="489" w:author="Claude" w:date="2026-09-29T00:00:00Z">
              <w:r>
                <w:rPr>
                  <w:rFonts w:ascii="Calibri" w:hAnsi="Calibri" w:cs="Calibri"/>
                  <w:sz w:val="18"/>
                  <w:szCs w:val="18"/>
                </w:rPr>
                <w:t>90.2</w:t>
              </w:r>
            </w:ins>
          </w:p>
        </w:tc>
        <w:tc>
          <w:tcPr>
            <w:tcW w:w="1025" w:type="dxa"/>
          </w:tcPr>
          <w:p w14:paraId="7F0CBC3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90" w:author="Claude" w:date="2026-09-29T00:00:00Z"/>
              </w:rPr>
            </w:pPr>
            <w:ins w:id="491" w:author="Claude" w:date="2026-09-29T00:00:00Z">
              <w:r>
                <w:rPr>
                  <w:rFonts w:ascii="Calibri" w:hAnsi="Calibri" w:cs="Calibri"/>
                  <w:sz w:val="18"/>
                  <w:szCs w:val="18"/>
                </w:rPr>
                <w:t>90.5</w:t>
              </w:r>
            </w:ins>
          </w:p>
        </w:tc>
        <w:tc>
          <w:tcPr>
            <w:tcW w:w="1025" w:type="dxa"/>
          </w:tcPr>
          <w:p w14:paraId="269CD8D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92" w:author="Claude" w:date="2026-09-29T00:00:00Z"/>
              </w:rPr>
            </w:pPr>
            <w:ins w:id="493" w:author="Claude" w:date="2026-09-29T00:00:00Z">
              <w:r>
                <w:rPr>
                  <w:rFonts w:ascii="Calibri" w:hAnsi="Calibri" w:cs="Calibri"/>
                  <w:sz w:val="18"/>
                  <w:szCs w:val="18"/>
                </w:rPr>
                <w:t>90.7</w:t>
              </w:r>
            </w:ins>
          </w:p>
        </w:tc>
        <w:tc>
          <w:tcPr>
            <w:tcW w:w="1025" w:type="dxa"/>
          </w:tcPr>
          <w:p w14:paraId="6A3710D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94" w:author="Claude" w:date="2026-09-29T00:00:00Z"/>
              </w:rPr>
            </w:pPr>
            <w:ins w:id="495" w:author="Claude" w:date="2026-09-29T00:00:00Z">
              <w:r>
                <w:rPr>
                  <w:rFonts w:ascii="Calibri" w:hAnsi="Calibri" w:cs="Calibri"/>
                  <w:sz w:val="18"/>
                  <w:szCs w:val="18"/>
                </w:rPr>
                <w:t>90.9</w:t>
              </w:r>
            </w:ins>
          </w:p>
        </w:tc>
        <w:tc>
          <w:tcPr>
            <w:tcW w:w="1025" w:type="dxa"/>
          </w:tcPr>
          <w:p w14:paraId="5D8EAB9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96" w:author="Claude" w:date="2026-09-29T00:00:00Z"/>
              </w:rPr>
            </w:pPr>
            <w:ins w:id="497" w:author="Claude" w:date="2026-09-29T00:00:00Z">
              <w:r>
                <w:rPr>
                  <w:rFonts w:ascii="Calibri" w:hAnsi="Calibri" w:cs="Calibri"/>
                  <w:sz w:val="18"/>
                  <w:szCs w:val="18"/>
                </w:rPr>
                <w:t>91.7</w:t>
              </w:r>
            </w:ins>
          </w:p>
        </w:tc>
        <w:tc>
          <w:tcPr>
            <w:tcW w:w="1025" w:type="dxa"/>
          </w:tcPr>
          <w:p w14:paraId="4559169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rPr>
                <w:ins w:id="498" w:author="Claude" w:date="2026-09-29T00:00:00Z"/>
              </w:rPr>
            </w:pPr>
            <w:ins w:id="499" w:author="Claude" w:date="2026-09-29T00:00:00Z">
              <w:r>
                <w:rPr>
                  <w:rFonts w:ascii="Calibri" w:hAnsi="Calibri" w:cs="Calibri"/>
                  <w:sz w:val="18"/>
                  <w:szCs w:val="18"/>
                </w:rPr>
                <w:t>92.3</w:t>
              </w:r>
            </w:ins>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500" w:name="_Toc142292921"/>
      <w:r>
        <w:rPr>
          <w:rFonts w:ascii="Calibri" w:hAnsi="Calibri" w:cs="Calibri"/>
          <w:i/>
          <w:iCs/>
        </w:rPr>
        <w:t>Figure S6: Relationship between water suppliers and consumers</w:t>
      </w:r>
      <w:r>
        <w:rPr>
          <w:rFonts w:ascii="Calibri" w:hAnsi="Calibri" w:cs="Calibri"/>
          <w:i/>
          <w:iCs/>
          <w:rtl/>
        </w:rPr>
        <w:br/>
      </w:r>
    </w:p>
    <w:bookmarkEnd w:id="500"/>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lastRenderedPageBreak/>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501"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501"/>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502"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502"/>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503" w:name="_Toc142292923"/>
    </w:p>
    <w:bookmarkEnd w:id="503"/>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lastRenderedPageBreak/>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504"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504"/>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505"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505"/>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lastRenderedPageBreak/>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506"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506"/>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lastRenderedPageBreak/>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Production and consumption of water (Central Bureau of Statistics, 2022)</w:t>
        </w:r>
      </w:hyperlink>
      <w:bookmarkStart w:id="507" w:name="_Ref142481691"/>
    </w:p>
    <w:p w14:paraId="7ABCBA5F" w14:textId="6A61C8EC"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The Israeli population forecast (Central Bureau of Statistics, 2019)</w:t>
        </w:r>
      </w:hyperlink>
      <w:bookmarkEnd w:id="507"/>
    </w:p>
    <w:p w14:paraId="3546B9A9"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8"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xml:space="preserve">: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w:t>
      </w:r>
      <w:r>
        <w:rPr>
          <w:rFonts w:ascii="Calibri" w:hAnsi="Calibri" w:cs="Calibri"/>
          <w:rtl/>
        </w:rPr>
        <w:lastRenderedPageBreak/>
        <w:t>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9"/>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AED9" w14:textId="77777777" w:rsidR="00C852E4" w:rsidRDefault="00C852E4">
      <w:r>
        <w:separator/>
      </w:r>
    </w:p>
  </w:endnote>
  <w:endnote w:type="continuationSeparator" w:id="0">
    <w:p w14:paraId="7A5AAE1D" w14:textId="77777777" w:rsidR="00C852E4" w:rsidRDefault="00C85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6E90" w14:textId="77777777" w:rsidR="00C852E4" w:rsidRDefault="00C852E4">
      <w:r>
        <w:separator/>
      </w:r>
    </w:p>
  </w:footnote>
  <w:footnote w:type="continuationSeparator" w:id="0">
    <w:p w14:paraId="1845F9B4" w14:textId="77777777" w:rsidR="00C852E4" w:rsidRDefault="00C85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654E1"/>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13AC"/>
    <w:rsid w:val="000B2950"/>
    <w:rsid w:val="000C0DE4"/>
    <w:rsid w:val="000C46C1"/>
    <w:rsid w:val="000C65BA"/>
    <w:rsid w:val="000C77C5"/>
    <w:rsid w:val="000C7C3C"/>
    <w:rsid w:val="000D0E6C"/>
    <w:rsid w:val="000D2778"/>
    <w:rsid w:val="000D292F"/>
    <w:rsid w:val="000E0E5F"/>
    <w:rsid w:val="000E2371"/>
    <w:rsid w:val="000E621A"/>
    <w:rsid w:val="000E7333"/>
    <w:rsid w:val="000F5531"/>
    <w:rsid w:val="000F71C2"/>
    <w:rsid w:val="00100F8B"/>
    <w:rsid w:val="0010132F"/>
    <w:rsid w:val="0010258F"/>
    <w:rsid w:val="0010458A"/>
    <w:rsid w:val="00104F73"/>
    <w:rsid w:val="001058ED"/>
    <w:rsid w:val="00105E55"/>
    <w:rsid w:val="00106D0F"/>
    <w:rsid w:val="001143D3"/>
    <w:rsid w:val="00114B8A"/>
    <w:rsid w:val="001150E9"/>
    <w:rsid w:val="001160AE"/>
    <w:rsid w:val="0011714E"/>
    <w:rsid w:val="00123543"/>
    <w:rsid w:val="001239B4"/>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14C5"/>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1F78A6"/>
    <w:rsid w:val="00201F39"/>
    <w:rsid w:val="00207B93"/>
    <w:rsid w:val="00210491"/>
    <w:rsid w:val="0021078B"/>
    <w:rsid w:val="00211B71"/>
    <w:rsid w:val="00211D98"/>
    <w:rsid w:val="00211DDE"/>
    <w:rsid w:val="0021248E"/>
    <w:rsid w:val="00216107"/>
    <w:rsid w:val="002213A4"/>
    <w:rsid w:val="00222293"/>
    <w:rsid w:val="002225F4"/>
    <w:rsid w:val="0022391B"/>
    <w:rsid w:val="00225B6D"/>
    <w:rsid w:val="002312CF"/>
    <w:rsid w:val="00232DD1"/>
    <w:rsid w:val="00235E88"/>
    <w:rsid w:val="00241F1F"/>
    <w:rsid w:val="00242A88"/>
    <w:rsid w:val="002472FF"/>
    <w:rsid w:val="002501EC"/>
    <w:rsid w:val="00250DC2"/>
    <w:rsid w:val="0025195D"/>
    <w:rsid w:val="002526C2"/>
    <w:rsid w:val="00253F5A"/>
    <w:rsid w:val="00255284"/>
    <w:rsid w:val="00257F20"/>
    <w:rsid w:val="0026084D"/>
    <w:rsid w:val="0026126D"/>
    <w:rsid w:val="00262EF0"/>
    <w:rsid w:val="00263034"/>
    <w:rsid w:val="002654CE"/>
    <w:rsid w:val="0026794A"/>
    <w:rsid w:val="00267F12"/>
    <w:rsid w:val="00270081"/>
    <w:rsid w:val="002713FC"/>
    <w:rsid w:val="00271782"/>
    <w:rsid w:val="0027186D"/>
    <w:rsid w:val="00274E35"/>
    <w:rsid w:val="00276897"/>
    <w:rsid w:val="002803D9"/>
    <w:rsid w:val="002808B9"/>
    <w:rsid w:val="00287045"/>
    <w:rsid w:val="00287222"/>
    <w:rsid w:val="00290DE2"/>
    <w:rsid w:val="0029139C"/>
    <w:rsid w:val="00293218"/>
    <w:rsid w:val="0029433F"/>
    <w:rsid w:val="002960FA"/>
    <w:rsid w:val="002A00A1"/>
    <w:rsid w:val="002A0CEC"/>
    <w:rsid w:val="002A1313"/>
    <w:rsid w:val="002A3CA1"/>
    <w:rsid w:val="002A67B3"/>
    <w:rsid w:val="002B4743"/>
    <w:rsid w:val="002B5B68"/>
    <w:rsid w:val="002B5DB7"/>
    <w:rsid w:val="002C50C0"/>
    <w:rsid w:val="002C5D6A"/>
    <w:rsid w:val="002C698C"/>
    <w:rsid w:val="002D1101"/>
    <w:rsid w:val="002D291C"/>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275F6"/>
    <w:rsid w:val="0034191E"/>
    <w:rsid w:val="00342E86"/>
    <w:rsid w:val="0034573D"/>
    <w:rsid w:val="003462BE"/>
    <w:rsid w:val="0034721B"/>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8460F"/>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3F63FF"/>
    <w:rsid w:val="00405401"/>
    <w:rsid w:val="00406920"/>
    <w:rsid w:val="00410DDF"/>
    <w:rsid w:val="004134BC"/>
    <w:rsid w:val="00414868"/>
    <w:rsid w:val="00414BC3"/>
    <w:rsid w:val="00416859"/>
    <w:rsid w:val="00430602"/>
    <w:rsid w:val="0043215D"/>
    <w:rsid w:val="00432873"/>
    <w:rsid w:val="00435124"/>
    <w:rsid w:val="00435670"/>
    <w:rsid w:val="00441EDB"/>
    <w:rsid w:val="00444C55"/>
    <w:rsid w:val="004504D4"/>
    <w:rsid w:val="00452011"/>
    <w:rsid w:val="0045277F"/>
    <w:rsid w:val="004576B4"/>
    <w:rsid w:val="00457AEF"/>
    <w:rsid w:val="0046077A"/>
    <w:rsid w:val="0046220B"/>
    <w:rsid w:val="0046319D"/>
    <w:rsid w:val="00467C9A"/>
    <w:rsid w:val="00471639"/>
    <w:rsid w:val="0047236C"/>
    <w:rsid w:val="00476259"/>
    <w:rsid w:val="0047713D"/>
    <w:rsid w:val="00480827"/>
    <w:rsid w:val="00484C8B"/>
    <w:rsid w:val="004869E4"/>
    <w:rsid w:val="00487A26"/>
    <w:rsid w:val="004911CF"/>
    <w:rsid w:val="004969B9"/>
    <w:rsid w:val="004A20D0"/>
    <w:rsid w:val="004A4A1C"/>
    <w:rsid w:val="004A4E97"/>
    <w:rsid w:val="004B2D93"/>
    <w:rsid w:val="004B3A68"/>
    <w:rsid w:val="004B55EF"/>
    <w:rsid w:val="004B747B"/>
    <w:rsid w:val="004B792D"/>
    <w:rsid w:val="004B793A"/>
    <w:rsid w:val="004C26ED"/>
    <w:rsid w:val="004C2A8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452A"/>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1C89"/>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98C"/>
    <w:rsid w:val="005E1A81"/>
    <w:rsid w:val="005E2284"/>
    <w:rsid w:val="005E2314"/>
    <w:rsid w:val="005E2976"/>
    <w:rsid w:val="005E2BD6"/>
    <w:rsid w:val="005F13B2"/>
    <w:rsid w:val="005F7ACD"/>
    <w:rsid w:val="0060326D"/>
    <w:rsid w:val="00603412"/>
    <w:rsid w:val="006049B4"/>
    <w:rsid w:val="00604D23"/>
    <w:rsid w:val="006078DC"/>
    <w:rsid w:val="00611139"/>
    <w:rsid w:val="00611C75"/>
    <w:rsid w:val="00611EA0"/>
    <w:rsid w:val="00613E1F"/>
    <w:rsid w:val="00616EEF"/>
    <w:rsid w:val="00617F47"/>
    <w:rsid w:val="006204B6"/>
    <w:rsid w:val="00627A9B"/>
    <w:rsid w:val="00630255"/>
    <w:rsid w:val="006317AA"/>
    <w:rsid w:val="00631B87"/>
    <w:rsid w:val="00632468"/>
    <w:rsid w:val="006401DC"/>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268E"/>
    <w:rsid w:val="00783A8F"/>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08EA"/>
    <w:rsid w:val="007F3685"/>
    <w:rsid w:val="00801733"/>
    <w:rsid w:val="00802874"/>
    <w:rsid w:val="00802BD4"/>
    <w:rsid w:val="008034E5"/>
    <w:rsid w:val="00804F34"/>
    <w:rsid w:val="00807223"/>
    <w:rsid w:val="00807AFE"/>
    <w:rsid w:val="00810377"/>
    <w:rsid w:val="008104CD"/>
    <w:rsid w:val="008107F5"/>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6932"/>
    <w:rsid w:val="00846AAF"/>
    <w:rsid w:val="008472A4"/>
    <w:rsid w:val="00861E39"/>
    <w:rsid w:val="00862019"/>
    <w:rsid w:val="0086237A"/>
    <w:rsid w:val="008629EA"/>
    <w:rsid w:val="00865E81"/>
    <w:rsid w:val="00866ED2"/>
    <w:rsid w:val="008713BF"/>
    <w:rsid w:val="0087249A"/>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1B87"/>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60C33"/>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564C1"/>
    <w:rsid w:val="00A61C66"/>
    <w:rsid w:val="00A62375"/>
    <w:rsid w:val="00A645EE"/>
    <w:rsid w:val="00A65CD0"/>
    <w:rsid w:val="00A661F9"/>
    <w:rsid w:val="00A66867"/>
    <w:rsid w:val="00A66C2F"/>
    <w:rsid w:val="00A670B2"/>
    <w:rsid w:val="00A71177"/>
    <w:rsid w:val="00A73D5D"/>
    <w:rsid w:val="00A74322"/>
    <w:rsid w:val="00A75047"/>
    <w:rsid w:val="00A8014B"/>
    <w:rsid w:val="00A80152"/>
    <w:rsid w:val="00A80814"/>
    <w:rsid w:val="00A832C7"/>
    <w:rsid w:val="00A83563"/>
    <w:rsid w:val="00A86C7E"/>
    <w:rsid w:val="00A9004F"/>
    <w:rsid w:val="00A90387"/>
    <w:rsid w:val="00A9163C"/>
    <w:rsid w:val="00A918CC"/>
    <w:rsid w:val="00A91938"/>
    <w:rsid w:val="00A9268A"/>
    <w:rsid w:val="00A92CB0"/>
    <w:rsid w:val="00A958B6"/>
    <w:rsid w:val="00A96D1B"/>
    <w:rsid w:val="00A97A0E"/>
    <w:rsid w:val="00AA28C6"/>
    <w:rsid w:val="00AA740A"/>
    <w:rsid w:val="00AB06B3"/>
    <w:rsid w:val="00AB131C"/>
    <w:rsid w:val="00AB5273"/>
    <w:rsid w:val="00AB588F"/>
    <w:rsid w:val="00AC35B8"/>
    <w:rsid w:val="00AC5214"/>
    <w:rsid w:val="00AC6F2B"/>
    <w:rsid w:val="00AD1598"/>
    <w:rsid w:val="00AD3C25"/>
    <w:rsid w:val="00AD57C7"/>
    <w:rsid w:val="00AE19C1"/>
    <w:rsid w:val="00AE1E2B"/>
    <w:rsid w:val="00AE293B"/>
    <w:rsid w:val="00AF7548"/>
    <w:rsid w:val="00AF7928"/>
    <w:rsid w:val="00B007ED"/>
    <w:rsid w:val="00B015F6"/>
    <w:rsid w:val="00B03422"/>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05FF"/>
    <w:rsid w:val="00B52CAE"/>
    <w:rsid w:val="00B538FE"/>
    <w:rsid w:val="00B55D5A"/>
    <w:rsid w:val="00B56BC0"/>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5C4"/>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079"/>
    <w:rsid w:val="00BF422B"/>
    <w:rsid w:val="00C01291"/>
    <w:rsid w:val="00C21055"/>
    <w:rsid w:val="00C22222"/>
    <w:rsid w:val="00C24D17"/>
    <w:rsid w:val="00C27189"/>
    <w:rsid w:val="00C274E5"/>
    <w:rsid w:val="00C27F48"/>
    <w:rsid w:val="00C30306"/>
    <w:rsid w:val="00C32D78"/>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2E4"/>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5E10"/>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7A1"/>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5B0"/>
    <w:rsid w:val="00DA068E"/>
    <w:rsid w:val="00DA4CBF"/>
    <w:rsid w:val="00DA59D8"/>
    <w:rsid w:val="00DA76FD"/>
    <w:rsid w:val="00DB28A8"/>
    <w:rsid w:val="00DB3A3F"/>
    <w:rsid w:val="00DB50C5"/>
    <w:rsid w:val="00DB7593"/>
    <w:rsid w:val="00DC0C94"/>
    <w:rsid w:val="00DC0EEB"/>
    <w:rsid w:val="00DC1930"/>
    <w:rsid w:val="00DC1D60"/>
    <w:rsid w:val="00DC338B"/>
    <w:rsid w:val="00DC3B79"/>
    <w:rsid w:val="00DC3DB2"/>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B2"/>
    <w:rsid w:val="00EC29EE"/>
    <w:rsid w:val="00ED15BA"/>
    <w:rsid w:val="00ED40E1"/>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10B"/>
    <w:rsid w:val="00F22AEF"/>
    <w:rsid w:val="00F26A72"/>
    <w:rsid w:val="00F33132"/>
    <w:rsid w:val="00F371AD"/>
    <w:rsid w:val="00F420E0"/>
    <w:rsid w:val="00F4449B"/>
    <w:rsid w:val="00F46839"/>
    <w:rsid w:val="00F51284"/>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97B4A"/>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4685"/>
    <w:rsid w:val="00FD5100"/>
    <w:rsid w:val="00FE4197"/>
    <w:rsid w:val="00FE44B5"/>
    <w:rsid w:val="00FE44F5"/>
    <w:rsid w:val="00FE5038"/>
    <w:rsid w:val="00FF3B59"/>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7"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50"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8"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1</Pages>
  <Words>22530</Words>
  <Characters>128426</Characters>
  <Application>Microsoft Office Word</Application>
  <DocSecurity>0</DocSecurity>
  <Lines>1070</Lines>
  <Paragraphs>301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192</cp:revision>
  <cp:lastPrinted>2025-09-29T10:09:00Z</cp:lastPrinted>
  <dcterms:created xsi:type="dcterms:W3CDTF">2026-09-27T05:23:00Z</dcterms:created>
  <dcterms:modified xsi:type="dcterms:W3CDTF">2026-10-11T06:36:00Z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