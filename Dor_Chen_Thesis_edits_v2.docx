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2D89EDE1" w14:textId="77777777" w:rsidR="00FA16F9" w:rsidRDefault="00FA16F9" w:rsidP="008034E5">
      <w:pPr>
        <w:bidi w:val="0"/>
        <w:rPr>
          <w:rFonts w:cs="David"/>
        </w:rPr>
      </w:pPr>
    </w:p>
    <w:p w14:paraId="1F77AEB3" w14:textId="77777777" w:rsidR="00FA16F9" w:rsidRDefault="00FA16F9" w:rsidP="008034E5">
      <w:pPr>
        <w:bidi w:val="0"/>
        <w:rPr>
          <w:rFonts w:cs="David"/>
        </w:rPr>
      </w:pPr>
    </w:p>
    <w:p w14:paraId="4D75DA53" w14:textId="77777777" w:rsidR="00FA16F9" w:rsidRDefault="00F903DB" w:rsidP="008034E5">
      <w:pPr>
        <w:bidi w:val="0"/>
        <w:rPr>
          <w:rFonts w:cs="David"/>
        </w:rPr>
      </w:pPr>
      <w:r>
        <w:rPr>
          <w:rFonts w:cs="David"/>
        </w:rPr>
        <w:tab/>
      </w:r>
    </w:p>
    <w:p w14:paraId="3D457F10" w14:textId="77777777" w:rsidR="00FA16F9" w:rsidRDefault="00FA16F9" w:rsidP="008034E5">
      <w:pPr>
        <w:bidi w:val="0"/>
        <w:jc w:val="center"/>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72F9EFDF" w14:textId="77777777" w:rsidR="00FA16F9" w:rsidRDefault="00FA16F9" w:rsidP="008034E5">
      <w:pPr>
        <w:pStyle w:val="Heading1"/>
        <w:bidi w:val="0"/>
        <w:sectPr w:rsidR="00FA16F9" w:rsidSect="00FA16F9">
          <w:pgSz w:w="11906" w:h="16838"/>
          <w:pgMar w:top="1440" w:right="851" w:bottom="1440" w:left="851" w:header="709" w:footer="709" w:gutter="0"/>
          <w:pgNumType w:start="0"/>
          <w:cols w:space="708"/>
          <w:titlePg/>
          <w:bidi/>
          <w:rtlGutter/>
          <w:docGrid w:linePitch="360"/>
        </w:sectPr>
      </w:pPr>
    </w:p>
    <w:p w14:paraId="74D97C3E" w14:textId="77777777" w:rsidR="00DF3096" w:rsidRDefault="00F903DB" w:rsidP="008034E5">
      <w:pPr>
        <w:pStyle w:val="Heading1"/>
        <w:bidi w:val="0"/>
      </w:pPr>
      <w:bookmarkStart w:id="5" w:name="_Toc223013388"/>
      <w:r>
        <w:lastRenderedPageBreak/>
        <w:t>Abstract</w:t>
      </w:r>
      <w:bookmarkEnd w:id="0"/>
      <w:bookmarkEnd w:id="1"/>
      <w:bookmarkEnd w:id="2"/>
      <w:bookmarkEnd w:id="3"/>
      <w:bookmarkEnd w:id="5"/>
    </w:p>
    <w:p w14:paraId="012D9B63" w14:textId="1560A328" w:rsidR="002E6F45" w:rsidRPr="002E6F45" w:rsidRDefault="00F903DB" w:rsidP="008034E5">
      <w:pPr>
        <w:pStyle w:val="TOCHeading"/>
        <w:bidi w:val="0"/>
        <w:rPr>
          <w:rFonts w:ascii="Calibri" w:hAnsi="Calibri" w:cs="Calibri"/>
          <w:color w:val="auto"/>
          <w:sz w:val="24"/>
          <w:szCs w:val="24"/>
        </w:rPr>
      </w:pPr>
      <w:bookmarkStart w:id="6" w:name="_Toc209882148"/>
      <w:bookmarkStart w:id="7" w:name="_Toc209900258"/>
      <w:bookmarkStart w:id="8" w:name="_Toc209901104"/>
      <w:commentRangeStart w:id="9"/>
      <w:r>
        <w:rPr>
          <w:rFonts w:ascii="Calibri" w:hAnsi="Calibri" w:cs="Calibri"/>
          <w:color w:val="auto"/>
          <w:sz w:val="24"/>
          <w:szCs w:val="24"/>
          <w:rtl w:val="0"/>
          <w:cs w:val="0"/>
        </w:rPr>
        <w:t>Climate change mitigation requires rapid decarbonization of national power systems, yet the available pathways are strongly conditioned by structural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(~245,000-time steps, 2023–2050). The problem is formulated as a large-scale linear program (LP) that minimizes cumulative greenhouse gas emissions subject to constraints on land availability, system cost, ramping, and storage dynamics.</w:t>
      </w:r>
      <w:commentRangeEnd w:id="9"/>
      <w:r w:rsidRPr="002E6F45">
        <w:rPr>
          <w:rStyle w:val="CommentReference"/>
          <w:rFonts w:ascii="Calibri" w:hAnsi="Calibri" w:cs="Calibri"/>
          <w:color w:val="auto"/>
          <w:sz w:val="24"/>
          <w:szCs w:val="24"/>
        </w:rPr>
        <w:commentReference w:id="9"/>
      </w:r>
    </w:p>
    <w:p w14:paraId="1BAC48BD" w14:textId="3EB789F6" w:rsidR="0067205A" w:rsidRDefault="00F903DB" w:rsidP="008034E5">
      <w:pPr>
        <w:pStyle w:val="TOCHeading"/>
        <w:bidi w:val="0"/>
        <w:rPr>
          <w:rFonts w:ascii="Calibri" w:hAnsi="Calibri" w:cs="Calibri"/>
          <w:color w:val="auto"/>
          <w:sz w:val="24"/>
          <w:szCs w:val="24"/>
          <w:cs w:val="0"/>
        </w:rPr>
      </w:pPr>
      <w:r>
        <w:rPr>
          <w:rFonts w:ascii="Calibri" w:hAnsi="Calibri" w:cs="Calibri"/>
          <w:color w:val="auto"/>
          <w:sz w:val="24"/>
          <w:szCs w:val="24"/>
          <w:rtl w:val="0"/>
          <w:cs w:val="0"/>
        </w:rPr>
        <w:t>The results consistently show that solar photovoltaics and battery storage act as the primary enablers of high renewable penetration, while gas-fired generation remains as a residual balancing resource. Renewable shares of approximately 70–80% are found to be technically feasible and economically efficient under current assumptions. Pushing renewable penetration beyond roughly 90% requires disproportionately larger expansions of infrastructure and solar land, accompanied by rising system costs and increasing levels of curtailment. In terms of direct system costs alone, fossil-dominated configurations appear significantly cheaper than high-renewable systems. However, when external costs associated with air pollution and greenhouse gas emissions are explicitly accounted for, the total cost of fossil-based pathways rises to levels comparable with those of systems achieving close to 90% renewable penetration. This finding highlights that apparent cost advantages depend strongly on cost composition and accounting assumptions, rather than on total expenditure levels alone.</w:t>
      </w:r>
    </w:p>
    <w:p w14:paraId="54D6A3C2" w14:textId="77777777" w:rsidR="0021078B"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focus the analysis on economically plausible system configurations, the study further examines a subset of scenarios characterized by relatively low average system cost within each renewable penetration range. This comparison shows that cost efficiency primarily constrains the overall scale of the system, such as the required infrastructure and capacity expansion, rather than its fundamental composition. Across cost-efficient solutions, the dominant role of solar generation, battery storage, and gas-based balancing remains consistent, while differences in system cost are mainly driven by the extent of deployment rather than by technology substitutions.</w:t>
      </w:r>
    </w:p>
    <w:p w14:paraId="38397F93" w14:textId="6091CF9D" w:rsidR="002E6F45" w:rsidRDefault="00F903DB" w:rsidP="008034E5">
      <w:pPr>
        <w:pStyle w:val="TOCHeading"/>
        <w:bidi w:val="0"/>
        <w:rPr>
          <w:rFonts w:asciiTheme="majorHAnsi" w:eastAsiaTheme="majorEastAsia" w:hAnsiTheme="majorHAnsi" w:cstheme="majorBidi"/>
          <w:color w:val="0F4761" w:themeColor="accent1" w:themeShade="BF"/>
          <w:sz w:val="40"/>
          <w:szCs w:val="40"/>
          <w:rtl w:val="0"/>
          <w:cs w:val="0"/>
        </w:rPr>
      </w:pPr>
      <w:r>
        <w:rPr>
          <w:rFonts w:ascii="Calibri" w:hAnsi="Calibri" w:cs="Calibri"/>
          <w:color w:val="auto"/>
          <w:sz w:val="24"/>
          <w:szCs w:val="24"/>
          <w:rtl w:val="0"/>
          <w:cs w:val="0"/>
        </w:rPr>
        <w:lastRenderedPageBreak/>
        <w:t>Sensitivity analysis further identifies the joint availability of budget and solar land as the key limiting factors for achieving very high renewable shares. The results indicate that around a renewable penetration level of 90%, corresponding to approximately 700–900 km² of allocated solar land from a possible range of 450 to 900 km² and system cost ceilings on the order of (8–10)×10¹¹</w:t>
      </w:r>
      <w:r>
        <w:rPr>
          <w:rFonts w:ascii="Calibri" w:hAnsi="Calibri" w:cs="Calibri"/>
          <w:color w:val="auto"/>
          <w:sz w:val="24"/>
          <w:szCs w:val="24"/>
          <w:cs w:val="0"/>
        </w:rPr>
        <w:t>₪</w:t>
      </w:r>
      <w:r>
        <w:rPr>
          <w:rFonts w:ascii="Calibri" w:hAnsi="Calibri" w:cs="Calibri"/>
          <w:color w:val="auto"/>
          <w:sz w:val="24"/>
          <w:szCs w:val="24"/>
          <w:rtl w:val="0"/>
          <w:cs w:val="0"/>
        </w:rPr>
        <w:t>, from a possible range of 7 to 11.5 ×10¹¹</w:t>
      </w:r>
      <w:r>
        <w:rPr>
          <w:rFonts w:ascii="Calibri" w:hAnsi="Calibri" w:cs="Calibri"/>
          <w:color w:val="auto"/>
          <w:sz w:val="24"/>
          <w:szCs w:val="24"/>
          <w:cs w:val="0"/>
        </w:rPr>
        <w:t xml:space="preserve">₪ </w:t>
      </w:r>
      <w:r>
        <w:rPr>
          <w:rFonts w:ascii="Calibri" w:hAnsi="Calibri" w:cs="Calibri"/>
          <w:color w:val="auto"/>
          <w:sz w:val="24"/>
          <w:szCs w:val="24"/>
          <w:rtl w:val="0"/>
          <w:cs w:val="0"/>
        </w:rPr>
        <w:t>relaxing either constraint in isolation is insufficient to enable substantially higher renewable shares. Beyond this point, additional budget without land expansion, or additional land without corresponding financial flexibility, yields only marginal improvements, underscoring the coupled nature of economic and spatial constraints in deep decarbonization pathways. The contributions of this thesis are threefold. Methodologically, it demonstrates how optimization-based electricity models can extend footprint-oriented sustainability frameworks into operational decision-support tools. Empirically, it provides original system-level insights into Israel’s electricity transition under multiple interacting constraints. Analytically, it clarifies the joint role of land, cost, and emissions in shaping feasible and cost-efficient decarbonization pathways. More broadly, the findings indicate that while deep decarbonization of the electricity sector is technically achievable, its success depends on coordinated spatial planning, large-scale storage deployment, and consistent accounting of environmental externalities. Although Israel represents a relatively small national system, its structural characteristics — limited land availability, rapid demand growth, and ambitious decarbonization targets — mirror constraints increasingly faced by densely populated and land-constrained countries worldwide. As such, the Israeli case provides a structurally relevant prototype for understanding deep decarbonization pathways under spatial scarcity.</w:t>
      </w:r>
      <w:r>
        <w:rPr>
          <w:rFonts w:ascii="Calibri" w:hAnsi="Calibri" w:cs="Calibri"/>
          <w:b/>
          <w:bCs/>
          <w:color w:val="auto"/>
          <w:sz w:val="24"/>
          <w:szCs w:val="24"/>
          <w:rtl w:val="0"/>
          <w:cs w:val="0"/>
        </w:rPr>
        <w:br/>
      </w:r>
      <w:r>
        <w:rPr>
          <w:rFonts w:ascii="Calibri" w:hAnsi="Calibri" w:cs="Calibri"/>
          <w:b/>
          <w:bCs/>
          <w:color w:val="auto"/>
          <w:sz w:val="24"/>
          <w:szCs w:val="24"/>
          <w:rtl w:val="0"/>
          <w:cs w:val="0"/>
        </w:rPr>
        <w:br/>
        <w:t>Keywords:</w:t>
      </w:r>
      <w:r>
        <w:rPr>
          <w:rFonts w:ascii="Calibri" w:hAnsi="Calibri" w:cs="Calibri"/>
          <w:color w:val="auto"/>
          <w:sz w:val="24"/>
          <w:szCs w:val="24"/>
          <w:rtl w:val="0"/>
          <w:cs w:val="0"/>
        </w:rPr>
        <w:t xml:space="preserve"> Energy transition, Electricity sector, LP optimization, Renewable integration, Land constraint, Battery storage, Curtailment, Policy implications, Emissions accounting, Sensitivity analysis</w:t>
      </w:r>
    </w:p>
    <w:p w14:paraId="1FB9207C"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1324A072"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1BAAE33"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4C8E48B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58CD4E"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4A83A37" w14:textId="77777777"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57AD38A1" w14:textId="23DD6E43" w:rsidR="002E6F45" w:rsidRDefault="002E6F45" w:rsidP="008034E5">
      <w:pPr>
        <w:pStyle w:val="TOCHeading"/>
        <w:bidi w:val="0"/>
        <w:rPr>
          <w:rFonts w:asciiTheme="majorHAnsi" w:eastAsiaTheme="majorEastAsia" w:hAnsiTheme="majorHAnsi" w:cstheme="majorBidi"/>
          <w:color w:val="0F4761" w:themeColor="accent1" w:themeShade="BF"/>
          <w:sz w:val="40"/>
          <w:szCs w:val="40"/>
          <w:rtl w:val="0"/>
          <w:cs w:val="0"/>
        </w:rPr>
      </w:pPr>
    </w:p>
    <w:p w14:paraId="3EF9C925" w14:textId="010C8093" w:rsidR="002B4743" w:rsidRDefault="00F903DB" w:rsidP="008034E5">
      <w:pPr>
        <w:pStyle w:val="TOCHeading"/>
        <w:bidi w:val="0"/>
        <w:rPr>
          <w:i/>
          <w:iCs/>
          <w:cs w:val="0"/>
        </w:rPr>
      </w:pPr>
      <w:r>
        <w:rPr>
          <w:rFonts w:asciiTheme="majorHAnsi" w:eastAsiaTheme="majorEastAsia" w:hAnsiTheme="majorHAnsi" w:cstheme="majorBidi"/>
          <w:color w:val="0F4761" w:themeColor="accent1" w:themeShade="BF"/>
          <w:sz w:val="40"/>
          <w:szCs w:val="40"/>
          <w:rtl w:val="0"/>
          <w:cs w:val="0"/>
        </w:rPr>
        <w:lastRenderedPageBreak/>
        <w:t>Acknowledgments</w:t>
      </w:r>
    </w:p>
    <w:p w14:paraId="0FA65F6B" w14:textId="33C79AF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wish to express my deepest gratitude to my two advisors.</w:t>
      </w:r>
      <w:r>
        <w:rPr>
          <w:rFonts w:ascii="Calibri" w:hAnsi="Calibri" w:cs="Calibri"/>
          <w:color w:val="auto"/>
          <w:sz w:val="24"/>
          <w:szCs w:val="24"/>
          <w:rtl w:val="0"/>
          <w:cs w:val="0"/>
        </w:rPr>
        <w:br/>
        <w:t>To Professor Raziel</w:t>
      </w:r>
      <w:r>
        <w:t xml:space="preserve"> </w:t>
      </w:r>
      <w:r>
        <w:rPr>
          <w:rFonts w:ascii="Calibri" w:hAnsi="Calibri" w:cs="Calibri"/>
          <w:color w:val="auto"/>
          <w:sz w:val="24"/>
          <w:szCs w:val="24"/>
          <w:rtl w:val="0"/>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bidi w:val="0"/>
        <w:rPr>
          <w:rFonts w:ascii="Calibri" w:hAnsi="Calibri" w:cs="Calibri"/>
          <w:color w:val="auto"/>
          <w:sz w:val="24"/>
          <w:szCs w:val="24"/>
        </w:rPr>
      </w:pPr>
      <w:r>
        <w:rPr>
          <w:rFonts w:ascii="Calibri" w:hAnsi="Calibri" w:cs="Calibri"/>
          <w:color w:val="auto"/>
          <w:sz w:val="24"/>
          <w:szCs w:val="24"/>
          <w:rtl w:val="0"/>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bidi w:val="0"/>
        <w:rPr>
          <w:rFonts w:ascii="Calibri" w:hAnsi="Calibri" w:cs="Calibri"/>
          <w:color w:val="auto"/>
          <w:sz w:val="24"/>
          <w:szCs w:val="24"/>
          <w:rtl w:val="0"/>
          <w:cs w:val="0"/>
        </w:rPr>
      </w:pPr>
      <w:r>
        <w:rPr>
          <w:rFonts w:ascii="Calibri" w:hAnsi="Calibri" w:cs="Calibri"/>
          <w:color w:val="auto"/>
          <w:sz w:val="24"/>
          <w:szCs w:val="24"/>
          <w:rtl w:val="0"/>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bidi w:val="0"/>
        <w:rPr>
          <w:rFonts w:ascii="Calibri" w:hAnsi="Calibri" w:cs="Calibri"/>
          <w:color w:val="auto"/>
          <w:sz w:val="24"/>
          <w:szCs w:val="24"/>
          <w:rtl w:val="0"/>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4ED31F8A" w14:textId="77777777" w:rsidR="002B4743" w:rsidRDefault="002B4743" w:rsidP="008034E5">
      <w:pPr>
        <w:bidi w:val="0"/>
      </w:pPr>
    </w:p>
    <w:p w14:paraId="07C40503" w14:textId="77777777" w:rsidR="005E027B" w:rsidRDefault="005E027B" w:rsidP="008034E5">
      <w:pPr>
        <w:bidi w:val="0"/>
      </w:pPr>
    </w:p>
    <w:p w14:paraId="6EB8E0C0" w14:textId="77777777" w:rsidR="005E027B" w:rsidRDefault="005E027B" w:rsidP="008034E5">
      <w:pPr>
        <w:bidi w:val="0"/>
      </w:pPr>
    </w:p>
    <w:p w14:paraId="365253C6" w14:textId="77777777" w:rsidR="005E027B" w:rsidRDefault="005E027B" w:rsidP="008034E5">
      <w:pPr>
        <w:bidi w:val="0"/>
      </w:pPr>
    </w:p>
    <w:p w14:paraId="23FCF679" w14:textId="77777777" w:rsidR="005E027B" w:rsidRDefault="005E027B" w:rsidP="008034E5">
      <w:pPr>
        <w:bidi w:val="0"/>
      </w:pPr>
    </w:p>
    <w:p w14:paraId="1A09AE62" w14:textId="77777777" w:rsidR="005E027B" w:rsidRDefault="005E027B" w:rsidP="008034E5">
      <w:pPr>
        <w:bidi w:val="0"/>
      </w:pPr>
    </w:p>
    <w:p w14:paraId="51221A5F" w14:textId="77777777" w:rsidR="002B4743" w:rsidRDefault="002B4743" w:rsidP="008034E5">
      <w:pPr>
        <w:bidi w:val="0"/>
      </w:pPr>
    </w:p>
    <w:p w14:paraId="7198C59D" w14:textId="77777777" w:rsidR="002B4743" w:rsidRDefault="002B4743" w:rsidP="008034E5">
      <w:pPr>
        <w:bidi w:val="0"/>
      </w:pPr>
    </w:p>
    <w:p w14:paraId="134A5062" w14:textId="77777777" w:rsidR="002B4743" w:rsidRDefault="002B4743" w:rsidP="008034E5">
      <w:pPr>
        <w:bidi w:val="0"/>
      </w:pPr>
    </w:p>
    <w:p w14:paraId="6ADCD324" w14:textId="77777777" w:rsidR="002B4743" w:rsidRDefault="002B4743" w:rsidP="008034E5">
      <w:pPr>
        <w:bidi w:val="0"/>
      </w:pPr>
    </w:p>
    <w:p w14:paraId="6B77A501" w14:textId="77777777" w:rsidR="002B4743" w:rsidRDefault="002B4743" w:rsidP="008034E5">
      <w:pPr>
        <w:bidi w:val="0"/>
      </w:pPr>
    </w:p>
    <w:p w14:paraId="136CCCEE" w14:textId="4CE6F34F" w:rsidR="00DF3096" w:rsidRDefault="00F903DB" w:rsidP="008034E5">
      <w:pPr>
        <w:pStyle w:val="Heading1"/>
        <w:bidi w:val="0"/>
      </w:pPr>
      <w:r>
        <w:lastRenderedPageBreak/>
        <w:br/>
      </w:r>
      <w:bookmarkStart w:id="10" w:name="_Toc223013389"/>
      <w:r>
        <w:br/>
        <w:t>Table of Contents</w:t>
      </w:r>
      <w:bookmarkEnd w:id="6"/>
      <w:bookmarkEnd w:id="7"/>
      <w:bookmarkEnd w:id="8"/>
      <w:bookmarkEnd w:id="10"/>
    </w:p>
    <w:p w14:paraId="1492BD58" w14:textId="3604F4A8" w:rsidR="008034E5" w:rsidRDefault="00F903DB" w:rsidP="008034E5">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5CCE2F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cost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8034E5">
      <w:pPr>
        <w:pStyle w:val="TOC2"/>
        <w:tabs>
          <w:tab w:val="right" w:leader="dot" w:pos="8296"/>
        </w:tabs>
        <w:bidi w:val="0"/>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8034E5">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2D1D6866" w14:textId="77777777" w:rsidR="00DF3096" w:rsidRPr="00D80A01" w:rsidRDefault="00F903DB" w:rsidP="00155EAC">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Figures</w:t>
      </w:r>
    </w:p>
    <w:p w14:paraId="0BBAC383" w14:textId="6F85A14B" w:rsidR="008034E5" w:rsidRDefault="00F903DB" w:rsidP="00155EAC">
      <w:pPr>
        <w:pStyle w:val="TableofFigures"/>
        <w:tabs>
          <w:tab w:val="right" w:leader="dot" w:pos="8296"/>
        </w:tabs>
        <w:bidi w:val="0"/>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tabs>
          <w:tab w:val="right" w:leader="dot" w:pos="8296"/>
        </w:tabs>
        <w:bidi w:val="0"/>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pPr>
    </w:p>
    <w:p w14:paraId="73DBDA9E" w14:textId="4F7EAD15" w:rsidR="006317AA" w:rsidRPr="00D80A01" w:rsidRDefault="00F903DB" w:rsidP="008034E5">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t>List of Tables</w:t>
      </w:r>
    </w:p>
    <w:p w14:paraId="5E9D78A3" w14:textId="77777777" w:rsidR="00DF3096" w:rsidRDefault="00DF3096" w:rsidP="008034E5">
      <w:pPr>
        <w:bidi w:val="0"/>
        <w:rPr>
          <w:rtl/>
        </w:rPr>
      </w:pPr>
    </w:p>
    <w:p w14:paraId="0C23EB01" w14:textId="77777777" w:rsidR="008139C7" w:rsidRDefault="008139C7" w:rsidP="008034E5">
      <w:pPr>
        <w:bidi w:val="0"/>
      </w:pPr>
    </w:p>
    <w:p w14:paraId="550E5161" w14:textId="6E4BCD9F" w:rsidR="006317AA" w:rsidRDefault="00F903DB" w:rsidP="008034E5">
      <w:pPr>
        <w:pStyle w:val="TableofFigures"/>
        <w:tabs>
          <w:tab w:val="right" w:leader="dot" w:pos="8296"/>
        </w:tabs>
        <w:bidi w:val="0"/>
        <w:rPr>
          <w:rFonts w:asciiTheme="minorHAnsi" w:eastAsiaTheme="minorEastAsia" w:hAnsiTheme="minorHAnsi" w:cstheme="minorBidi"/>
          <w:noProof/>
          <w:kern w:val="2"/>
          <w:rtl/>
          <w:lang w:eastAsia="en-US"/>
        </w:rPr>
      </w:pPr>
      <w:r>
        <w:fldChar w:fldCharType="begin"/>
      </w:r>
      <w:r>
        <w:instrText xml:space="preserve"> TOC \h \z \c "Table" </w:instrText>
      </w:r>
      <w:r>
        <w:fldChar w:fldCharType="separate"/>
      </w:r>
      <w:hyperlink w:anchor="_Toc219409746" w:history="1">
        <w:r>
          <w:rPr>
            <w:rStyle w:val="Hyperlink"/>
            <w:rFonts w:eastAsiaTheme="majorEastAsia"/>
            <w:noProof/>
          </w:rPr>
          <w:t>Table</w:t>
        </w:r>
        <w:r>
          <w:rPr>
            <w:rStyle w:val="Hyperlink"/>
            <w:rFonts w:eastAsiaTheme="majorEastAsia"/>
            <w:noProof/>
            <w:rtl/>
          </w:rPr>
          <w:t xml:space="preserve"> 1</w:t>
        </w:r>
        <w:r>
          <w:rPr>
            <w:rStyle w:val="Hyperlink"/>
            <w:rFonts w:eastAsiaTheme="majorEastAsia"/>
            <w:noProof/>
          </w:rPr>
          <w:t xml:space="preserve"> -  Battery discharge event statistics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Toc219409746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Pr>
          <w:t>38</w:t>
        </w:r>
        <w:r>
          <w:rPr>
            <w:rStyle w:val="Hyperlink"/>
            <w:rFonts w:eastAsiaTheme="majorEastAsia"/>
            <w:noProof/>
            <w:rtl/>
          </w:rPr>
          <w:fldChar w:fldCharType="end"/>
        </w:r>
      </w:hyperlink>
    </w:p>
    <w:p w14:paraId="58FB4E44" w14:textId="2154E9A1" w:rsidR="008139C7" w:rsidRDefault="00F903DB" w:rsidP="008034E5">
      <w:pPr>
        <w:bidi w:val="0"/>
      </w:pPr>
      <w:r>
        <w:fldChar w:fldCharType="end"/>
      </w:r>
    </w:p>
    <w:p w14:paraId="3BF67CCA" w14:textId="77777777" w:rsidR="008139C7" w:rsidRDefault="008139C7" w:rsidP="008034E5">
      <w:pPr>
        <w:bidi w:val="0"/>
      </w:pPr>
    </w:p>
    <w:p w14:paraId="7A1E3569" w14:textId="77777777" w:rsidR="008139C7" w:rsidRDefault="008139C7" w:rsidP="008034E5">
      <w:pPr>
        <w:bidi w:val="0"/>
      </w:pPr>
    </w:p>
    <w:p w14:paraId="73F3E9CA" w14:textId="77777777" w:rsidR="008139C7" w:rsidRDefault="008139C7" w:rsidP="008034E5">
      <w:pPr>
        <w:bidi w:val="0"/>
      </w:pPr>
    </w:p>
    <w:p w14:paraId="6F5CD2E8" w14:textId="77777777" w:rsidR="008139C7" w:rsidRDefault="008139C7" w:rsidP="008034E5">
      <w:pPr>
        <w:bidi w:val="0"/>
      </w:pPr>
    </w:p>
    <w:p w14:paraId="5713F71B" w14:textId="77777777" w:rsidR="008139C7" w:rsidRDefault="008139C7" w:rsidP="008034E5">
      <w:pPr>
        <w:bidi w:val="0"/>
      </w:pPr>
    </w:p>
    <w:p w14:paraId="33FBA525" w14:textId="77777777" w:rsidR="008139C7" w:rsidRDefault="008139C7" w:rsidP="008034E5">
      <w:pPr>
        <w:bidi w:val="0"/>
      </w:pPr>
    </w:p>
    <w:p w14:paraId="57FB4A37" w14:textId="77777777" w:rsidR="008139C7" w:rsidRDefault="008139C7" w:rsidP="008034E5">
      <w:pPr>
        <w:bidi w:val="0"/>
      </w:pPr>
    </w:p>
    <w:p w14:paraId="5E5B0EA6" w14:textId="77777777" w:rsidR="008139C7" w:rsidRDefault="008139C7" w:rsidP="008034E5">
      <w:pPr>
        <w:bidi w:val="0"/>
      </w:pPr>
    </w:p>
    <w:p w14:paraId="664DDB02" w14:textId="77777777" w:rsidR="008139C7" w:rsidRDefault="008139C7" w:rsidP="008034E5">
      <w:pPr>
        <w:bidi w:val="0"/>
      </w:pPr>
    </w:p>
    <w:p w14:paraId="53D7BA5C" w14:textId="77777777" w:rsidR="008139C7" w:rsidRDefault="008139C7" w:rsidP="008034E5">
      <w:pPr>
        <w:bidi w:val="0"/>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1" w:name="_Toc209882149"/>
      <w:bookmarkStart w:id="12" w:name="_Toc209900259"/>
      <w:bookmarkStart w:id="13" w:name="_Toc209901105"/>
      <w:bookmarkStart w:id="14" w:name="_Toc223013390"/>
      <w:bookmarkStart w:id="15" w:name="_Hlk209884539"/>
      <w:r>
        <w:lastRenderedPageBreak/>
        <w:t>Introduction</w:t>
      </w:r>
      <w:bookmarkEnd w:id="11"/>
      <w:bookmarkEnd w:id="12"/>
      <w:bookmarkEnd w:id="13"/>
      <w:bookmarkEnd w:id="14"/>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 xml:space="preserve">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alongside established frameworks such as MARKAL/TIMES (DeCarolis et al., 2020). </w:t>
      </w:r>
      <w:r>
        <w:rPr>
          <w:rFonts w:ascii="Calibri" w:hAnsi="Calibri" w:cs="Calibri"/>
        </w:rPr>
        <w:lastRenderedPageBreak/>
        <w:t>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46DDBDFC"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6" w:name="_Hlk210045754"/>
      <w:r>
        <w:rPr>
          <w:rFonts w:ascii="Calibri" w:hAnsi="Calibri" w:cs="Calibri"/>
        </w:rPr>
        <w:t>(NZO, 2021</w:t>
      </w:r>
      <w:bookmarkEnd w:id="16"/>
      <w:r>
        <w:rPr>
          <w:rFonts w:ascii="Calibri" w:hAnsi="Calibri" w:cs="Calibri"/>
        </w:rPr>
        <w:t>; 2023) emphasizes, the pathways to achieving these targets are fraught with trade-offs. Solar photovoltaics (PV) and battery storage are expected to dominate capacity expansion, but land availability is limited to roughly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66D7EAA7" w:rsidR="00752365" w:rsidRPr="00752365" w:rsidRDefault="00F903DB" w:rsidP="008034E5">
      <w:pPr>
        <w:bidi w:val="0"/>
        <w:rPr>
          <w:rFonts w:ascii="Calibri" w:hAnsi="Calibri" w:cs="Calibri"/>
        </w:rPr>
      </w:pPr>
      <w:bookmarkStart w:id="17" w:name="_Hlk210049660"/>
      <w:r>
        <w:rPr>
          <w:rFonts w:ascii="Calibri" w:hAnsi="Calibri" w:cs="Calibri"/>
        </w:rPr>
        <w:t xml:space="preserve">Building on this foundation, the present thesis advances the analysis by focusing on the electricity sector, Israel’s single largest source of greenhouse gas emissions, and by raising the temporal and technical resolution of the modeling. Specifically, it </w:t>
      </w:r>
      <w:r>
        <w:rPr>
          <w:rFonts w:ascii="Calibri" w:hAnsi="Calibri" w:cs="Calibri"/>
        </w:rPr>
        <w:lastRenderedPageBreak/>
        <w:t>refines the general framework into an optimization-enabled tool, representing electricity generation, storage, and curtailment with hourly granularity (~245,000 hours over 2023–2050). This allows explicit treatment of variability in solar generation, operational constraints of storage, and ramping dynamics of thermal plants, where "ramping" refers to limits on the rate at which new capacity can be added or existing plants can increase or decrease output. By framing the problem as a large-scale linear programming, the model endogenously determines capacity additions and generation mixes that minimize cumulative emissions subject to land, budget, and ramping constraints. In doing so, the framework evolves from scenario exploration to optimization-based decision support, directly informing policy debates on feasible pathways for Israel’s electricity transition</w:t>
      </w:r>
      <w:bookmarkEnd w:id="17"/>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019DCA2E" w:rsidR="00752365" w:rsidRPr="00B06F94" w:rsidRDefault="00F903DB" w:rsidP="008034E5">
      <w:pPr>
        <w:pStyle w:val="ListParagraph"/>
        <w:numPr>
          <w:ilvl w:val="0"/>
          <w:numId w:val="30"/>
        </w:numPr>
        <w:bidi w:val="0"/>
        <w:rPr>
          <w:rFonts w:ascii="Calibri" w:hAnsi="Calibri" w:cs="Calibri"/>
        </w:rPr>
      </w:pPr>
      <w:r>
        <w:rPr>
          <w:rFonts w:ascii="Calibri" w:hAnsi="Calibri" w:cs="Calibri"/>
        </w:rPr>
        <w:t>The effect of available land, budget, on the feasible electricity mix in Israel when optimizing for minimum greenhouse gas emissions towards net-zero?</w:t>
      </w:r>
    </w:p>
    <w:p w14:paraId="21FC919F" w14:textId="77777777" w:rsidR="00752365" w:rsidRPr="00752365" w:rsidRDefault="00752365" w:rsidP="008034E5">
      <w:pPr>
        <w:bidi w:val="0"/>
        <w:rPr>
          <w:rFonts w:ascii="Calibri" w:hAnsi="Calibri" w:cs="Calibri"/>
          <w:rtl/>
        </w:rPr>
      </w:pPr>
    </w:p>
    <w:p w14:paraId="716B4AF0" w14:textId="20F48AF5" w:rsidR="00752365" w:rsidRDefault="00F903DB" w:rsidP="008034E5">
      <w:pPr>
        <w:pStyle w:val="ListParagraph"/>
        <w:numPr>
          <w:ilvl w:val="0"/>
          <w:numId w:val="30"/>
        </w:numPr>
        <w:bidi w:val="0"/>
        <w:rPr>
          <w:rFonts w:ascii="Calibri" w:hAnsi="Calibri" w:cs="Calibri"/>
        </w:rPr>
      </w:pPr>
      <w:r>
        <w:rPr>
          <w:rFonts w:ascii="Calibri" w:hAnsi="Calibri" w:cs="Calibri"/>
        </w:rPr>
        <w:t>Quantitative analysis of the trade-offs between cost, emissions, and renewable penetration when optimizing the system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6E710949"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produces projections for Israel’s electricity sector</w:t>
      </w:r>
      <w:r>
        <w:rPr>
          <w:rFonts w:ascii="Calibri" w:hAnsi="Calibri" w:cs="Calibri" w:hint="cs"/>
          <w:rtl/>
        </w:rPr>
        <w:t xml:space="preserve"> </w:t>
      </w:r>
      <w:r>
        <w:rPr>
          <w:rFonts w:ascii="Calibri" w:hAnsi="Calibri" w:cs="Calibri"/>
        </w:rPr>
        <w:t>ability to change to relying mostly on renewable energy, will quantifying the effect of the available budget and land area use.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77777777"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integration with the NZO platform through an API for cost and emissions data; and finally, the optimization model extending the framework to hourly resolution. Chapter 3 reports the results, including baseline trajectories, scenario outcomes, and optimization outputs. Chapter 4 provides the discussion, situating the findings within broader policy and academic contexts. Chapter 5 concludes with key insights, limitations, and recommendations for future research. References are listed in Chapter 6, and the Appendix provides supplementary material, including mathematical formulations, parameter tables, and validation checks.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8" w:name="_Toc209882150"/>
      <w:bookmarkStart w:id="19" w:name="_Toc209900260"/>
      <w:bookmarkStart w:id="20" w:name="_Toc209901106"/>
      <w:bookmarkStart w:id="21" w:name="_Toc223013391"/>
      <w:r>
        <w:lastRenderedPageBreak/>
        <w:t>Method</w:t>
      </w:r>
      <w:bookmarkEnd w:id="18"/>
      <w:bookmarkEnd w:id="19"/>
      <w:bookmarkEnd w:id="20"/>
      <w:bookmarkEnd w:id="21"/>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2" w:name="_Toc209882151"/>
      <w:bookmarkStart w:id="23" w:name="_Toc209900261"/>
      <w:bookmarkStart w:id="24" w:name="_Toc209901107"/>
      <w:bookmarkStart w:id="25" w:name="_Toc223013392"/>
      <w:r>
        <w:t>2.1 The General Framework Model</w:t>
      </w:r>
      <w:bookmarkEnd w:id="22"/>
      <w:bookmarkEnd w:id="23"/>
      <w:bookmarkEnd w:id="24"/>
      <w:bookmarkEnd w:id="25"/>
    </w:p>
    <w:p w14:paraId="46D54F7C" w14:textId="19DE4605" w:rsidR="00DF3096" w:rsidRPr="001058ED" w:rsidRDefault="00F903DB" w:rsidP="008034E5">
      <w:pPr>
        <w:bidi w:val="0"/>
        <w:rPr>
          <w:del w:id="26" w:author="Claude" w:date="2026-09-29T00:00:00Z"/>
          <w:rFonts w:ascii="Calibri" w:hAnsi="Calibri" w:cs="Calibri"/>
        </w:rPr>
      </w:pPr>
      <w:r>
        <w:rPr>
          <w:rFonts w:ascii="Calibri" w:hAnsi="Calibri" w:cs="Calibri"/>
        </w:rPr>
        <w:t xml:space="preserve">The general model, as developed in Cordova’s thesis and in "Effects of demographic and technological trends on the mitigation of Israel’s </w:t>
      </w:r>
    </w:p>
    <w:p w14:paraId="00572F3A" w14:textId="1F0872DF" w:rsidR="00DF3096" w:rsidRPr="001058ED" w:rsidRDefault="00F903DB" w:rsidP="008034E5">
      <w:pPr>
        <w:bidi w:val="0"/>
        <w:rPr>
          <w:rFonts w:ascii="Calibri" w:hAnsi="Calibri" w:cs="Calibri"/>
        </w:rPr>
      </w:pPr>
      <w:r>
        <w:rPr>
          <w:rFonts w:ascii="Calibri" w:hAnsi="Calibri" w:cs="Calibri"/>
        </w:rPr>
        <w:t xml:space="preserve">environmental footprint" by Cordova et al. (2024), establishes a national-scale framework to evaluate Israel’s environmental footprint across multiple </w:t>
      </w:r>
      <w:bookmarkStart w:id="27" w:name="_Hlk210071730"/>
      <w:r>
        <w:rPr>
          <w:rFonts w:ascii="Calibri" w:hAnsi="Calibri" w:cs="Calibri"/>
        </w:rPr>
        <w:t xml:space="preserve">consumption </w:t>
      </w:r>
      <w:bookmarkEnd w:id="27"/>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8" w:name="_Hlk210071768"/>
      <w:r>
        <w:rPr>
          <w:rFonts w:ascii="Calibri" w:hAnsi="Calibri" w:cs="Calibri"/>
        </w:rPr>
        <w:t xml:space="preserve">The model uses baseline </w:t>
      </w:r>
      <w:bookmarkEnd w:id="28"/>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9"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9"/>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 xml:space="preserve">Finally, the General Framework model enables analysis of the effect of different factors. Using both single-factor and combined analyses, it disentangles the contribution of population growth, consumption increases, and mitigation measures. Results show that while technological and behavioral measures (renewables, food waste reduction, transportation efficiency) can substantially reduce emissions, </w:t>
      </w:r>
      <w:r>
        <w:rPr>
          <w:rFonts w:ascii="Calibri" w:hAnsi="Calibri" w:cs="Calibri"/>
        </w:rPr>
        <w:lastRenderedPageBreak/>
        <w:t>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6"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093BDE30" w:rsidR="00DF3096" w:rsidRDefault="00F903DB" w:rsidP="008034E5">
      <w:pPr>
        <w:pStyle w:val="Caption"/>
        <w:bidi w:val="0"/>
        <w:jc w:val="center"/>
      </w:pPr>
      <w:bookmarkStart w:id="30" w:name="_Toc223013439"/>
      <w:r>
        <w:t xml:space="preserve">Figure </w:t>
      </w:r>
      <w:fldSimple w:instr=" SEQ Figure \* ARABIC ">
        <w:r>
          <w:rPr>
            <w:noProof/>
          </w:rPr>
          <w:t>1</w:t>
        </w:r>
      </w:fldSimple>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30"/>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 xml:space="preserve">The water model for Israel was developed to provide a simplified yet comprehensive representation of the national water system, enabling projections of demand, </w:t>
      </w:r>
      <w:r>
        <w:rPr>
          <w:rFonts w:ascii="Calibri" w:hAnsi="Calibri" w:cs="Calibri"/>
        </w:rPr>
        <w:lastRenderedPageBreak/>
        <w:t xml:space="preserve">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 xml:space="preserve">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w:t>
      </w:r>
      <w:r>
        <w:rPr>
          <w:rFonts w:ascii="Calibri" w:hAnsi="Calibri" w:cs="Calibri"/>
        </w:rPr>
        <w:lastRenderedPageBreak/>
        <w:t>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0559643D" w:rsidR="00DF3096" w:rsidRDefault="00F903DB" w:rsidP="008034E5">
      <w:pPr>
        <w:pStyle w:val="Caption"/>
        <w:bidi w:val="0"/>
        <w:jc w:val="center"/>
        <w:rPr>
          <w:rFonts w:ascii="Calibri" w:hAnsi="Calibri" w:cs="Calibri"/>
        </w:rPr>
      </w:pPr>
      <w:bookmarkStart w:id="35" w:name="_Toc223013440"/>
      <w:r>
        <w:t xml:space="preserve">Figure </w:t>
      </w:r>
      <w:fldSimple w:instr=" SEQ Figure \* ARABIC ">
        <w:r>
          <w:rPr>
            <w:noProof/>
          </w:rPr>
          <w:t>2</w:t>
        </w:r>
      </w:fldSimple>
      <w:r>
        <w:rPr>
          <w:noProof/>
        </w:rPr>
        <w:t>- Water Scheme Model</w:t>
      </w:r>
      <w:bookmarkEnd w:id="35"/>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6" w:name="_Toc209882154"/>
      <w:bookmarkStart w:id="37" w:name="_Toc209900264"/>
      <w:bookmarkStart w:id="38" w:name="_Toc209901110"/>
      <w:bookmarkStart w:id="39" w:name="_Toc223013394"/>
      <w:r>
        <w:t xml:space="preserve">2.3   </w:t>
      </w:r>
      <w:bookmarkStart w:id="40" w:name="_Hlk209775909"/>
      <w:r>
        <w:t>Optimization model</w:t>
      </w:r>
      <w:bookmarkEnd w:id="36"/>
      <w:bookmarkEnd w:id="37"/>
      <w:bookmarkEnd w:id="38"/>
      <w:bookmarkEnd w:id="39"/>
      <w:bookmarkEnd w:id="40"/>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3500647"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adopted in international and national energy planning frameworks as a milestone for deep decarbonization, including the Paris Agreement and multiple Net Zero strategies. Farming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 xml:space="preserve">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w:t>
      </w:r>
      <w:r>
        <w:rPr>
          <w:rFonts w:ascii="Calibri" w:hAnsi="Calibri" w:cs="Calibri"/>
        </w:rPr>
        <w:lastRenderedPageBreak/>
        <w:t>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w:t>
      </w:r>
      <w:ins w:id="41" w:author="Claude" w:date="2026-09-29T00:00:00Z">
        <w:del w:id="42" w:author="Claude" w:date="2026-09-29T00:00:00Z">
          <w:r>
            <w:rPr>
              <w:rFonts w:ascii="Calibri" w:hAnsi="Calibri" w:cs="Calibri"/>
            </w:rPr>
            <w:delText>,</w:delText>
          </w:r>
        </w:del>
      </w:ins>
      <w:r>
        <w:rPr>
          <w:rFonts w:ascii="Calibri" w:hAnsi="Calibri" w:cs="Calibri"/>
        </w:rPr>
        <w:t xml:space="preserve"> and extended across the full multi-decadal horizon. This ensured that 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156082" w:themeColor="accen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156082" w:themeColor="accen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w:t>
      </w:r>
      <w:r>
        <w:rPr>
          <w:rFonts w:ascii="Calibri" w:hAnsi="Calibri" w:cs="Calibri"/>
        </w:rPr>
        <w:lastRenderedPageBreak/>
        <w:t>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sidR="00F903DB">
        <w:rPr>
          <w:rFonts w:ascii="Calibri" w:hAnsi="Calibri" w:cs="Calibri"/>
        </w:rPr>
        <w:t xml:space="preserve">: electricity demand at time </w:t>
      </w:r>
      <m:oMath>
        <m:r>
          <w:rPr>
            <w:rFonts w:ascii="Cambria Math" w:hAnsi="Cambria Math" w:cs="Calibri"/>
          </w:rPr>
          <m:t xml:space="preserve">t </m:t>
        </m:r>
      </m:oMath>
      <w:r w:rsidR="00F903DB">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sidR="00F903DB">
        <w:rPr>
          <w:rFonts w:ascii="Calibri" w:hAnsi="Calibri" w:cs="Calibri"/>
        </w:rPr>
        <w:t>: capacity factor for solar technology</w:t>
      </w:r>
      <m:oMath>
        <m:r>
          <w:rPr>
            <w:rFonts w:ascii="Cambria Math" w:hAnsi="Cambria Math" w:cs="Calibri"/>
          </w:rPr>
          <m:t xml:space="preserve"> </m:t>
        </m:r>
      </m:oMath>
      <w:r w:rsidR="00F903DB">
        <w:rPr>
          <w:rFonts w:ascii="Calibri" w:hAnsi="Calibri" w:cs="Calibri"/>
        </w:rPr>
        <w:t xml:space="preserve">at time </w:t>
      </w:r>
      <m:oMath>
        <m:r>
          <w:rPr>
            <w:rFonts w:ascii="Cambria Math" w:hAnsi="Cambria Math" w:cs="Calibri"/>
          </w:rPr>
          <m:t xml:space="preserve">t </m:t>
        </m:r>
      </m:oMath>
    </w:p>
    <w:p w14:paraId="5905DB7D" w14:textId="5DBF5138" w:rsidR="001C2333" w:rsidRPr="001C2333" w:rsidRDefault="00000000" w:rsidP="001C2333">
      <w:pPr>
        <w:pStyle w:val="ListParagraph"/>
        <w:numPr>
          <w:ilvl w:val="0"/>
          <w:numId w:val="33"/>
        </w:numPr>
        <w:bidi w:val="0"/>
        <w:rPr>
          <w:color w:val="0070C0"/>
          <w:lang w:val="" w:eastAsia=""/>
          <w14:ligatures w14:val="none"/>
        </w:rPr>
      </w:pPr>
      <m:oMath>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cap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fix_op</m:t>
            </m:r>
          </m:sup>
        </m:sSubSup>
        <m:r>
          <w:rPr>
            <w:rFonts w:ascii="Cambria Math" w:hAnsi="Cambria Math" w:cs="Arial"/>
            <w:color w:val="0070C0"/>
            <w:lang w:val="" w:eastAsia=""/>
            <w14:ligatures w14:val="none"/>
          </w:rPr>
          <m:t>,</m:t>
        </m:r>
        <m:sSubSup>
          <m:sSubSupPr>
            <m:ctrlPr>
              <w:rPr>
                <w:rFonts w:ascii="Cambria Math" w:hAnsi="Cambria Math" w:cs="Arial"/>
                <w:color w:val="0070C0"/>
                <w:lang w:val="" w:eastAsia=""/>
                <w14:ligatures w14:val="none"/>
              </w:rPr>
            </m:ctrlPr>
          </m:sSubSup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i</m:t>
            </m:r>
          </m:sub>
          <m:sup>
            <m:r>
              <w:rPr>
                <w:rFonts w:ascii="Cambria Math" w:hAnsi="Cambria Math" w:cs="Arial"/>
                <w:color w:val="0070C0"/>
                <w:lang w:val="" w:eastAsia=""/>
                <w14:ligatures w14:val="none"/>
              </w:rPr>
              <m:t>var_op</m:t>
            </m:r>
          </m:sup>
        </m:sSubSup>
      </m:oMath>
      <w:r w:rsidR="00F903DB">
        <w:rPr>
          <w:color w:val="0070C0"/>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sidR="00F903DB">
        <w:rPr>
          <w:rFonts w:ascii="Calibri" w:hAnsi="Calibri" w:cs="Calibri"/>
        </w:rPr>
        <w:t xml:space="preserve">: emissions intensity of generation technology </w:t>
      </w:r>
      <m:oMath>
        <m:r>
          <w:rPr>
            <w:rFonts w:ascii="Cambria Math" w:hAnsi="Cambria Math" w:cs="Calibri"/>
          </w:rPr>
          <m:t xml:space="preserve">i </m:t>
        </m:r>
      </m:oMath>
      <w:r w:rsidR="00F903DB">
        <w:rPr>
          <w:rFonts w:ascii="Calibri" w:hAnsi="Calibri" w:cs="Calibri"/>
        </w:rPr>
        <w:t xml:space="preserve">at time </w:t>
      </w:r>
      <m:oMath>
        <m:r>
          <w:rPr>
            <w:rFonts w:ascii="Cambria Math" w:hAnsi="Cambria Math" w:cs="Calibri"/>
          </w:rPr>
          <m:t>t</m:t>
        </m:r>
      </m:oMath>
      <w:r w:rsidR="00F903DB">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sidR="00F903DB">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sidR="00F903DB">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sidR="00F903DB">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sidR="00F903DB">
        <w:rPr>
          <w:rFonts w:ascii="Calibri" w:hAnsi="Calibri" w:cs="Calibri"/>
        </w:rPr>
        <w:t>: charging and discharging efficiencies for battery storage</w:t>
      </w:r>
    </w:p>
    <w:p w14:paraId="26B0D502" w14:textId="77777777" w:rsidR="00A361A0" w:rsidRPr="00242A88" w:rsidRDefault="00000000" w:rsidP="00A361A0">
      <w:pPr>
        <w:pStyle w:val="ListParagraph"/>
        <w:numPr>
          <w:ilvl w:val="0"/>
          <w:numId w:val="33"/>
        </w:numPr>
        <w:bidi w:val="0"/>
        <w:rPr>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H</m:t>
            </m:r>
          </m:e>
          <m:sub>
            <m:r>
              <w:rPr>
                <w:rFonts w:ascii="Cambria Math" w:hAnsi="Cambria Math" w:cs="Arial"/>
                <w:color w:val="0070C0"/>
                <w:lang w:val="" w:eastAsia=""/>
                <w14:ligatures w14:val="none"/>
              </w:rPr>
              <m:t>batt</m:t>
            </m:r>
          </m:sub>
        </m:sSub>
      </m:oMath>
      <w:r w:rsidR="00F903DB">
        <w:rPr>
          <w:color w:val="0070C0"/>
          <w:lang w:val="" w:eastAsia=""/>
          <w14:ligatures w14:val="none"/>
        </w:rPr>
        <w:t>: battery storage duration representing the energy-to-power ratio (hours)</w:t>
      </w:r>
    </w:p>
    <w:p w14:paraId="0312573A" w14:textId="5628CFF4" w:rsidR="008F18ED" w:rsidRDefault="00F903DB"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t>
        </m:r>
      </m:oMath>
      <w:r>
        <w:rPr>
          <w:rFonts w:ascii="Arial" w:hAnsi="Arial" w:cs="Arial"/>
          <w:color w:val="0070C0"/>
          <w:lang w:val="" w:eastAsia=""/>
          <w14:ligatures w14:val="none"/>
        </w:rPr>
        <w:t>: discount rate</w:t>
      </w:r>
    </w:p>
    <w:p w14:paraId="2188281B" w14:textId="7A7BF41B" w:rsidR="00631B87"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CR</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i</m:t>
            </m:r>
          </m:sub>
        </m:sSub>
      </m:oMath>
      <w:r>
        <w:rPr>
          <w:rFonts w:ascii="Arial" w:hAnsi="Arial" w:cs="Arial" w:hint="cs"/>
          <w:color w:val="0070C0"/>
          <w:rtl/>
          <w:lang w:val="" w:eastAsia=""/>
          <w14:ligatures w14:val="none"/>
        </w:rPr>
        <w:t xml:space="preserve">: </w:t>
      </w:r>
      <w:r>
        <w:rPr>
          <w:rFonts w:ascii="Arial" w:hAnsi="Arial" w:cs="Arial"/>
          <w:color w:val="0070C0"/>
          <w:lang w:val="" w:eastAsia=""/>
          <w14:ligatures w14:val="none"/>
        </w:rPr>
        <w:t>capital recovery factor</w:t>
      </w:r>
    </w:p>
    <w:p w14:paraId="1222F051" w14:textId="1A7C97EF" w:rsidR="00631B87" w:rsidRPr="008F18ED" w:rsidRDefault="00631B87" w:rsidP="00631B87">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d</m:t>
        </m:r>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f</m:t>
            </m:r>
          </m:e>
          <m:sub>
            <m:r>
              <w:rPr>
                <w:rFonts w:ascii="Cambria Math" w:hAnsi="Cambria Math" w:cs="Arial"/>
                <w:color w:val="0070C0"/>
                <w:lang w:val="" w:eastAsia=""/>
                <w14:ligatures w14:val="none"/>
              </w:rPr>
              <m:t>t</m:t>
            </m:r>
          </m:sub>
        </m:sSub>
      </m:oMath>
      <w:r>
        <w:rPr>
          <w:rFonts w:ascii="Arial" w:hAnsi="Arial" w:cs="Arial" w:hint="cs"/>
          <w:color w:val="0070C0"/>
          <w:rtl/>
          <w:lang w:val="" w:eastAsia=""/>
          <w14:ligatures w14:val="none"/>
        </w:rPr>
        <w:t xml:space="preserve"> :  </w:t>
      </w:r>
      <w:r>
        <w:rPr>
          <w:rFonts w:ascii="Arial" w:hAnsi="Arial" w:cs="Arial"/>
          <w:color w:val="0070C0"/>
          <w:lang w:val="" w:eastAsia=""/>
          <w14:ligatures w14:val="none"/>
        </w:rPr>
        <w:t>yearly discount factor</w:t>
      </w:r>
      <w:r>
        <w:rPr>
          <w:rFonts w:ascii="Arial" w:hAnsi="Arial" w:cs="Arial" w:hint="cs"/>
          <w:color w:val="0070C0"/>
          <w:rtl/>
          <w:lang w:val="" w:eastAsia=""/>
          <w14:ligatures w14:val="none"/>
        </w:rPr>
        <w:t xml:space="preserve"> </w:t>
      </w:r>
    </w:p>
    <w:p w14:paraId="71A8F115" w14:textId="341F2D4C"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RM</m:t>
        </m:r>
      </m:oMath>
      <w:r>
        <w:rPr>
          <w:rFonts w:ascii="Arial" w:hAnsi="Arial" w:cs="Arial"/>
          <w:color w:val="0070C0"/>
          <w:lang w:val="" w:eastAsia=""/>
          <w14:ligatures w14:val="none"/>
        </w:rPr>
        <w:t>: reserve margin multiplier for system reliability</w:t>
      </w:r>
    </w:p>
    <w:p w14:paraId="028A638B" w14:textId="77777777" w:rsidR="00A958B6" w:rsidRDefault="00000000">
      <w:pPr>
        <w:pStyle w:val="ListParagraph"/>
        <w:numPr>
          <w:ilvl w:val="0"/>
          <w:numId w:val="33"/>
        </w:numPr>
        <w:bidi w:val="0"/>
        <w:spacing w:after="100" w:afterAutospacing="1"/>
      </w:pPr>
      <m:oMath>
        <m:sSubSup>
          <m:sSubSupPr>
            <m:ctrlPr>
              <w:rPr>
                <w:rFonts w:ascii="Cambria Math" w:hAnsi="Cambria Math"/>
              </w:rPr>
            </m:ctrlPr>
          </m:sSubSupPr>
          <m:e>
            <m:r>
              <w:ins w:id="43" w:author="Claude" w:date="2026-09-29T00:00:00Z">
                <w:rPr>
                  <w:rFonts w:ascii="Cambria Math" w:hAnsi="Cambria Math"/>
                </w:rPr>
                <m:t>T</m:t>
              </w:ins>
            </m:r>
          </m:e>
          <m:sub>
            <m:r>
              <w:ins w:id="44" w:author="Claude" w:date="2026-09-29T00:00:00Z">
                <w:rPr>
                  <w:rFonts w:ascii="Cambria Math" w:hAnsi="Cambria Math"/>
                </w:rPr>
                <m:t>y</m:t>
              </w:ins>
            </m:r>
          </m:sub>
          <m:sup>
            <m:r>
              <w:rPr>
                <w:rFonts w:ascii="Cambria Math" w:hAnsi="Cambria Math"/>
              </w:rPr>
              <m:t>crit</m:t>
            </m:r>
          </m:sup>
        </m:sSubSup>
      </m:oMath>
      <w:r>
        <w:rPr>
          <w:rFonts w:ascii="Arial" w:hAnsi="Arial" w:cs="Arial"/>
          <w:color w:val="0070C0"/>
          <w:lang w:val="" w:eastAsia=""/>
          <w14:ligatures w14:val="none"/>
        </w:rPr>
        <w:t>: set of critical hours of year y used in the reserve-margin constraint</w:t>
      </w:r>
    </w:p>
    <w:p w14:paraId="7935A87E" w14:textId="51A7EBB3" w:rsidR="008F18ED" w:rsidRPr="008F18ED" w:rsidRDefault="00F903DB" w:rsidP="008F18ED">
      <w:pPr>
        <w:pStyle w:val="ListParagraph"/>
        <w:numPr>
          <w:ilvl w:val="0"/>
          <w:numId w:val="33"/>
        </w:numPr>
        <w:bidi w:val="0"/>
        <w:spacing w:after="100" w:afterAutospacing="1"/>
        <w:rPr>
          <w:rFonts w:ascii="Arial" w:hAnsi="Arial" w:cs="Arial"/>
          <w:color w:val="0070C0"/>
          <w:lang w:val="" w:eastAsia=""/>
          <w14:ligatures w14:val="none"/>
        </w:rPr>
      </w:pPr>
      <m:oMath>
        <m:r>
          <w:rPr>
            <w:rFonts w:ascii="Cambria Math" w:hAnsi="Cambria Math" w:cs="Arial"/>
            <w:color w:val="0070C0"/>
            <w:lang w:val="" w:eastAsia=""/>
            <w14:ligatures w14:val="none"/>
          </w:rPr>
          <m:t>CarbonTax</m:t>
        </m:r>
      </m:oMath>
      <w:r>
        <w:rPr>
          <w:rFonts w:ascii="Arial" w:hAnsi="Arial" w:cs="Arial"/>
          <w:color w:val="0070C0"/>
          <w:lang w:val="" w:eastAsia=""/>
          <w14:ligatures w14:val="none"/>
        </w:rPr>
        <w:t>: carbon cost applied to thermal-generation emissions within the budget constraint (200 NIS/tCO₂e)</w:t>
      </w:r>
    </w:p>
    <w:p w14:paraId="1A8DCFE7" w14:textId="3BB9D902" w:rsidR="008F18ED" w:rsidRPr="008F18ED" w:rsidRDefault="00000000"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α</m:t>
            </m:r>
          </m:e>
          <m:sub>
            <m:r>
              <w:rPr>
                <w:rFonts w:ascii="Cambria Math" w:hAnsi="Cambria Math" w:cs="Arial"/>
                <w:color w:val="0070C0"/>
                <w:lang w:val="" w:eastAsia=""/>
                <w14:ligatures w14:val="none"/>
              </w:rPr>
              <m:t>i</m:t>
            </m:r>
          </m:sub>
        </m:sSub>
      </m:oMath>
      <w:r w:rsidR="00F903DB">
        <w:rPr>
          <w:rFonts w:ascii="Arial" w:hAnsi="Arial" w:cs="Arial"/>
          <w:color w:val="0070C0"/>
          <w:lang w:val="" w:eastAsia=""/>
          <w14:ligatures w14:val="none"/>
        </w:rPr>
        <w:t xml:space="preserve">: land-use intensity of technology </w:t>
      </w:r>
      <m:oMath>
        <m:r>
          <w:rPr>
            <w:rFonts w:ascii="Cambria Math" w:hAnsi="Cambria Math" w:cs="Arial"/>
            <w:color w:val="0070C0"/>
            <w:lang w:val="" w:eastAsia=""/>
            <w14:ligatures w14:val="none"/>
          </w:rPr>
          <m:t>i</m:t>
        </m:r>
      </m:oMath>
      <w:r w:rsidR="00F903DB">
        <w:rPr>
          <w:rFonts w:ascii="Calibri" w:hAnsi="Calibri" w:cs="Calibri"/>
        </w:rPr>
        <w:t xml:space="preserve"> (km²/MW); only solar PV is land-constrained, with </w:t>
      </w:r>
      <m:oMath>
        <m:sSub>
          <m:sSubPr>
            <m:ctrlPr>
              <w:rPr>
                <w:rFonts w:ascii="Cambria Math" w:hAnsi="Cambria Math"/>
              </w:rPr>
            </m:ctrlPr>
          </m:sSubPr>
          <m:e>
            <m:r>
              <w:ins w:id="45" w:author="Claude" w:date="2026-09-29T00:00:00Z">
                <w:rPr>
                  <w:rFonts w:ascii="Cambria Math" w:hAnsi="Cambria Math"/>
                </w:rPr>
                <m:t>α</m:t>
              </w:ins>
            </m:r>
          </m:e>
          <m:sub>
            <m:r>
              <w:ins w:id="46" w:author="Claude" w:date="2026-09-29T00:00:00Z">
                <w:rPr>
                  <w:rFonts w:ascii="Cambria Math" w:hAnsi="Cambria Math"/>
                </w:rPr>
                <m:t>solar</m:t>
              </w:ins>
            </m:r>
          </m:sub>
        </m:sSub>
        <m:r>
          <w:rPr>
            <w:rFonts w:ascii="Cambria Math" w:hAnsi="Cambria Math"/>
          </w:rPr>
          <m:t>=0.0075</m:t>
        </m:r>
      </m:oMath>
      <w:r w:rsidR="00F903DB">
        <w:rPr>
          <w:rFonts w:ascii="Calibri" w:hAnsi="Calibri" w:cs="Calibri"/>
        </w:rPr>
        <w:t xml:space="preserve"> km²/MW (≈133 MW/km²)</w:t>
      </w:r>
    </w:p>
    <w:p w14:paraId="4D6D9A92" w14:textId="73275794" w:rsidR="008F18ED" w:rsidRPr="008F18ED" w:rsidRDefault="00000000" w:rsidP="008F18ED">
      <w:pPr>
        <w:pStyle w:val="ListParagraph"/>
        <w:numPr>
          <w:ilvl w:val="0"/>
          <w:numId w:val="33"/>
        </w:numPr>
        <w:bidi w:val="0"/>
        <w:spacing w:after="100" w:afterAutospacing="1"/>
        <w:rPr>
          <w:rFonts w:ascii="Arial" w:hAnsi="Arial" w:cs="Arial"/>
          <w:color w:val="0070C0"/>
          <w:lang w:val="" w:eastAsia=""/>
          <w14:ligatures w14:val="none"/>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K</m:t>
            </m:r>
          </m:e>
          <m:sub>
            <m:r>
              <w:rPr>
                <w:rFonts w:ascii="Cambria Math" w:hAnsi="Cambria Math" w:cs="Arial"/>
                <w:color w:val="0070C0"/>
                <w:lang w:val="" w:eastAsia=""/>
                <w14:ligatures w14:val="none"/>
              </w:rPr>
              <m:t>i,0</m:t>
            </m:r>
          </m:sub>
        </m:sSub>
      </m:oMath>
      <w:r w:rsidR="00F903DB">
        <w:rPr>
          <w:rFonts w:ascii="Arial" w:hAnsi="Arial" w:cs="Arial"/>
          <w:color w:val="0070C0"/>
          <w:lang w:val="" w:eastAsia=""/>
          <w14:ligatures w14:val="none"/>
        </w:rPr>
        <w:t xml:space="preserve">: initial installed capacity of technology </w:t>
      </w:r>
      <m:oMath>
        <m:r>
          <w:rPr>
            <w:rFonts w:ascii="Cambria Math" w:hAnsi="Cambria Math" w:cs="Arial"/>
            <w:color w:val="0070C0"/>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sidR="00F903DB">
        <w:rPr>
          <w:rFonts w:ascii="Calibri" w:hAnsi="Calibri" w:cs="Calibri"/>
        </w:rPr>
        <w:t xml:space="preserve">: electricity generation or discharge from technology </w:t>
      </w:r>
      <m:oMath>
        <m:r>
          <w:rPr>
            <w:rFonts w:ascii="Cambria Math" w:hAnsi="Cambria Math" w:cs="Calibri"/>
          </w:rPr>
          <m:t xml:space="preserve">i </m:t>
        </m:r>
      </m:oMath>
      <w:r w:rsidR="00F903DB">
        <w:rPr>
          <w:rFonts w:ascii="Calibri" w:hAnsi="Calibri" w:cs="Calibri"/>
        </w:rPr>
        <w:t xml:space="preserve">at time </w:t>
      </w:r>
      <m:oMath>
        <m:r>
          <w:rPr>
            <w:rFonts w:ascii="Cambria Math" w:hAnsi="Cambria Math" w:cs="Calibri"/>
          </w:rPr>
          <m:t>t</m:t>
        </m:r>
      </m:oMath>
      <w:r w:rsidR="00F903DB">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sidR="00F903DB">
        <w:rPr>
          <w:rFonts w:ascii="Calibri" w:hAnsi="Calibri" w:cs="Calibri"/>
        </w:rPr>
        <w:t xml:space="preserve">: incremental capacity addition of technology </w:t>
      </w:r>
      <m:oMath>
        <m:r>
          <w:rPr>
            <w:rFonts w:ascii="Cambria Math" w:hAnsi="Cambria Math" w:cs="Calibri"/>
          </w:rPr>
          <m:t>i</m:t>
        </m:r>
      </m:oMath>
      <w:r w:rsidR="00F903DB">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sidR="00F903DB">
        <w:rPr>
          <w:rFonts w:ascii="Calibri" w:hAnsi="Calibri" w:cs="Calibri"/>
        </w:rPr>
        <w:t xml:space="preserve">: installed capacity of technology </w:t>
      </w:r>
      <m:oMath>
        <m:r>
          <w:rPr>
            <w:rFonts w:ascii="Cambria Math" w:hAnsi="Cambria Math" w:cs="Calibri"/>
          </w:rPr>
          <m:t>i</m:t>
        </m:r>
      </m:oMath>
      <w:r w:rsidR="00F903DB">
        <w:rPr>
          <w:rFonts w:ascii="Calibri" w:hAnsi="Calibri" w:cs="Calibri"/>
        </w:rPr>
        <w:t xml:space="preserve">at time </w:t>
      </w:r>
      <m:oMath>
        <m:r>
          <w:rPr>
            <w:rFonts w:ascii="Cambria Math" w:hAnsi="Cambria Math" w:cs="Calibri"/>
          </w:rPr>
          <m:t xml:space="preserve">t </m:t>
        </m:r>
      </m:oMath>
      <w:r w:rsidR="00F903DB">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sidR="00F903DB">
        <w:rPr>
          <w:rFonts w:ascii="Calibri" w:hAnsi="Calibri" w:cs="Calibri"/>
        </w:rPr>
        <w:t xml:space="preserve">: state of charge of the battery system at time </w:t>
      </w:r>
      <m:oMath>
        <m:r>
          <w:rPr>
            <w:rFonts w:ascii="Cambria Math" w:hAnsi="Cambria Math" w:cs="Calibri"/>
          </w:rPr>
          <m:t xml:space="preserve">t </m:t>
        </m:r>
      </m:oMath>
      <w:r w:rsidR="00F903DB">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sidR="00F903DB">
        <w:rPr>
          <w:rFonts w:ascii="Calibri" w:hAnsi="Calibri" w:cs="Calibri"/>
        </w:rPr>
        <w:t>: battery charging flow (supplied by solar PV only) and discharging flow (</w:t>
      </w:r>
      <m:oMath>
        <m:sSub>
          <m:sSubPr>
            <m:ctrlPr>
              <w:rPr>
                <w:rFonts w:ascii="Cambria Math" w:hAnsi="Cambria Math"/>
              </w:rPr>
            </m:ctrlPr>
          </m:sSubPr>
          <m:e>
            <m:r>
              <w:ins w:id="47" w:author="Claude" w:date="2026-09-29T00:00:00Z">
                <w:rPr>
                  <w:rFonts w:ascii="Cambria Math" w:hAnsi="Cambria Math"/>
                </w:rPr>
                <m:t>Dis</m:t>
              </w:ins>
            </m:r>
          </m:e>
          <m:sub>
            <m:r>
              <w:ins w:id="48" w:author="Claude" w:date="2026-09-29T00:00:00Z">
                <w:rPr>
                  <w:rFonts w:ascii="Cambria Math" w:hAnsi="Cambria Math"/>
                </w:rPr>
                <m:t>t</m:t>
              </w:ins>
            </m:r>
          </m:sub>
        </m:sSub>
        <m:r>
          <w:ins w:id="49" w:author="Claude" w:date="2026-09-29T00:00:00Z">
            <w:rPr>
              <w:rFonts w:ascii="Cambria Math" w:hAnsi="Cambria Math"/>
            </w:rPr>
            <m:t>≡</m:t>
          </w:ins>
        </m:r>
        <m:sSub>
          <m:sSubPr>
            <m:ctrlPr>
              <w:rPr>
                <w:rFonts w:ascii="Cambria Math" w:hAnsi="Cambria Math"/>
              </w:rPr>
            </m:ctrlPr>
          </m:sSubPr>
          <m:e>
            <m:r>
              <w:ins w:id="50" w:author="Claude" w:date="2026-09-29T00:00:00Z">
                <w:rPr>
                  <w:rFonts w:ascii="Cambria Math" w:hAnsi="Cambria Math"/>
                </w:rPr>
                <m:t>U</m:t>
              </w:ins>
            </m:r>
          </m:e>
          <m:sub>
            <m:r>
              <w:ins w:id="51" w:author="Claude" w:date="2026-09-29T00:00:00Z">
                <w:rPr>
                  <w:rFonts w:ascii="Cambria Math" w:hAnsi="Cambria Math"/>
                </w:rPr>
                <m:t>batt,t</m:t>
              </w:ins>
            </m:r>
          </m:sub>
        </m:sSub>
      </m:oMath>
      <w:ins w:id="52" w:author="Claude" w:date="2026-09-29T00:00:00Z">
        <w:r w:rsidR="00F903DB">
          <w:rPr>
            <w:rFonts w:ascii="Calibri" w:hAnsi="Calibri" w:cs="Calibri"/>
          </w:rPr>
          <w:t>)</w:t>
        </w:r>
      </w:ins>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sidR="00F903DB">
        <w:rPr>
          <w:rFonts w:ascii="Calibri" w:hAnsi="Calibri" w:cs="Calibri"/>
        </w:rPr>
        <w:t>: curtailed solar generation</w:t>
      </w:r>
    </w:p>
    <w:p w14:paraId="144BF5C2" w14:textId="2759596B" w:rsidR="00211DDE" w:rsidRPr="00211DDE" w:rsidRDefault="00000000" w:rsidP="00211DDE">
      <w:pPr>
        <w:numPr>
          <w:ilvl w:val="0"/>
          <w:numId w:val="34"/>
        </w:numPr>
        <w:bidi w:val="0"/>
        <w:spacing w:before="100" w:beforeAutospacing="1" w:after="100" w:afterAutospacing="1"/>
        <w:outlineLvl w:val="3"/>
        <w:rPr>
          <w:rFonts w:ascii="Calibri" w:hAnsi="Calibri" w:cs="Calibri"/>
          <w:color w:val="0070C0"/>
        </w:rPr>
      </w:pPr>
      <m:oMath>
        <m:sSub>
          <m:sSubPr>
            <m:ctrlPr>
              <w:rPr>
                <w:rFonts w:ascii="Cambria Math" w:hAnsi="Cambria Math" w:cs="Arial"/>
                <w:color w:val="0070C0"/>
                <w:lang w:val="" w:eastAsia=""/>
                <w14:ligatures w14:val="none"/>
              </w:rPr>
            </m:ctrlPr>
          </m:sSubPr>
          <m:e>
            <m:r>
              <w:rPr>
                <w:rFonts w:ascii="Cambria Math" w:hAnsi="Cambria Math" w:cs="Arial"/>
                <w:color w:val="0070C0"/>
                <w:lang w:val="" w:eastAsia=""/>
                <w14:ligatures w14:val="none"/>
              </w:rPr>
              <m:t>C</m:t>
            </m:r>
          </m:e>
          <m:sub>
            <m:r>
              <w:rPr>
                <w:rFonts w:ascii="Cambria Math" w:hAnsi="Cambria Math" w:cs="Arial"/>
                <w:color w:val="0070C0"/>
                <w:lang w:val="" w:eastAsia=""/>
                <w14:ligatures w14:val="none"/>
              </w:rPr>
              <m:t>t</m:t>
            </m:r>
          </m:sub>
        </m:sSub>
        <m:r>
          <w:rPr>
            <w:rFonts w:ascii="Cambria Math" w:hAnsi="Cambria Math" w:cs="Arial"/>
            <w:color w:val="0070C0"/>
            <w:lang w:val="" w:eastAsia=""/>
            <w14:ligatures w14:val="none"/>
          </w:rPr>
          <m:t>≥0</m:t>
        </m:r>
      </m:oMath>
      <w:r w:rsidR="00F903DB">
        <w:rPr>
          <w:rFonts w:ascii="Arial" w:hAnsi="Arial" w:cs="Arial"/>
          <w:color w:val="0070C0"/>
          <w:lang w:val="" w:eastAsia=""/>
          <w14:ligatures w14:val="none"/>
        </w:rPr>
        <w:t xml:space="preserve">: cumulative discounted system cost up to time </w:t>
      </w:r>
      <m:oMath>
        <m:r>
          <w:rPr>
            <w:rFonts w:ascii="Cambria Math" w:hAnsi="Cambria Math" w:cs="Arial"/>
            <w:color w:val="0070C0"/>
            <w:lang w:val="" w:eastAsia=""/>
            <w14:ligatures w14:val="none"/>
          </w:rPr>
          <m:t>t</m:t>
        </m:r>
      </m:oMath>
      <w:r w:rsidR="00F903DB">
        <w:rPr>
          <w:rFonts w:ascii="Arial" w:hAnsi="Arial" w:cs="Arial"/>
          <w:color w:val="0070C0"/>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 xml:space="preserve">are modeled as continuous variables. While this abstracts from the discreteness of individual projects, it is appropriate at the national planning scale </w:t>
      </w:r>
      <w:r>
        <w:rPr>
          <w:rFonts w:ascii="Calibri" w:hAnsi="Calibri" w:cs="Calibri"/>
        </w:rPr>
        <w:lastRenderedPageBreak/>
        <w:t>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The objective is to </w:t>
      </w:r>
      <w:r>
        <w:rPr>
          <w:rFonts w:ascii="Calibri" w:hAnsi="Calibri" w:cs="Calibri"/>
        </w:rPr>
        <w:t>minimize cumulative life-cycle greenhouse gas emissions</w:t>
      </w:r>
      <w:r>
        <w:rPr>
          <w:rFonts w:ascii="Calibri" w:hAnsi="Calibri" w:cs="Calibri"/>
        </w:rPr>
        <w:t xml:space="preserve">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m:rPr>
              <m:sty m:val="p"/>
            </m:rPr>
            <w:rPr>
              <w:rFonts w:ascii="Cambria Math" w:hAnsi="Cambria Math" w:cs="Calibri"/>
            </w:rPr>
            <m:t>min</m:t>
          </m:r>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t=1</m:t>
              </m:r>
            </m:sub>
            <m:sup>
              <m:r>
                <w:rPr>
                  <w:rFonts w:ascii="Cambria Math" w:hAnsi="Cambria Math" w:cs="Calibri"/>
                </w:rPr>
                <m:t>T</m:t>
              </m:r>
            </m:sup>
            <m:e>
              <m:nary>
                <m:naryPr>
                  <m:chr m:val="∑"/>
                  <m:limLoc m:val="undOvr"/>
                  <m:grow m:val="1"/>
                  <m:supHide m:val="1"/>
                  <m:ctrlPr>
                    <w:rPr>
                      <w:rFonts w:ascii="Cambria Math" w:hAnsi="Cambria Math" w:cs="Calibri"/>
                    </w:rPr>
                  </m:ctrlPr>
                </m:naryPr>
                <m:sub>
                  <m:r>
                    <w:rPr>
                      <w:rFonts w:ascii="Cambria Math" w:hAnsi="Cambria Math" w:cs="Calibri"/>
                    </w:rPr>
                    <m:t>i∈I</m:t>
                  </m:r>
                </m:sub>
                <m:sup/>
                <m:e>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e>
              </m:nary>
            </m:e>
          </m:nary>
          <m:r>
            <m:rPr>
              <m:nor/>
            </m:rPr>
            <w:rPr>
              <w:rFonts w:ascii="Calibri" w:hAnsi="Calibri" w:cs="Calibri"/>
            </w:rPr>
            <m:t> </m:t>
          </m:r>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m:rPr>
              <m:sty m:val="p"/>
            </m:rPr>
            <w:rPr>
              <w:rFonts w:ascii="Calibri" w:hAnsi="Calibri" w:cs="Calibri"/>
            </w:rPr>
            <w:br/>
          </m:r>
        </m:oMath>
      </m:oMathPara>
    </w:p>
    <w:p w14:paraId="6EDB1A32" w14:textId="354B59C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 xml:space="preserve">Economic costs, including capital expenditure (CAPEX) and operational expenditure (OPEX), are incorporated within the optimization through the cumulative budget constraint, thereby restricting the feasible solution space rather than directly driving the objective function. </w:t>
      </w:r>
      <w:r>
        <w:rPr>
          <w:rFonts w:ascii="Calibri" w:hAnsi="Calibri" w:cs="Calibri"/>
        </w:rPr>
        <w:t>A carbon cost on the emissions of thermal generation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sidR="00F903DB">
        <w:rPr>
          <w:rFonts w:ascii="Calibri" w:hAnsi="Calibri" w:cs="Calibri"/>
        </w:rPr>
        <w:t>This equality enforces strict hourly supply-demand balance, ensuring that total generation, including storage discharge, exactly meets electricity demand in every time step.</w:t>
      </w:r>
      <w:r w:rsidR="00E6760D">
        <w:rPr>
          <w:rFonts w:ascii="Calibri" w:hAnsi="Calibri" w:cs="Calibri"/>
        </w:rPr>
        <w:t xml:space="preserve"> </w:t>
      </w:r>
      <w:ins w:id="53" w:author="Claude" w:date="2026-09-29T00:00:00Z">
        <w:r w:rsidR="00F903DB">
          <w:rPr>
            <w:rFonts w:ascii="Calibri" w:hAnsi="Calibri" w:cs="Calibri"/>
          </w:rPr>
          <w:br/>
        </w:r>
      </w:ins>
      <w:r w:rsidR="00F903DB">
        <w:rPr>
          <w:rFonts w:ascii="Calibri" w:hAnsi="Calibri" w:cs="Calibri"/>
          <w:u w:val="single"/>
          <w:rtl/>
        </w:rPr>
        <w:br/>
      </w:r>
      <w:r w:rsidR="00F903DB">
        <w:rPr>
          <w:rFonts w:ascii="Calibri" w:hAnsi="Calibri" w:cs="Calibri"/>
          <w:u w:val="single"/>
          <w:rtl/>
        </w:rPr>
        <w:br/>
      </w:r>
      <w:r w:rsidR="00F903DB">
        <w:rPr>
          <w:rFonts w:ascii="Calibri" w:hAnsi="Calibri" w:cs="Calibri"/>
          <w:u w:val="single"/>
          <w:rtl/>
        </w:rPr>
        <w:br/>
      </w:r>
      <w:r w:rsidR="00F903DB">
        <w:rPr>
          <w:rFonts w:ascii="Calibri" w:hAnsi="Calibri" w:cs="Calibri"/>
          <w:u w:val="single"/>
          <w:rtl/>
        </w:rPr>
        <w:br/>
      </w:r>
      <w:r w:rsidR="00F903DB">
        <w:rPr>
          <w:rFonts w:ascii="Calibri" w:hAnsi="Calibri" w:cs="Calibri"/>
          <w:u w:val="single"/>
        </w:rPr>
        <w:t>Capacity Constraints</w:t>
      </w:r>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capacity.</w:t>
      </w:r>
      <w:r>
        <w:rPr>
          <w:rFonts w:ascii="Calibri" w:hAnsi="Calibri" w:cs="Calibri"/>
        </w:rPr>
        <w:br/>
        <w:t>This recursive structure connects investment decisions in one period to available generation capacity in all subsequent periods.</w:t>
      </w:r>
      <w:r>
        <w:rPr>
          <w:rFonts w:ascii="Calibri" w:hAnsi="Calibri" w:cs="Calibri"/>
        </w:rPr>
        <w:t xml:space="preserve">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56A73218"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w:t>
      </w:r>
      <w:r>
        <w:rPr>
          <w:rFonts w:ascii="Calibri" w:hAnsi="Calibri" w:cs="Calibri"/>
        </w:rPr>
        <w:t xml:space="preserve"> In all scenarios, annual additions are limited to 4 GW for solar PV and for battery storage and 5 GW for gas; no new coal capacity is allowed, and nuclear additions (nuclear scenarios only) are limited to 3 GW.</w:t>
      </w:r>
      <w:r>
        <w:rPr>
          <w:rFonts w:ascii="Calibri" w:hAnsi="Calibri" w:cs="Calibri"/>
        </w:rPr>
        <w:t xml:space="preserve"> By restricting expansion rates, the model links long-term investment decisions to physically plausible development trajectories and ensures that decarbonization pathways remain consistent with institutional and logistical constraints.</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lastRenderedPageBreak/>
        <w:t>Total land occupied by solar installations is bounded:</w:t>
      </w:r>
    </w:p>
    <w:p w14:paraId="494D713B" w14:textId="1106E03F" w:rsidR="009A7F6A" w:rsidRPr="009A7F6A" w:rsidRDefault="00000000" w:rsidP="00354318">
      <w:pPr>
        <w:bidi w:val="0"/>
        <w:spacing w:before="100" w:beforeAutospacing="1" w:after="100" w:afterAutospacing="1"/>
        <w:outlineLvl w:val="3"/>
        <w:rPr>
          <w:rFonts w:ascii="Calibri" w:hAnsi="Calibri" w:cs="Calibri"/>
        </w:rPr>
      </w:pPr>
      <m:oMathPara>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K</m:t>
              </m:r>
            </m:e>
            <m:sub>
              <m:r>
                <w:rPr>
                  <w:rFonts w:ascii="Cambria Math" w:hAnsi="Cambria Math" w:cs="Calibri"/>
                  <w:color w:val="0070C0"/>
                </w:rPr>
                <m:t>solar,t</m:t>
              </m:r>
            </m:sub>
          </m:sSub>
          <m:r>
            <w:rPr>
              <w:rFonts w:ascii="Cambria Math" w:hAnsi="Cambria Math" w:cs="Calibri"/>
              <w:color w:val="0070C0"/>
            </w:rPr>
            <m:t>≤</m:t>
          </m:r>
          <m:sSub>
            <m:sSubPr>
              <m:ctrlPr>
                <w:rPr>
                  <w:rFonts w:ascii="Cambria Math" w:hAnsi="Cambria Math" w:cs="Calibri"/>
                  <w:color w:val="0070C0"/>
                </w:rPr>
              </m:ctrlPr>
            </m:sSubPr>
            <m:e>
              <m:r>
                <w:rPr>
                  <w:rFonts w:ascii="Cambria Math" w:hAnsi="Cambria Math" w:cs="Calibri"/>
                  <w:color w:val="0070C0"/>
                </w:rPr>
                <m:t>L</m:t>
              </m:r>
            </m:e>
            <m:sub>
              <m:r>
                <w:rPr>
                  <w:rFonts w:ascii="Cambria Math" w:hAnsi="Cambria Math" w:cs="Calibri"/>
                  <w:color w:val="0070C0"/>
                </w:rPr>
                <m:t>max</m:t>
              </m:r>
            </m:sub>
          </m:sSub>
          <m:r>
            <m:rPr>
              <m:sty m:val="p"/>
            </m:rPr>
            <w:rPr>
              <w:rFonts w:ascii="Calibri" w:hAnsi="Calibri" w:cs="Calibri"/>
            </w:rPr>
            <w:br/>
          </m:r>
        </m:oMath>
      </m:oMathPara>
    </w:p>
    <w:p w14:paraId="68A149B8" w14:textId="23D974C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Where</w:t>
      </w:r>
      <w:r>
        <w:rPr>
          <w:rFonts w:ascii="Calibri" w:hAnsi="Calibri" w:cs="Calibri" w:hint="cs"/>
          <w:rtl/>
        </w:rPr>
        <w:t xml:space="preserve"> </w:t>
      </w:r>
      <m:oMath>
        <m:sSub>
          <m:sSubPr>
            <m:ctrlPr>
              <w:rPr>
                <w:rFonts w:ascii="Cambria Math" w:hAnsi="Cambria Math" w:cs="Calibri"/>
                <w:color w:val="0070C0"/>
              </w:rPr>
            </m:ctrlPr>
          </m:sSubPr>
          <m:e>
            <m:r>
              <w:rPr>
                <w:rFonts w:ascii="Cambria Math" w:hAnsi="Cambria Math" w:cs="Calibri"/>
                <w:color w:val="0070C0"/>
              </w:rPr>
              <m:t>α</m:t>
            </m:r>
          </m:e>
          <m:sub>
            <m:r>
              <w:rPr>
                <w:rFonts w:ascii="Cambria Math" w:hAnsi="Cambria Math" w:cs="Calibri"/>
                <w:color w:val="0070C0"/>
              </w:rPr>
              <m:t>solar</m:t>
            </m:r>
          </m:sub>
        </m:sSub>
      </m:oMath>
      <w:r>
        <w:rPr>
          <w:rFonts w:ascii="Calibri" w:hAnsi="Calibri" w:cs="Calibri"/>
        </w:rPr>
        <w:t xml:space="preserve"> converts installed capacity to land use.</w:t>
      </w:r>
    </w:p>
    <w:p w14:paraId="44D77BCF" w14:textId="77777777" w:rsidR="00766092" w:rsidRPr="009A7F6A" w:rsidRDefault="00766092" w:rsidP="00766092">
      <w:pPr>
        <w:bidi w:val="0"/>
        <w:spacing w:before="100" w:beforeAutospacing="1" w:after="100" w:afterAutospacing="1"/>
        <w:outlineLvl w:val="3"/>
        <w:rPr>
          <w:rFonts w:ascii="Calibri" w:hAnsi="Calibri" w:cs="Calibri"/>
        </w:rPr>
      </w:pPr>
    </w:p>
    <w:p w14:paraId="3DB6D18E" w14:textId="50AF5082" w:rsidR="003632F4" w:rsidRPr="003632F4" w:rsidRDefault="00F903DB" w:rsidP="003632F4">
      <w:pPr>
        <w:bidi w:val="0"/>
        <w:rPr>
          <w:rFonts w:ascii="Calibri" w:hAnsi="Calibri" w:cs="Calibri"/>
          <w:b/>
          <w:bCs/>
          <w:color w:val="0070C0"/>
          <w:lang w:val="" w:eastAsia="en-US"/>
        </w:rPr>
      </w:pPr>
      <w:r>
        <w:rPr>
          <w:rFonts w:ascii="Calibri" w:hAnsi="Calibri" w:cs="Calibri"/>
          <w:b/>
          <w:bCs/>
          <w:color w:val="0070C0"/>
          <w:lang w:val="" w:eastAsia="en-US"/>
        </w:rPr>
        <w:t xml:space="preserve">Budget Constraint </w:t>
      </w:r>
    </w:p>
    <w:p w14:paraId="29920DFA" w14:textId="73672262"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w:r>
        <w:rPr>
          <w:rFonts w:ascii="Calibri" w:hAnsi="Calibri" w:cs="Calibri"/>
          <w:color w:val="0070C0"/>
          <w:lang w:val="" w:eastAsia="en-US"/>
        </w:rPr>
        <w:t>). Unlike a simple cash-flow sum, the constraint evaluates the Total Present Value (PV) of all system costs over the planning horizon.</w:t>
      </w:r>
    </w:p>
    <w:p w14:paraId="632EFE0B" w14:textId="77777777"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3632F4" w:rsidRDefault="00000000" w:rsidP="003632F4">
      <w:pPr>
        <w:bidi w:val="0"/>
        <w:rPr>
          <w:rFonts w:ascii="Calibri" w:hAnsi="Calibri" w:cs="Calibri"/>
          <w:color w:val="0070C0"/>
          <w:lang w:val="" w:eastAsia="en-US"/>
        </w:rPr>
      </w:pPr>
      <m:oMathPara>
        <m:oMath>
          <m:nary>
            <m:naryPr>
              <m:chr m:val="∑"/>
              <m:limLoc m:val="undOvr"/>
              <m:ctrlPr>
                <w:rPr>
                  <w:rFonts w:ascii="Cambria Math" w:hAnsi="Cambria Math" w:cs="Calibri"/>
                  <w:color w:val="0070C0"/>
                  <w:lang w:val="" w:eastAsia="en-US"/>
                </w:rPr>
              </m:ctrlPr>
            </m:naryPr>
            <m:sub>
              <m:r>
                <w:rPr>
                  <w:rFonts w:ascii="Cambria Math" w:hAnsi="Cambria Math" w:cs="Calibri"/>
                  <w:color w:val="0070C0"/>
                  <w:lang w:val="" w:eastAsia="en-US"/>
                </w:rPr>
                <m:t>y=1</m:t>
              </m:r>
            </m:sub>
            <m:sup>
              <m:r>
                <w:rPr>
                  <w:rFonts w:ascii="Cambria Math" w:hAnsi="Cambria Math" w:cs="Calibri"/>
                  <w:color w:val="0070C0"/>
                  <w:lang w:val="" w:eastAsia="en-US"/>
                </w:rPr>
                <m:t>Y</m:t>
              </m:r>
            </m:sup>
            <m:e>
              <m:r>
                <w:rPr>
                  <w:rFonts w:ascii="Cambria Math" w:hAnsi="Cambria Math" w:cs="Calibri"/>
                  <w:color w:val="0070C0"/>
                  <w:lang w:val="" w:eastAsia="en-US"/>
                </w:rPr>
                <m:t>d</m:t>
              </m:r>
            </m:e>
          </m:nary>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d>
            <m:dPr>
              <m:ctrlPr>
                <w:rPr>
                  <w:rFonts w:ascii="Cambria Math" w:hAnsi="Cambria Math" w:cs="Calibri"/>
                  <w:color w:val="0070C0"/>
                  <w:lang w:val="" w:eastAsia="en-US"/>
                </w:rPr>
              </m:ctrlPr>
            </m:dPr>
            <m:e>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e>
          </m:d>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B</m:t>
              </m:r>
            </m:e>
            <m:sub>
              <m:r>
                <w:rPr>
                  <w:rFonts w:ascii="Cambria Math" w:hAnsi="Cambria Math" w:cs="Calibri"/>
                  <w:color w:val="0070C0"/>
                  <w:lang w:val="" w:eastAsia="en-US"/>
                </w:rPr>
                <m:t>max</m:t>
              </m:r>
            </m:sub>
          </m:sSub>
        </m:oMath>
      </m:oMathPara>
    </w:p>
    <w:p w14:paraId="2D59CA84" w14:textId="3AA74698"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 xml:space="preserve">Where for each year </w:t>
      </w:r>
      <m:oMath>
        <m:r>
          <w:rPr>
            <w:rFonts w:ascii="Cambria Math" w:hAnsi="Cambria Math" w:cs="Calibri"/>
            <w:color w:val="0070C0"/>
            <w:lang w:val="" w:eastAsia="en-US"/>
          </w:rPr>
          <m:t>y∈</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1,...,Y</m:t>
            </m:r>
          </m:e>
        </m:d>
      </m:oMath>
      <w:r>
        <w:rPr>
          <w:rFonts w:ascii="Calibri" w:hAnsi="Calibri" w:cs="Calibri"/>
          <w:color w:val="0070C0"/>
          <w:lang w:val="" w:eastAsia="en-US"/>
        </w:rPr>
        <w:t xml:space="preserve">, </w:t>
      </w:r>
      <m:oMath>
        <m:r>
          <w:rPr>
            <w:rFonts w:ascii="Cambria Math" w:hAnsi="Cambria Math" w:cs="Calibri"/>
            <w:color w:val="0070C0"/>
            <w:lang w:val="" w:eastAsia="en-US"/>
          </w:rPr>
          <m:t>d</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y</m:t>
            </m:r>
          </m:sub>
        </m:sSub>
        <m:r>
          <w:rPr>
            <w:rFonts w:ascii="Cambria Math" w:hAnsi="Cambria Math" w:cs="Calibri"/>
            <w:color w:val="0070C0"/>
            <w:lang w:val="" w:eastAsia="en-US"/>
          </w:rPr>
          <m:t>=</m:t>
        </m:r>
        <m:sSup>
          <m:sSupPr>
            <m:ctrlPr>
              <w:rPr>
                <w:rFonts w:ascii="Cambria Math" w:hAnsi="Cambria Math" w:cs="Calibri"/>
                <w:color w:val="0070C0"/>
                <w:lang w:val="" w:eastAsia="en-US"/>
              </w:rPr>
            </m:ctrlPr>
          </m:sSupPr>
          <m:e>
            <m:d>
              <m:dPr>
                <m:ctrlPr>
                  <w:rPr>
                    <w:rFonts w:ascii="Cambria Math" w:hAnsi="Cambria Math" w:cs="Calibri"/>
                    <w:color w:val="0070C0"/>
                    <w:lang w:val="" w:eastAsia="en-US"/>
                  </w:rPr>
                </m:ctrlPr>
              </m:dPr>
              <m:e>
                <m:r>
                  <w:rPr>
                    <w:rFonts w:ascii="Cambria Math" w:hAnsi="Cambria Math" w:cs="Calibri"/>
                    <w:color w:val="0070C0"/>
                    <w:lang w:val="" w:eastAsia="en-US"/>
                  </w:rPr>
                  <m:t>1+r</m:t>
                </m:r>
              </m:e>
            </m:d>
          </m:e>
          <m:sup>
            <m:r>
              <w:rPr>
                <w:rFonts w:ascii="Cambria Math" w:hAnsi="Cambria Math" w:cs="Calibri"/>
                <w:color w:val="0070C0"/>
                <w:lang w:val="" w:eastAsia="en-US"/>
              </w:rPr>
              <m:t>-</m:t>
            </m:r>
            <m:r>
              <w:del w:id="54" w:author="Claude" w:date="2026-09-29T00:00:00Z">
                <w:rPr>
                  <w:rFonts w:ascii="Cambria Math" w:hAnsi="Cambria Math" w:cs="Calibri"/>
                  <w:color w:val="0070C0"/>
                  <w:lang w:val="" w:eastAsia="en-US"/>
                </w:rPr>
                <m:t>y</m:t>
              </w:del>
            </m:r>
            <m:d>
              <m:dPr>
                <m:ctrlPr>
                  <w:rPr>
                    <w:rFonts w:ascii="Cambria Math" w:hAnsi="Cambria Math"/>
                  </w:rPr>
                </m:ctrlPr>
              </m:dPr>
              <m:e>
                <m:r>
                  <w:ins w:id="55" w:author="Claude" w:date="2026-09-29T00:00:00Z">
                    <w:rPr>
                      <w:rFonts w:ascii="Cambria Math" w:hAnsi="Cambria Math"/>
                    </w:rPr>
                    <m:t>y-1</m:t>
                  </w:ins>
                </m:r>
              </m:e>
            </m:d>
          </m:sup>
        </m:sSup>
      </m:oMath>
      <w:r>
        <w:rPr>
          <w:rFonts w:ascii="Calibri" w:hAnsi="Calibri" w:cs="Calibri"/>
          <w:color w:val="0070C0"/>
          <w:lang w:val="" w:eastAsia="en-US"/>
        </w:rPr>
        <w:t xml:space="preserve"> is the discount factor. To bridge the hourly operational resolution with the annual economic evaluation, let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Pr>
          <w:rFonts w:ascii="Calibri" w:hAnsi="Calibri" w:cs="Calibri"/>
          <w:color w:val="0070C0"/>
          <w:lang w:val="" w:eastAsia="en-US"/>
        </w:rPr>
        <w:t xml:space="preserve"> denote the set of hours within year </w:t>
      </w:r>
      <m:oMath>
        <m:r>
          <w:rPr>
            <w:rFonts w:ascii="Cambria Math" w:hAnsi="Cambria Math" w:cs="Calibri"/>
            <w:color w:val="0070C0"/>
            <w:lang w:val="" w:eastAsia="en-US"/>
          </w:rPr>
          <m:t>y</m:t>
        </m:r>
      </m:oMath>
      <w:r>
        <w:rPr>
          <w:rFonts w:ascii="Calibri" w:hAnsi="Calibri" w:cs="Calibri"/>
          <w:color w:val="0070C0"/>
          <w:lang w:val="" w:eastAsia="en-US"/>
        </w:rPr>
        <w:t xml:space="preserve">, such that </w:t>
      </w:r>
      <m:oMath>
        <m:r>
          <w:rPr>
            <w:rFonts w:ascii="Cambria Math" w:hAnsi="Cambria Math" w:cs="Calibri"/>
            <w:color w:val="0070C0"/>
            <w:lang w:val="" w:eastAsia="en-US"/>
          </w:rPr>
          <m:t>t∈</m:t>
        </m:r>
        <m:d>
          <m:dPr>
            <m:begChr m:val="["/>
            <m:endChr m:val="]"/>
            <m:ctrlPr>
              <w:rPr>
                <w:rFonts w:ascii="Cambria Math" w:hAnsi="Cambria Math" w:cs="Calibri"/>
                <w:color w:val="0070C0"/>
                <w:lang w:val="" w:eastAsia="en-US"/>
              </w:rPr>
            </m:ctrlPr>
          </m:dPr>
          <m:e>
            <m:d>
              <m:dPr>
                <m:ctrlPr>
                  <w:rPr>
                    <w:rFonts w:ascii="Cambria Math" w:hAnsi="Cambria Math" w:cs="Calibri"/>
                    <w:color w:val="0070C0"/>
                    <w:lang w:val="" w:eastAsia="en-US"/>
                  </w:rPr>
                </m:ctrlPr>
              </m:dPr>
              <m:e>
                <m:r>
                  <w:rPr>
                    <w:rFonts w:ascii="Cambria Math" w:hAnsi="Cambria Math" w:cs="Calibri"/>
                    <w:color w:val="0070C0"/>
                    <w:lang w:val="" w:eastAsia="en-US"/>
                  </w:rPr>
                  <m:t>y-1</m:t>
                </m:r>
              </m:e>
            </m:d>
            <m:r>
              <w:rPr>
                <w:rFonts w:ascii="Cambria Math" w:hAnsi="Cambria Math" w:cs="Calibri"/>
                <w:color w:val="0070C0"/>
                <w:lang w:val="" w:eastAsia="en-US"/>
              </w:rPr>
              <m:t>×8760+1,…,y×8760</m:t>
            </m:r>
          </m:e>
        </m:d>
      </m:oMath>
      <w:r>
        <w:rPr>
          <w:rFonts w:ascii="Calibri" w:hAnsi="Calibri" w:cs="Calibri"/>
          <w:color w:val="0070C0"/>
          <w:lang w:val="" w:eastAsia="en-US"/>
        </w:rPr>
        <w:t>. The annual cost components are then calculated as follows:</w:t>
      </w:r>
    </w:p>
    <w:p w14:paraId="68BAE478" w14:textId="581BD8E7"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CAPE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Pr>
          <w:rFonts w:ascii="Calibri" w:hAnsi="Calibri" w:cs="Calibri"/>
          <w:color w:val="0070C0"/>
          <w:lang w:val="" w:eastAsia="en-US"/>
        </w:rPr>
        <w:t xml:space="preserve">: The annual capital payment for all capacity built up to year y, </w:t>
      </w:r>
      <m:oMath>
        <m:r>
          <w:rPr>
            <w:rFonts w:ascii="Cambria Math" w:hAnsi="Cambria Math"/>
          </w:rPr>
          <m:t>CAPE</m:t>
        </m:r>
        <m:sSub>
          <m:sSubPr>
            <m:ctrlPr>
              <w:rPr>
                <w:rFonts w:ascii="Cambria Math" w:hAnsi="Cambria Math"/>
              </w:rPr>
            </m:ctrlPr>
          </m:sSubPr>
          <m:e>
            <m:r>
              <w:ins w:id="56" w:author="Claude" w:date="2026-09-29T00:00:00Z">
                <w:rPr>
                  <w:rFonts w:ascii="Cambria Math" w:hAnsi="Cambria Math"/>
                </w:rPr>
                <m:t>X</m:t>
              </w:ins>
            </m:r>
          </m:e>
          <m:sub>
            <m:r>
              <w:ins w:id="57" w:author="Claude" w:date="2026-09-29T00:00:00Z">
                <w:rPr>
                  <w:rFonts w:ascii="Cambria Math" w:hAnsi="Cambria Math"/>
                </w:rPr>
                <m:t>y</m:t>
              </w:ins>
            </m:r>
          </m:sub>
        </m:sSub>
        <m:r>
          <w:ins w:id="58" w:author="Claude" w:date="2026-09-29T00:00:00Z">
            <w:rPr>
              <w:rFonts w:ascii="Cambria Math" w:hAnsi="Cambria Math"/>
            </w:rPr>
            <m:t>=</m:t>
          </w:ins>
        </m:r>
        <m:nary>
          <m:naryPr>
            <m:chr m:val="∑"/>
            <m:limLoc m:val="undOvr"/>
            <m:supHide m:val="1"/>
            <m:ctrlPr>
              <w:rPr>
                <w:rFonts w:ascii="Cambria Math" w:hAnsi="Cambria Math"/>
              </w:rPr>
            </m:ctrlPr>
          </m:naryPr>
          <m:sub>
            <m:r>
              <w:ins w:id="59" w:author="Claude" w:date="2026-09-29T00:00:00Z">
                <w:rPr>
                  <w:rFonts w:ascii="Cambria Math" w:hAnsi="Cambria Math"/>
                </w:rPr>
                <m:t>i</m:t>
              </w:ins>
            </m:r>
          </m:sub>
          <m:sup/>
          <m:e>
            <m:nary>
              <m:naryPr>
                <m:chr m:val="∑"/>
                <m:limLoc m:val="undOvr"/>
                <m:supHide m:val="1"/>
                <m:ctrlPr>
                  <w:rPr>
                    <w:rFonts w:ascii="Cambria Math" w:hAnsi="Cambria Math"/>
                  </w:rPr>
                </m:ctrlPr>
              </m:naryPr>
              <m:sub>
                <m:r>
                  <w:ins w:id="60" w:author="Claude" w:date="2026-09-29T00:00:00Z">
                    <w:rPr>
                      <w:rFonts w:ascii="Cambria Math" w:hAnsi="Cambria Math"/>
                    </w:rPr>
                    <m:t>v≤y</m:t>
                  </w:ins>
                </m:r>
              </m:sub>
              <m:sup/>
              <m:e>
                <m:sSub>
                  <m:sSubPr>
                    <m:ctrlPr>
                      <w:rPr>
                        <w:rFonts w:ascii="Cambria Math" w:hAnsi="Cambria Math"/>
                      </w:rPr>
                    </m:ctrlPr>
                  </m:sSubPr>
                  <m:e>
                    <m:r>
                      <w:ins w:id="61" w:author="Claude" w:date="2026-09-29T00:00:00Z">
                        <w:rPr>
                          <w:rFonts w:ascii="Cambria Math" w:hAnsi="Cambria Math"/>
                        </w:rPr>
                        <m:t>CRF</m:t>
                      </w:ins>
                    </m:r>
                  </m:e>
                  <m:sub>
                    <m:r>
                      <w:ins w:id="62" w:author="Claude" w:date="2026-09-29T00:00:00Z">
                        <w:rPr>
                          <w:rFonts w:ascii="Cambria Math" w:hAnsi="Cambria Math"/>
                        </w:rPr>
                        <m:t>i</m:t>
                      </w:ins>
                    </m:r>
                  </m:sub>
                </m:sSub>
                <m:r>
                  <w:ins w:id="63" w:author="Claude" w:date="2026-09-29T00:00:00Z">
                    <w:rPr>
                      <w:rFonts w:ascii="Cambria Math" w:hAnsi="Cambria Math"/>
                    </w:rPr>
                    <m:t>⋅</m:t>
                  </w:ins>
                </m:r>
                <m:sSubSup>
                  <m:sSubSupPr>
                    <m:ctrlPr>
                      <w:rPr>
                        <w:rFonts w:ascii="Cambria Math" w:hAnsi="Cambria Math"/>
                      </w:rPr>
                    </m:ctrlPr>
                  </m:sSubSupPr>
                  <m:e>
                    <m:r>
                      <w:ins w:id="64" w:author="Claude" w:date="2026-09-29T00:00:00Z">
                        <w:rPr>
                          <w:rFonts w:ascii="Cambria Math" w:hAnsi="Cambria Math"/>
                        </w:rPr>
                        <m:t>c</m:t>
                      </w:ins>
                    </m:r>
                  </m:e>
                  <m:sub>
                    <m:r>
                      <w:ins w:id="65" w:author="Claude" w:date="2026-09-29T00:00:00Z">
                        <w:rPr>
                          <w:rFonts w:ascii="Cambria Math" w:hAnsi="Cambria Math"/>
                        </w:rPr>
                        <m:t>i,v</m:t>
                      </w:ins>
                    </m:r>
                  </m:sub>
                  <m:sup>
                    <m:r>
                      <w:ins w:id="66" w:author="Claude" w:date="2026-09-29T00:00:00Z">
                        <w:rPr>
                          <w:rFonts w:ascii="Cambria Math" w:hAnsi="Cambria Math"/>
                        </w:rPr>
                        <m:t>cap</m:t>
                      </w:ins>
                    </m:r>
                  </m:sup>
                </m:sSubSup>
                <m:r>
                  <w:ins w:id="67" w:author="Claude" w:date="2026-09-29T00:00:00Z">
                    <w:rPr>
                      <w:rFonts w:ascii="Cambria Math" w:hAnsi="Cambria Math"/>
                    </w:rPr>
                    <m:t>⋅Δ</m:t>
                  </w:ins>
                </m:r>
                <m:sSub>
                  <m:sSubPr>
                    <m:ctrlPr>
                      <w:rPr>
                        <w:rFonts w:ascii="Cambria Math" w:hAnsi="Cambria Math"/>
                      </w:rPr>
                    </m:ctrlPr>
                  </m:sSubPr>
                  <m:e>
                    <m:r>
                      <w:ins w:id="68" w:author="Claude" w:date="2026-09-29T00:00:00Z">
                        <w:rPr>
                          <w:rFonts w:ascii="Cambria Math" w:hAnsi="Cambria Math"/>
                        </w:rPr>
                        <m:t>K</m:t>
                      </w:ins>
                    </m:r>
                  </m:e>
                  <m:sub>
                    <m:r>
                      <w:ins w:id="69" w:author="Claude" w:date="2026-09-29T00:00:00Z">
                        <w:rPr>
                          <w:rFonts w:ascii="Cambria Math" w:hAnsi="Cambria Math"/>
                        </w:rPr>
                        <m:t>i,v</m:t>
                      </w:ins>
                    </m:r>
                  </m:sub>
                </m:sSub>
              </m:e>
            </m:nary>
          </m:e>
        </m:nary>
      </m:oMath>
      <w:r>
        <w:rPr>
          <w:rFonts w:ascii="Calibri" w:hAnsi="Calibri" w:cs="Calibri"/>
          <w:color w:val="0070C0"/>
          <w:lang w:val="" w:eastAsia="en-US"/>
        </w:rPr>
        <w:t xml:space="preserve">, where </w:t>
      </w:r>
      <m:oMath>
        <m:r>
          <w:rPr>
            <w:rFonts w:ascii="Cambria Math" w:hAnsi="Cambria Math"/>
          </w:rPr>
          <m:t>Δ</m:t>
        </m:r>
        <m:sSub>
          <m:sSubPr>
            <m:ctrlPr>
              <w:rPr>
                <w:rFonts w:ascii="Cambria Math" w:hAnsi="Cambria Math"/>
              </w:rPr>
            </m:ctrlPr>
          </m:sSubPr>
          <m:e>
            <m:r>
              <w:ins w:id="70" w:author="Claude" w:date="2026-09-29T00:00:00Z">
                <w:rPr>
                  <w:rFonts w:ascii="Cambria Math" w:hAnsi="Cambria Math"/>
                </w:rPr>
                <m:t>K</m:t>
              </w:ins>
            </m:r>
          </m:e>
          <m:sub>
            <m:r>
              <w:ins w:id="71" w:author="Claude" w:date="2026-09-29T00:00:00Z">
                <w:rPr>
                  <w:rFonts w:ascii="Cambria Math" w:hAnsi="Cambria Math"/>
                </w:rPr>
                <m:t>i,v</m:t>
              </w:ins>
            </m:r>
          </m:sub>
        </m:sSub>
      </m:oMath>
      <w:r>
        <w:rPr>
          <w:rFonts w:ascii="Calibri" w:hAnsi="Calibri" w:cs="Calibri"/>
          <w:color w:val="0070C0"/>
          <w:lang w:val="" w:eastAsia="en-US"/>
        </w:rPr>
        <w:t xml:space="preserve"> is the capacity added in year v and </w:t>
      </w:r>
      <m:oMath>
        <m:sSubSup>
          <m:sSubSupPr>
            <m:ctrlPr>
              <w:rPr>
                <w:rFonts w:ascii="Cambria Math" w:hAnsi="Cambria Math"/>
              </w:rPr>
            </m:ctrlPr>
          </m:sSubSupPr>
          <m:e>
            <m:r>
              <w:ins w:id="72" w:author="Claude" w:date="2026-09-29T00:00:00Z">
                <w:rPr>
                  <w:rFonts w:ascii="Cambria Math" w:hAnsi="Cambria Math"/>
                </w:rPr>
                <m:t>c</m:t>
              </w:ins>
            </m:r>
          </m:e>
          <m:sub>
            <m:r>
              <w:ins w:id="73" w:author="Claude" w:date="2026-09-29T00:00:00Z">
                <w:rPr>
                  <w:rFonts w:ascii="Cambria Math" w:hAnsi="Cambria Math"/>
                </w:rPr>
                <m:t>i,v</m:t>
              </w:ins>
            </m:r>
          </m:sub>
          <m:sup>
            <m:r>
              <w:ins w:id="74" w:author="Claude" w:date="2026-09-29T00:00:00Z">
                <w:rPr>
                  <w:rFonts w:ascii="Cambria Math" w:hAnsi="Cambria Math"/>
                </w:rPr>
                <m:t>cap</m:t>
              </w:ins>
            </m:r>
          </m:sup>
        </m:sSubSup>
      </m:oMath>
      <w:r>
        <w:rPr>
          <w:rFonts w:ascii="Calibri" w:hAnsi="Calibri" w:cs="Calibri"/>
          <w:color w:val="0070C0"/>
          <w:lang w:val="" w:eastAsia="en-US"/>
        </w:rPr>
        <w:t xml:space="preserve"> its unit capital cost in that year, using the Capital Recovery Factor (</w:t>
      </w:r>
      <m:oMath>
        <m:r>
          <w:rPr>
            <w:rFonts w:ascii="Cambria Math" w:hAnsi="Cambria Math" w:cs="Calibri"/>
            <w:color w:val="0070C0"/>
            <w:lang w:val="" w:eastAsia="en-US"/>
          </w:rPr>
          <m:t>CR</m:t>
        </m:r>
        <m:sSub>
          <m:sSubPr>
            <m:ctrlPr>
              <w:rPr>
                <w:rFonts w:ascii="Cambria Math" w:hAnsi="Cambria Math" w:cs="Calibri"/>
                <w:color w:val="0070C0"/>
                <w:lang w:val="" w:eastAsia="en-US"/>
              </w:rPr>
            </m:ctrlPr>
          </m:sSubPr>
          <m:e>
            <m:r>
              <w:rPr>
                <w:rFonts w:ascii="Cambria Math" w:hAnsi="Cambria Math" w:cs="Calibri"/>
                <w:color w:val="0070C0"/>
                <w:lang w:val="" w:eastAsia="en-US"/>
              </w:rPr>
              <m:t>F</m:t>
            </m:r>
          </m:e>
          <m:sub>
            <m:r>
              <w:rPr>
                <w:rFonts w:ascii="Cambria Math" w:hAnsi="Cambria Math" w:cs="Calibri"/>
                <w:color w:val="0070C0"/>
                <w:lang w:val="" w:eastAsia="en-US"/>
              </w:rPr>
              <m:t>i</m:t>
            </m:r>
          </m:sub>
        </m:sSub>
      </m:oMath>
      <w:r>
        <w:rPr>
          <w:rFonts w:ascii="Calibri" w:hAnsi="Calibri" w:cs="Calibri"/>
          <w:color w:val="0070C0"/>
          <w:lang w:val="" w:eastAsia="en-US"/>
        </w:rPr>
        <w:t>).</w:t>
      </w:r>
    </w:p>
    <w:p w14:paraId="64DBCA79" w14:textId="2D1C26B4"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oMath>
      <w:r>
        <w:rPr>
          <w:rFonts w:ascii="Calibri" w:hAnsi="Calibri" w:cs="Calibri"/>
          <w:color w:val="0070C0"/>
          <w:lang w:val="" w:eastAsia="en-US"/>
        </w:rPr>
        <w:t>: The sum of Fixed OPEX and Variable OPEX. Fixed OPEX is proportional to the installed capacity at the year's end (</w:t>
      </w:r>
      <m:oMath>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i,y</m:t>
            </m:r>
            <m:r>
              <w:del w:id="75" w:author="Claude" w:date="2026-09-29T00:00:00Z">
                <w:rPr>
                  <w:rFonts w:ascii="Cambria Math" w:hAnsi="Cambria Math" w:cs="Calibri"/>
                  <w:color w:val="0070C0"/>
                  <w:lang w:val="" w:eastAsia="en-US"/>
                </w:rPr>
                <m:t>⋅8760</m:t>
              </w:del>
            </m:r>
          </m:sub>
        </m:sSub>
      </m:oMath>
      <w:r>
        <w:rPr>
          <w:rFonts w:ascii="Calibri" w:hAnsi="Calibri" w:cs="Calibri"/>
          <w:color w:val="0070C0"/>
          <w:lang w:val="" w:eastAsia="en-US"/>
        </w:rPr>
        <w:t>), while Variable OPEX is accumulated over all hourly generation within that year:</w:t>
      </w:r>
    </w:p>
    <w:p w14:paraId="5EF37FF6" w14:textId="01CFACF9" w:rsidR="003632F4" w:rsidRPr="003632F4" w:rsidRDefault="00F903DB" w:rsidP="003632F4">
      <w:pPr>
        <w:bidi w:val="0"/>
        <w:rPr>
          <w:rFonts w:ascii="Calibri" w:hAnsi="Calibri" w:cs="Calibri"/>
          <w:color w:val="0070C0"/>
          <w:lang w:val="" w:eastAsia="en-US"/>
        </w:rPr>
      </w:pPr>
      <m:oMathPara>
        <m:oMath>
          <m:r>
            <w:rPr>
              <w:rFonts w:ascii="Cambria Math" w:hAnsi="Cambria Math" w:cs="Calibri"/>
              <w:color w:val="0070C0"/>
              <w:lang w:val="" w:eastAsia="en-US"/>
            </w:rPr>
            <m:t>OPE</m:t>
          </m:r>
          <m:sSub>
            <m:sSubPr>
              <m:ctrlPr>
                <w:rPr>
                  <w:rFonts w:ascii="Cambria Math" w:hAnsi="Cambria Math" w:cs="Calibri"/>
                  <w:color w:val="0070C0"/>
                  <w:lang w:val="" w:eastAsia="en-US"/>
                </w:rPr>
              </m:ctrlPr>
            </m:sSubPr>
            <m:e>
              <m:r>
                <w:rPr>
                  <w:rFonts w:ascii="Cambria Math" w:hAnsi="Cambria Math" w:cs="Calibri"/>
                  <w:color w:val="0070C0"/>
                  <w:lang w:val="" w:eastAsia="en-US"/>
                </w:rPr>
                <m:t>X</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sub>
            <m:sup/>
            <m:e>
              <m:d>
                <m:dPr>
                  <m:ctrlPr>
                    <w:rPr>
                      <w:rFonts w:ascii="Cambria Math" w:hAnsi="Cambria Math" w:cs="Calibri"/>
                      <w:color w:val="0070C0"/>
                      <w:lang w:val="" w:eastAsia="en-US"/>
                    </w:rPr>
                  </m:ctrlPr>
                </m:dPr>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i,y</m:t>
                      </m:r>
                    </m:sub>
                    <m:sup>
                      <m:r>
                        <w:rPr>
                          <w:rFonts w:ascii="Cambria Math" w:hAnsi="Cambria Math" w:cs="Calibri"/>
                          <w:color w:val="0070C0"/>
                          <w:lang w:val="" w:eastAsia="en-US"/>
                        </w:rPr>
                        <m:t>fix_op</m:t>
                      </m:r>
                    </m:sup>
                  </m:sSubSup>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K</m:t>
                      </m:r>
                    </m:e>
                    <m:sub>
                      <m:r>
                        <w:rPr>
                          <w:rFonts w:ascii="Cambria Math" w:hAnsi="Cambria Math" w:cs="Calibri"/>
                          <w:color w:val="0070C0"/>
                          <w:lang w:val="" w:eastAsia="en-US"/>
                        </w:rPr>
                        <m:t>i,y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Sup>
                        <m:sSubSupPr>
                          <m:ctrlPr>
                            <w:rPr>
                              <w:rFonts w:ascii="Cambria Math" w:hAnsi="Cambria Math" w:cs="Calibri"/>
                              <w:color w:val="0070C0"/>
                              <w:lang w:val="" w:eastAsia="en-US"/>
                            </w:rPr>
                          </m:ctrlPr>
                        </m:sSubSupPr>
                        <m:e>
                          <m:r>
                            <w:rPr>
                              <w:rFonts w:ascii="Cambria Math" w:hAnsi="Cambria Math" w:cs="Calibri"/>
                              <w:color w:val="0070C0"/>
                              <w:lang w:val="" w:eastAsia="en-US"/>
                            </w:rPr>
                            <m:t>c</m:t>
                          </m:r>
                        </m:e>
                        <m:sub>
                          <m:r>
                            <w:rPr>
                              <w:rFonts w:ascii="Cambria Math" w:hAnsi="Cambria Math" w:cs="Calibri"/>
                              <w:color w:val="0070C0"/>
                              <w:lang w:val="" w:eastAsia="en-US"/>
                            </w:rPr>
                            <m:t>i,y</m:t>
                          </m:r>
                        </m:sub>
                        <m:sup>
                          <m:r>
                            <w:rPr>
                              <w:rFonts w:ascii="Cambria Math" w:hAnsi="Cambria Math" w:cs="Calibri"/>
                              <w:color w:val="0070C0"/>
                              <w:lang w:val="" w:eastAsia="en-US"/>
                            </w:rPr>
                            <m:t>var_op</m:t>
                          </m:r>
                        </m:sup>
                      </m:sSubSup>
                    </m:e>
                  </m:nary>
                  <m:r>
                    <w:rPr>
                      <w:rFonts w:ascii="Cambria Math" w:hAnsi="Cambria Math" w:cs="Calibri"/>
                      <w:color w:val="0070C0"/>
                      <w:lang w:val="" w:eastAsia="en-US"/>
                    </w:rPr>
                    <m:t>⋅</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i,t</m:t>
                      </m:r>
                    </m:sub>
                  </m:sSub>
                </m:e>
              </m:d>
            </m:e>
          </m:nary>
        </m:oMath>
      </m:oMathPara>
    </w:p>
    <w:p w14:paraId="75763DA9" w14:textId="77777777" w:rsidR="00A958B6" w:rsidRDefault="00000000">
      <w:pPr>
        <w:bidi w:val="0"/>
      </w:pPr>
      <w:r>
        <w:rPr>
          <w:rFonts w:ascii="Calibri" w:hAnsi="Calibri" w:cs="Calibri"/>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rPr>
            </m:ctrlPr>
          </m:sSubPr>
          <m:e>
            <m:r>
              <w:rPr>
                <w:rFonts w:ascii="Cambria Math" w:hAnsi="Cambria Math"/>
              </w:rPr>
              <m:t>CF</m:t>
            </m:r>
          </m:e>
          <m:sub>
            <m:r>
              <w:ins w:id="76" w:author="Claude" w:date="2026-09-29T00:00:00Z">
                <w:rPr>
                  <w:rFonts w:ascii="Cambria Math" w:hAnsi="Cambria Math"/>
                </w:rPr>
                <m:t>t</m:t>
              </w:ins>
            </m:r>
          </m:sub>
        </m:sSub>
        <m:r>
          <w:ins w:id="77" w:author="Claude" w:date="2026-09-29T00:00:00Z">
            <w:rPr>
              <w:rFonts w:ascii="Cambria Math" w:hAnsi="Cambria Math"/>
            </w:rPr>
            <m:t>⋅</m:t>
          </w:ins>
        </m:r>
        <m:sSub>
          <m:sSubPr>
            <m:ctrlPr>
              <w:rPr>
                <w:rFonts w:ascii="Cambria Math" w:hAnsi="Cambria Math"/>
              </w:rPr>
            </m:ctrlPr>
          </m:sSubPr>
          <m:e>
            <m:r>
              <w:ins w:id="78" w:author="Claude" w:date="2026-09-29T00:00:00Z">
                <w:rPr>
                  <w:rFonts w:ascii="Cambria Math" w:hAnsi="Cambria Math"/>
                </w:rPr>
                <m:t>K</m:t>
              </w:ins>
            </m:r>
          </m:e>
          <m:sub>
            <m:r>
              <w:rPr>
                <w:rFonts w:ascii="Cambria Math" w:hAnsi="Cambria Math"/>
              </w:rPr>
              <m:t>solar,t</m:t>
            </m:r>
          </m:sub>
        </m:sSub>
      </m:oMath>
      <w:r>
        <w:rPr>
          <w:rFonts w:ascii="Calibri" w:hAnsi="Calibri" w:cs="Calibri"/>
        </w:rPr>
        <w:t>), including stored and curtailed energy.</w:t>
      </w:r>
    </w:p>
    <w:p w14:paraId="3E80F1CF" w14:textId="50787026" w:rsidR="003632F4" w:rsidRPr="003632F4" w:rsidRDefault="00F903DB" w:rsidP="003632F4">
      <w:pPr>
        <w:numPr>
          <w:ilvl w:val="0"/>
          <w:numId w:val="40"/>
        </w:numPr>
        <w:bidi w:val="0"/>
        <w:rPr>
          <w:rFonts w:ascii="Calibri" w:hAnsi="Calibri" w:cs="Calibri"/>
          <w:color w:val="0070C0"/>
          <w:lang w:val="" w:eastAsia="en-US"/>
        </w:rPr>
      </w:pPr>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oMath>
      <w:r>
        <w:rPr>
          <w:rFonts w:ascii="Calibri" w:hAnsi="Calibri" w:cs="Calibri"/>
          <w:color w:val="0070C0"/>
          <w:lang w:val="" w:eastAsia="en-US"/>
        </w:rPr>
        <w:t>: The monetized external costs of greenhouse gas emissions, calculated by aggregating the emissions of thermal sources over the year and multiplying by a carbon price (</w:t>
      </w:r>
      <m:oMath>
        <m:r>
          <w:rPr>
            <w:rFonts w:ascii="Cambria Math" w:hAnsi="Cambria Math" w:cs="Calibri"/>
            <w:color w:val="0070C0"/>
            <w:lang w:val="" w:eastAsia="en-US"/>
          </w:rPr>
          <m:t>CarbonTax</m:t>
        </m:r>
      </m:oMath>
      <w:del w:id="79" w:author="Claude" w:date="2026-09-29T00:00:00Z">
        <w:r>
          <w:rPr>
            <w:rFonts w:ascii="Calibri" w:hAnsi="Calibri" w:cs="Calibri"/>
            <w:color w:val="0070C0"/>
            <w:lang w:val="" w:eastAsia="en-US"/>
          </w:rPr>
          <w:delText>):</w:delText>
        </w:r>
      </w:del>
      <w:r>
        <w:rPr>
          <w:rFonts w:ascii="Calibri" w:hAnsi="Calibri" w:cs="Calibri"/>
          <w:color w:val="0070C0"/>
          <w:lang w:val="" w:eastAsia="en-US"/>
        </w:rPr>
        <w:t xml:space="preserve"> = 200 NIS/tCO₂e, constant over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s="Calibri"/>
              <w:color w:val="0070C0"/>
              <w:lang w:val="" w:eastAsia="en-US"/>
            </w:rPr>
            <m:t>EX</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r>
            <w:rPr>
              <w:rFonts w:ascii="Cambria Math" w:hAnsi="Cambria Math" w:cs="Calibri"/>
              <w:color w:val="0070C0"/>
              <w:lang w:val="" w:eastAsia="en-US"/>
            </w:rPr>
            <m:t>=</m:t>
          </m:r>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i∈</m:t>
              </m:r>
              <m:d>
                <m:dPr>
                  <m:begChr m:val="{"/>
                  <m:endChr m:val="}"/>
                  <m:ctrlPr>
                    <w:rPr>
                      <w:rFonts w:ascii="Cambria Math" w:hAnsi="Cambria Math" w:cs="Calibri"/>
                      <w:color w:val="0070C0"/>
                      <w:lang w:val="" w:eastAsia="en-US"/>
                    </w:rPr>
                  </m:ctrlPr>
                </m:dPr>
                <m:e>
                  <m:r>
                    <w:rPr>
                      <w:rFonts w:ascii="Cambria Math" w:hAnsi="Cambria Math" w:cs="Calibri"/>
                      <w:color w:val="0070C0"/>
                      <w:lang w:val="" w:eastAsia="en-US"/>
                    </w:rPr>
                    <m:t>Nuc,Gas,Coal</m:t>
                  </m:r>
                </m:e>
              </m:d>
            </m:sub>
            <m:sup/>
            <m:e>
              <m:nary>
                <m:naryPr>
                  <m:chr m:val="∑"/>
                  <m:limLoc m:val="undOvr"/>
                  <m:supHide m:val="1"/>
                  <m:ctrlPr>
                    <w:rPr>
                      <w:rFonts w:ascii="Cambria Math" w:hAnsi="Cambria Math" w:cs="Calibri"/>
                      <w:color w:val="0070C0"/>
                      <w:lang w:val="" w:eastAsia="en-US"/>
                    </w:rPr>
                  </m:ctrlPr>
                </m:naryPr>
                <m:sub>
                  <m:r>
                    <w:rPr>
                      <w:rFonts w:ascii="Cambria Math" w:hAnsi="Cambria Math" w:cs="Calibri"/>
                      <w:color w:val="0070C0"/>
                      <w:lang w:val="" w:eastAsia="en-US"/>
                    </w:rPr>
                    <m:t>t∈</m:t>
                  </m:r>
                  <m:sSub>
                    <m:sSubPr>
                      <m:ctrlPr>
                        <w:rPr>
                          <w:rFonts w:ascii="Cambria Math" w:hAnsi="Cambria Math" w:cs="Calibri"/>
                          <w:color w:val="0070C0"/>
                          <w:lang w:val="" w:eastAsia="en-US"/>
                        </w:rPr>
                      </m:ctrlPr>
                    </m:sSubPr>
                    <m:e>
                      <m:r>
                        <w:rPr>
                          <w:rFonts w:ascii="Cambria Math" w:hAnsi="Cambria Math" w:cs="Calibri"/>
                          <w:color w:val="0070C0"/>
                          <w:lang w:val="" w:eastAsia="en-US"/>
                        </w:rPr>
                        <m:t>T</m:t>
                      </m:r>
                    </m:e>
                    <m:sub>
                      <m:r>
                        <w:rPr>
                          <w:rFonts w:ascii="Cambria Math" w:hAnsi="Cambria Math" w:cs="Calibri"/>
                          <w:color w:val="0070C0"/>
                          <w:lang w:val="" w:eastAsia="en-US"/>
                        </w:rPr>
                        <m:t>y</m:t>
                      </m:r>
                    </m:sub>
                  </m:sSub>
                </m:sub>
                <m:sup/>
                <m:e>
                  <m:sSub>
                    <m:sSubPr>
                      <m:ctrlPr>
                        <w:rPr>
                          <w:rFonts w:ascii="Cambria Math" w:hAnsi="Cambria Math" w:cs="Calibri"/>
                          <w:color w:val="0070C0"/>
                          <w:lang w:val="" w:eastAsia="en-US"/>
                        </w:rPr>
                      </m:ctrlPr>
                    </m:sSubPr>
                    <m:e>
                      <m:r>
                        <w:rPr>
                          <w:rFonts w:ascii="Cambria Math" w:hAnsi="Cambria Math" w:cs="Calibri"/>
                          <w:color w:val="0070C0"/>
                          <w:lang w:val="" w:eastAsia="en-US"/>
                        </w:rPr>
                        <m:t>e</m:t>
                      </m:r>
                    </m:e>
                    <m:sub>
                      <m:r>
                        <w:rPr>
                          <w:rFonts w:ascii="Cambria Math" w:hAnsi="Cambria Math" w:cs="Calibri"/>
                          <w:color w:val="0070C0"/>
                          <w:lang w:val="" w:eastAsia="en-US"/>
                        </w:rPr>
                        <m:t>i,t</m:t>
                      </m:r>
                    </m:sub>
                  </m:sSub>
                </m:e>
              </m:nary>
            </m:e>
          </m:nary>
          <m:r>
            <w:rPr>
              <w:rFonts w:ascii="Cambria Math" w:hAnsi="Cambria Math" w:cs="Calibri"/>
              <w:color w:val="0070C0"/>
              <w:lang w:val="" w:eastAsia="en-US"/>
            </w:rPr>
            <m:t>⋅CarbonTax⋅</m:t>
          </m:r>
          <m:sSub>
            <m:sSubPr>
              <m:ctrlPr>
                <w:rPr>
                  <w:rFonts w:ascii="Cambria Math" w:hAnsi="Cambria Math" w:cs="Calibri"/>
                  <w:color w:val="0070C0"/>
                  <w:lang w:val="" w:eastAsia="en-US"/>
                </w:rPr>
              </m:ctrlPr>
            </m:sSubPr>
            <m:e>
              <m:r>
                <w:rPr>
                  <w:rFonts w:ascii="Cambria Math" w:hAnsi="Cambria Math" w:cs="Calibri"/>
                  <w:color w:val="0070C0"/>
                  <w:lang w:val="" w:eastAsia="en-US"/>
                </w:rPr>
                <m:t>U</m:t>
              </m:r>
            </m:e>
            <m:sub>
              <m:r>
                <w:rPr>
                  <w:rFonts w:ascii="Cambria Math" w:hAnsi="Cambria Math" w:cs="Calibri"/>
                  <w:color w:val="0070C0"/>
                  <w:lang w:val="" w:eastAsia="en-US"/>
                </w:rPr>
                <m:t>i,t</m:t>
              </m:r>
            </m:sub>
          </m:sSub>
        </m:oMath>
      </m:oMathPara>
    </w:p>
    <w:p w14:paraId="11484D0D" w14:textId="77777777" w:rsidR="003632F4" w:rsidRPr="003632F4" w:rsidRDefault="00F903DB" w:rsidP="003632F4">
      <w:pPr>
        <w:bidi w:val="0"/>
        <w:rPr>
          <w:rFonts w:ascii="Calibri" w:hAnsi="Calibri" w:cs="Calibri"/>
          <w:color w:val="0070C0"/>
          <w:lang w:val="" w:eastAsia="en-US"/>
        </w:rPr>
      </w:pPr>
      <w:r>
        <w:rPr>
          <w:rFonts w:ascii="Calibri" w:hAnsi="Calibri" w:cs="Calibri"/>
          <w:color w:val="0070C0"/>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F903DB" w:rsidP="008034E5">
      <w:pPr>
        <w:bidi w:val="0"/>
        <w:spacing w:before="100" w:beforeAutospacing="1" w:after="100" w:afterAutospacing="1"/>
        <w:outlineLvl w:val="3"/>
        <w:rPr>
          <w:rFonts w:ascii="Calibri" w:hAnsi="Calibri" w:cs="Calibri"/>
          <w:rtl/>
          <w:lang w:eastAsia="en-US"/>
        </w:rPr>
      </w:pPr>
      <m:oMathPara>
        <m:oMath>
          <m:r>
            <w:rPr>
              <w:rFonts w:ascii="Cambria Math" w:hAnsi="Cambria Math" w:cs="Calibri"/>
              <w:lang w:eastAsia="en-US"/>
            </w:rPr>
            <m:t>ChB(t),</m:t>
          </m:r>
          <m:r>
            <m:rPr>
              <m:nor/>
            </m:rPr>
            <w:rPr>
              <w:rFonts w:ascii="Calibri" w:hAnsi="Calibri" w:cs="Calibri"/>
              <w:lang w:eastAsia="en-US"/>
            </w:rPr>
            <m:t>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bat</m:t>
              </m:r>
            </m:sub>
          </m:sSub>
          <m:r>
            <w:rPr>
              <w:rFonts w:ascii="Cambria Math" w:hAnsi="Cambria Math" w:cs="Calibri"/>
              <w:lang w:eastAsia="en-US"/>
            </w:rPr>
            <m:t>(t)≤</m:t>
          </m:r>
          <m:f>
            <m:fPr>
              <m:ctrlPr>
                <w:rPr>
                  <w:rFonts w:ascii="Cambria Math" w:hAnsi="Cambria Math" w:cs="Calibri"/>
                  <w:lang w:eastAsia="en-US"/>
                </w:rPr>
              </m:ctrlPr>
            </m:fPr>
            <m:num>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bat</m:t>
                  </m:r>
                </m:sub>
              </m:sSub>
              <m:r>
                <w:rPr>
                  <w:rFonts w:ascii="Cambria Math" w:hAnsi="Cambria Math" w:cs="Calibri"/>
                  <w:lang w:eastAsia="en-US"/>
                </w:rPr>
                <m:t>(t)</m:t>
              </m:r>
            </m:num>
            <m:den>
              <m:sSub>
                <m:sSubPr>
                  <m:ctrlPr>
                    <w:rPr>
                      <w:rFonts w:ascii="Cambria Math" w:hAnsi="Cambria Math" w:cs="Calibri"/>
                      <w:lang w:eastAsia="en-US"/>
                    </w:rPr>
                  </m:ctrlPr>
                </m:sSubPr>
                <m:e>
                  <m:r>
                    <w:rPr>
                      <w:rFonts w:ascii="Cambria Math" w:hAnsi="Cambria Math" w:cs="Calibri"/>
                      <w:lang w:eastAsia="en-US"/>
                    </w:rPr>
                    <m:t>H</m:t>
                  </m:r>
                </m:e>
                <m:sub>
                  <m:r>
                    <m:rPr>
                      <m:nor/>
                    </m:rPr>
                    <w:rPr>
                      <w:rFonts w:ascii="Calibri" w:hAnsi="Calibri" w:cs="Calibri"/>
                      <w:lang w:eastAsia="en-US"/>
                    </w:rPr>
                    <m:t>batt</m:t>
                  </m:r>
                </m:sub>
              </m:sSub>
            </m:den>
          </m:f>
        </m:oMath>
      </m:oMathPara>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C41C6F" w:rsidRDefault="00F903DB" w:rsidP="00C41C6F">
      <w:pPr>
        <w:bidi w:val="0"/>
        <w:spacing w:before="100" w:beforeAutospacing="1" w:after="100" w:afterAutospacing="1"/>
        <w:outlineLvl w:val="3"/>
        <w:rPr>
          <w:rFonts w:ascii="Calibri" w:hAnsi="Calibri" w:cs="Calibri"/>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99494F" w:rsidRDefault="00F903DB" w:rsidP="0099494F">
      <w:pPr>
        <w:bidi w:val="0"/>
        <w:spacing w:before="100" w:beforeAutospacing="1" w:after="100" w:afterAutospacing="1"/>
        <w:outlineLvl w:val="3"/>
        <w:rPr>
          <w:rFonts w:ascii="Calibri" w:hAnsi="Calibri" w:cs="Calibri"/>
          <w:color w:val="0070C0"/>
          <w:lang w:val=""/>
        </w:rPr>
      </w:pPr>
      <w:r>
        <w:rPr>
          <w:rFonts w:ascii="Calibri" w:hAnsi="Calibri" w:cs="Calibri"/>
          <w:b/>
          <w:bCs/>
          <w:color w:val="0070C0"/>
          <w:lang w:val=""/>
        </w:rPr>
        <w:t>Smart Reserve Margin (System Reliability)</w:t>
      </w:r>
      <w:r>
        <w:rPr>
          <w:rFonts w:ascii="Calibri" w:hAnsi="Calibri" w:cs="Calibri"/>
          <w:color w:val="0070C0"/>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70C0"/>
            <w:lang w:val=""/>
          </w:rPr>
          <m:t>RM=1.20</m:t>
        </m:r>
      </m:oMath>
      <w:r>
        <w:rPr>
          <w:rFonts w:ascii="Calibri" w:hAnsi="Calibri" w:cs="Calibri"/>
          <w:color w:val="0070C0"/>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w:r>
        <w:rPr>
          <w:rFonts w:ascii="Calibri" w:hAnsi="Calibri" w:cs="Calibri"/>
          <w:color w:val="0070C0"/>
          <w:lang w:val=""/>
        </w:rPr>
        <w:t>) for each year. These critical hours are identified dynamically and include the top absolute peak demand hours, as well as the top peak demand hours when solar generation is unavailable (i.e., nighttime).</w:t>
      </w:r>
      <w:r>
        <w:rPr>
          <w:rFonts w:ascii="Calibri" w:hAnsi="Calibri" w:cs="Calibri"/>
          <w:color w:val="0070C0"/>
          <w:lang w:val=""/>
        </w:rPr>
        <w:t xml:space="preserve"> In each year, the ten highest-demand hours and the ten highest-demand hours with zero solar output are used. Battery storage is not counted as firm capacity.</w:t>
      </w:r>
      <w:r>
        <w:rPr>
          <w:rFonts w:ascii="Calibri" w:hAnsi="Calibri" w:cs="Calibri"/>
          <w:color w:val="0070C0"/>
          <w:lang w:val=""/>
        </w:rPr>
        <w:t xml:space="preserve"> </w:t>
      </w:r>
    </w:p>
    <w:p w14:paraId="17554AC5" w14:textId="13B89659" w:rsidR="0099494F" w:rsidRPr="0099494F" w:rsidRDefault="00000000" w:rsidP="0099494F">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nuc,t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gas,t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K</m:t>
              </m:r>
            </m:e>
            <m:sub>
              <m:r>
                <w:rPr>
                  <w:rFonts w:ascii="Cambria Math" w:hAnsi="Cambria Math" w:cs="Calibri"/>
                  <w:color w:val="0070C0"/>
                  <w:lang w:val=""/>
                </w:rPr>
                <m:t>coal,t</m:t>
              </m:r>
            </m:sub>
          </m:sSub>
          <m:r>
            <w:rPr>
              <w:rFonts w:ascii="Cambria Math" w:hAnsi="Cambria Math" w:cs="Calibri"/>
              <w:color w:val="0070C0"/>
              <w:lang w:val=""/>
            </w:rPr>
            <m:t>≥RM⋅</m:t>
          </m:r>
          <m:d>
            <m:dPr>
              <m:ctrlPr>
                <w:rPr>
                  <w:rFonts w:ascii="Cambria Math" w:hAnsi="Cambria Math" w:cs="Calibri"/>
                  <w:color w:val="0070C0"/>
                  <w:lang w:val=""/>
                </w:rPr>
              </m:ctrlPr>
            </m:dPr>
            <m:e>
              <m:sSub>
                <m:sSubPr>
                  <m:ctrlPr>
                    <w:rPr>
                      <w:rFonts w:ascii="Cambria Math" w:hAnsi="Cambria Math" w:cs="Calibri"/>
                      <w:color w:val="0070C0"/>
                      <w:lang w:val=""/>
                    </w:rPr>
                  </m:ctrlPr>
                </m:sSubPr>
                <m:e>
                  <m:r>
                    <w:rPr>
                      <w:rFonts w:ascii="Cambria Math" w:hAnsi="Cambria Math" w:cs="Calibri"/>
                      <w:color w:val="0070C0"/>
                      <w:lang w:val=""/>
                    </w:rPr>
                    <m:t>D</m:t>
                  </m:r>
                </m:e>
                <m:sub>
                  <m:r>
                    <w:rPr>
                      <w:rFonts w:ascii="Cambria Math" w:hAnsi="Cambria Math" w:cs="Calibri"/>
                      <w:color w:val="0070C0"/>
                      <w:lang w:val=""/>
                    </w:rPr>
                    <m:t>t</m:t>
                  </m:r>
                </m:sub>
              </m:sSub>
              <m:r>
                <w:rPr>
                  <w:rFonts w:ascii="Cambria Math" w:hAnsi="Cambria Math" w:cs="Calibri"/>
                  <w:color w:val="0070C0"/>
                  <w:lang w:val=""/>
                </w:rPr>
                <m:t>-</m:t>
              </m:r>
              <m:sSub>
                <m:sSubPr>
                  <m:ctrlPr>
                    <w:rPr>
                      <w:rFonts w:ascii="Cambria Math" w:hAnsi="Cambria Math" w:cs="Calibri"/>
                      <w:color w:val="0070C0"/>
                      <w:lang w:val=""/>
                    </w:rPr>
                  </m:ctrlPr>
                </m:sSubPr>
                <m:e>
                  <m:r>
                    <w:rPr>
                      <w:rFonts w:ascii="Cambria Math" w:hAnsi="Cambria Math" w:cs="Calibri"/>
                      <w:color w:val="0070C0"/>
                      <w:lang w:val=""/>
                    </w:rPr>
                    <m:t>U</m:t>
                  </m:r>
                </m:e>
                <m:sub>
                  <m:r>
                    <w:rPr>
                      <w:rFonts w:ascii="Cambria Math" w:hAnsi="Cambria Math" w:cs="Calibri"/>
                      <w:color w:val="0070C0"/>
                      <w:lang w:val=""/>
                    </w:rPr>
                    <m:t>solar,t</m:t>
                  </m:r>
                </m:sub>
              </m:sSub>
            </m:e>
          </m:d>
          <m:r>
            <w:rPr>
              <w:rFonts w:ascii="Cambria Math" w:hAnsi="Cambria Math" w:cs="Calibri"/>
              <w:i/>
              <w:color w:val="0070C0"/>
              <w:lang w:val=""/>
            </w:rPr>
            <m:t> </m:t>
          </m:r>
          <m:r>
            <w:rPr>
              <w:rFonts w:ascii="Cambria Math" w:hAnsi="Cambria Math" w:cs="Calibri"/>
              <w:color w:val="0070C0"/>
              <w:lang w:val=""/>
            </w:rPr>
            <m:t>∀t∈</m:t>
          </m:r>
          <m:sSub>
            <m:sSubPr>
              <m:ctrlPr>
                <w:rPr>
                  <w:rFonts w:ascii="Cambria Math" w:hAnsi="Cambria Math" w:cs="Calibri"/>
                  <w:color w:val="0070C0"/>
                  <w:lang w:val=""/>
                </w:rPr>
              </m:ctrlPr>
            </m:sSubPr>
            <m:e>
              <m:r>
                <w:rPr>
                  <w:rFonts w:ascii="Cambria Math" w:hAnsi="Cambria Math" w:cs="Calibri"/>
                  <w:color w:val="0070C0"/>
                  <w:lang w:val=""/>
                </w:rPr>
                <m:t>T</m:t>
              </m:r>
            </m:e>
            <m:sub>
              <m:r>
                <w:rPr>
                  <w:rFonts w:ascii="Cambria Math" w:hAnsi="Cambria Math" w:cs="Calibri"/>
                  <w:color w:val="0070C0"/>
                  <w:lang w:val=""/>
                </w:rPr>
                <m:t>critical</m:t>
              </m:r>
            </m:sub>
          </m:sSub>
        </m:oMath>
      </m:oMathPara>
    </w:p>
    <w:p w14:paraId="3E222169" w14:textId="77777777" w:rsidR="0099494F" w:rsidRDefault="00F903DB" w:rsidP="0099494F">
      <w:pPr>
        <w:bidi w:val="0"/>
        <w:spacing w:before="100" w:beforeAutospacing="1" w:after="100" w:afterAutospacing="1"/>
        <w:outlineLvl w:val="3"/>
        <w:rPr>
          <w:rFonts w:ascii="Calibri" w:hAnsi="Calibri" w:cs="Calibri"/>
          <w:color w:val="0070C0"/>
          <w:rtl/>
          <w:lang w:val=""/>
        </w:rPr>
      </w:pPr>
      <w:r>
        <w:rPr>
          <w:rFonts w:ascii="Calibri" w:hAnsi="Calibri" w:cs="Calibri"/>
          <w:color w:val="0070C0"/>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C35141" w:rsidRDefault="00F903DB" w:rsidP="00C35141">
      <w:pPr>
        <w:bidi w:val="0"/>
        <w:spacing w:before="100" w:beforeAutospacing="1" w:after="100" w:afterAutospacing="1"/>
        <w:outlineLvl w:val="3"/>
        <w:rPr>
          <w:rFonts w:ascii="Calibri" w:hAnsi="Calibri" w:cs="Calibri"/>
          <w:color w:val="0070C0"/>
          <w:lang w:val=""/>
        </w:rPr>
      </w:pPr>
      <w:r>
        <w:rPr>
          <w:rFonts w:ascii="Calibri" w:hAnsi="Calibri" w:cs="Calibri"/>
          <w:b/>
          <w:bCs/>
          <w:color w:val="0070C0"/>
          <w:lang w:val=""/>
        </w:rPr>
        <w:t>Capacity Expansion Windows (Build Constraints)</w:t>
      </w:r>
      <w:r>
        <w:rPr>
          <w:rFonts w:ascii="Calibri" w:hAnsi="Calibri" w:cs="Calibri"/>
          <w:color w:val="0070C0"/>
          <w:lang w:val=""/>
        </w:rPr>
        <w:t xml:space="preserve"> In reality, large-scale energy infrastructure cannot be commissioned on a continuous, hourly basis. To reflect realistic planning, permitting, and construction cycles, capacity additions (</w:t>
      </w:r>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i,t</m:t>
            </m:r>
          </m:sub>
        </m:sSub>
      </m:oMath>
      <w:r>
        <w:rPr>
          <w:rFonts w:ascii="Calibri" w:hAnsi="Calibri" w:cs="Calibri"/>
          <w:color w:val="0070C0"/>
          <w:lang w:val=""/>
        </w:rPr>
        <w:t xml:space="preserve">) are restricted to designated build windows. For solar, gas, coal, and battery storage, capacity can only be added annually </w:t>
      </w:r>
      <w:r>
        <w:rPr>
          <w:rFonts w:ascii="Calibri" w:hAnsi="Calibri" w:cs="Calibri"/>
          <w:color w:val="0070C0"/>
          <w:lang w:val=""/>
        </w:rPr>
        <w:t>(i.e., at the end of every 8760-hour block), except in the final year of the horizon.</w:t>
      </w:r>
      <w:r>
        <w:rPr>
          <w:rFonts w:ascii="Calibri" w:hAnsi="Calibri" w:cs="Calibri"/>
          <w:color w:val="0070C0"/>
          <w:lang w:val=""/>
        </w:rPr>
        <w:t xml:space="preserve"> Due to the exceptionally long development and construction timelines associated with nuclear power, </w:t>
      </w:r>
      <w:r>
        <w:rPr>
          <w:rFonts w:ascii="Calibri" w:hAnsi="Calibri" w:cs="Calibri"/>
          <w:color w:val="0070C0"/>
          <w:lang w:val=""/>
        </w:rPr>
        <w:t>its capacity additions are allowed only once every 20 years, which within the 2023–2050 horizon corresponds to a single build point at the end of 2042. Nuclear additions are enabled only in the nuclear scenarios; in the main scenario grid they are disabled.</w:t>
      </w:r>
      <w:r>
        <w:rPr>
          <w:rFonts w:ascii="Calibri" w:hAnsi="Calibri" w:cs="Calibri"/>
          <w:color w:val="0070C0"/>
          <w:lang w:val=""/>
        </w:rPr>
        <w:t xml:space="preserve"> In all other intermediate hours, the capacity addition variables are strictly constrained to zero: </w:t>
      </w:r>
    </w:p>
    <w:p w14:paraId="466B0B28" w14:textId="16B46401" w:rsidR="00C35141" w:rsidRPr="00C35141" w:rsidRDefault="00000000" w:rsidP="00C35141">
      <w:pPr>
        <w:bidi w:val="0"/>
        <w:spacing w:before="100" w:beforeAutospacing="1" w:after="100" w:afterAutospacing="1"/>
        <w:outlineLvl w:val="3"/>
        <w:rPr>
          <w:rFonts w:ascii="Calibri" w:hAnsi="Calibri" w:cs="Calibri"/>
          <w:color w:val="0070C0"/>
          <w:lang w:val=""/>
        </w:rPr>
      </w:pPr>
      <m:oMathPara>
        <m:oMath>
          <m:sSub>
            <m:sSubPr>
              <m:ctrlPr>
                <w:rPr>
                  <w:rFonts w:ascii="Cambria Math" w:hAnsi="Cambria Math" w:cs="Calibri"/>
                  <w:color w:val="0070C0"/>
                  <w:lang w:val=""/>
                </w:rPr>
              </m:ctrlPr>
            </m:sSubPr>
            <m:e>
              <m:r>
                <w:rPr>
                  <w:rFonts w:ascii="Cambria Math" w:hAnsi="Cambria Math" w:cs="Calibri"/>
                  <w:color w:val="0070C0"/>
                  <w:lang w:val=""/>
                </w:rPr>
                <m:t>Z</m:t>
              </m:r>
            </m:e>
            <m:sub>
              <m:r>
                <w:rPr>
                  <w:rFonts w:ascii="Cambria Math" w:hAnsi="Cambria Math" w:cs="Calibri"/>
                  <w:color w:val="0070C0"/>
                  <w:lang w:val=""/>
                </w:rPr>
                <m:t>i,t</m:t>
              </m:r>
            </m:sub>
          </m:sSub>
          <m:r>
            <w:rPr>
              <w:rFonts w:ascii="Cambria Math" w:hAnsi="Cambria Math" w:cs="Calibri"/>
              <w:color w:val="0070C0"/>
              <w:lang w:val=""/>
            </w:rPr>
            <m:t>=0</m:t>
          </m:r>
          <m:r>
            <w:rPr>
              <w:rFonts w:ascii="Cambria Math" w:hAnsi="Cambria Math" w:cs="Calibri"/>
              <w:i/>
              <w:color w:val="0070C0"/>
              <w:lang w:val=""/>
            </w:rPr>
            <m:t> </m:t>
          </m:r>
          <m:r>
            <m:rPr>
              <m:nor/>
            </m:rPr>
            <w:rPr>
              <w:rFonts w:ascii="Calibri" w:hAnsi="Calibri" w:cs="Calibri"/>
              <w:color w:val="0070C0"/>
              <w:lang w:val=""/>
            </w:rPr>
            <m:t>for </m:t>
          </m:r>
          <m:r>
            <w:rPr>
              <w:rFonts w:ascii="Cambria Math" w:hAnsi="Cambria Math" w:cs="Calibri"/>
              <w:color w:val="0070C0"/>
              <w:lang w:val=""/>
            </w:rPr>
            <m:t>t∉</m:t>
          </m:r>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m:oMathPara>
    </w:p>
    <w:p w14:paraId="1397D9C5" w14:textId="49998B7F" w:rsidR="00C35141" w:rsidRPr="00C35141" w:rsidRDefault="00F903DB" w:rsidP="00C35141">
      <w:pPr>
        <w:bidi w:val="0"/>
        <w:spacing w:before="100" w:beforeAutospacing="1" w:after="100" w:afterAutospacing="1"/>
        <w:outlineLvl w:val="3"/>
        <w:rPr>
          <w:rFonts w:ascii="Calibri" w:hAnsi="Calibri" w:cs="Calibri"/>
          <w:color w:val="0070C0"/>
          <w:lang w:val=""/>
        </w:rPr>
      </w:pPr>
      <w:r>
        <w:rPr>
          <w:rFonts w:ascii="Calibri" w:hAnsi="Calibri" w:cs="Calibri"/>
          <w:color w:val="0070C0"/>
          <w:lang w:val=""/>
        </w:rPr>
        <w:lastRenderedPageBreak/>
        <w:t xml:space="preserve">Where </w:t>
      </w:r>
      <m:oMath>
        <m:sSubSup>
          <m:sSubSupPr>
            <m:ctrlPr>
              <w:rPr>
                <w:rFonts w:ascii="Cambria Math" w:hAnsi="Cambria Math" w:cs="Calibri"/>
                <w:color w:val="0070C0"/>
                <w:lang w:val=""/>
              </w:rPr>
            </m:ctrlPr>
          </m:sSubSupPr>
          <m:e>
            <m:r>
              <w:rPr>
                <w:rFonts w:ascii="Cambria Math" w:hAnsi="Cambria Math" w:cs="Calibri"/>
                <w:color w:val="0070C0"/>
                <w:lang w:val=""/>
              </w:rPr>
              <m:t>T</m:t>
            </m:r>
          </m:e>
          <m:sub>
            <m:r>
              <w:rPr>
                <w:rFonts w:ascii="Cambria Math" w:hAnsi="Cambria Math" w:cs="Calibri"/>
                <w:color w:val="0070C0"/>
                <w:lang w:val=""/>
              </w:rPr>
              <m:t>build</m:t>
            </m:r>
          </m:sub>
          <m:sup>
            <m:r>
              <w:rPr>
                <w:rFonts w:ascii="Cambria Math" w:hAnsi="Cambria Math" w:cs="Calibri"/>
                <w:color w:val="0070C0"/>
                <w:lang w:val=""/>
              </w:rPr>
              <m:t>i</m:t>
            </m:r>
          </m:sup>
        </m:sSubSup>
      </m:oMath>
      <w:r>
        <w:rPr>
          <w:rFonts w:ascii="Calibri" w:hAnsi="Calibri" w:cs="Calibri"/>
          <w:color w:val="0070C0"/>
          <w:lang w:val=""/>
        </w:rPr>
        <w:t xml:space="preserve"> represents the discrete allowable commissioning hours for technology </w:t>
      </w:r>
      <m:oMath>
        <m:r>
          <w:rPr>
            <w:rFonts w:ascii="Cambria Math" w:hAnsi="Cambria Math" w:cs="Calibri"/>
            <w:color w:val="0070C0"/>
            <w:lang w:val=""/>
          </w:rPr>
          <m:t>i</m:t>
        </m:r>
      </m:oMath>
      <w:r>
        <w:rPr>
          <w:rFonts w:ascii="Calibri" w:hAnsi="Calibri" w:cs="Calibri"/>
          <w:color w:val="0070C0"/>
          <w:lang w:val=""/>
        </w:rPr>
        <w:t>. This constraint prevents unrealistic fractional hourly builds and aligns the model's short-term operational resolution with long-term macroeconomic planning steps</w:t>
      </w:r>
    </w:p>
    <w:p w14:paraId="64352C03" w14:textId="77777777" w:rsidR="00C35141" w:rsidRPr="0099494F" w:rsidRDefault="00C35141" w:rsidP="00C35141">
      <w:pPr>
        <w:bidi w:val="0"/>
        <w:spacing w:before="100" w:beforeAutospacing="1" w:after="100" w:afterAutospacing="1"/>
        <w:outlineLvl w:val="3"/>
        <w:rPr>
          <w:rFonts w:ascii="Calibri" w:hAnsi="Calibri" w:cs="Calibri"/>
          <w:color w:val="0070C0"/>
          <w:lang w:val=""/>
        </w:rPr>
      </w:pPr>
    </w:p>
    <w:p w14:paraId="1C3B7F9E" w14:textId="77777777" w:rsidR="00C41C6F" w:rsidRPr="0099494F" w:rsidRDefault="00C41C6F" w:rsidP="008034E5">
      <w:pPr>
        <w:bidi w:val="0"/>
        <w:spacing w:before="100" w:beforeAutospacing="1" w:after="100" w:afterAutospacing="1"/>
        <w:outlineLvl w:val="3"/>
        <w:rPr>
          <w:rFonts w:ascii="Calibri" w:hAnsi="Calibri" w:cs="Calibri"/>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rPr>
        <w:t>Given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77777777" w:rsidR="00A958B6" w:rsidRDefault="00000000">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(nine levels between ₪400×10^9 and ₪480×10^9, in steps of ₪10×10^9) and the land available for utility-scale solar deployment (eleven levels: 100 km², representing a low-land, fossil-dominated benchmark, and 400–850 km² in steps of 50 km²). This factorial design yields 99 scenarios, of which 96 are feasible. The three scenarios combining the smallest land cap (100 km²) with the lowest budgets (₪400–420×10^9) are infeasible, since a gas-dominated system cannot cover its fuel and carbon costs within these budgets. In the main scenario grid, nuclear capacity additions are disabled; nuclear variants are analysed separately in Section [3.X].</w:t>
      </w:r>
    </w:p>
    <w:p w14:paraId="032AA391" w14:textId="77777777" w:rsidR="00414868" w:rsidRPr="00414868" w:rsidRDefault="00414868" w:rsidP="008034E5">
      <w:pPr>
        <w:bidi w:val="0"/>
        <w:rPr>
          <w:rFonts w:ascii="Calibri" w:hAnsi="Calibri" w:cs="Calibri"/>
        </w:rPr>
      </w:pPr>
    </w:p>
    <w:p w14:paraId="3BBDE0C4" w14:textId="77777777" w:rsidR="00A958B6" w:rsidRDefault="00000000">
      <w:pPr>
        <w:bidi w:val="0"/>
      </w:pPr>
      <w:r>
        <w:rPr>
          <w:rFonts w:ascii="Calibri" w:hAnsi="Calibri" w:cs="Calibri"/>
        </w:rPr>
        <w:t>In the second stage, we moved from breadth to depth. Because the optimization minimizes emissions rather than cost, every scenario uses its full budget, and the total cost of a scenario therefore equals its budget. To obtain representative systems that are as close as possible to the least-cost configuration for each level of land availability, one scenario was selected per land cap: the lowest budget at which the land cap is fully utilized, i.e. at which land becomes the binding constraint. This yields eleven representative scenarios spanning renewable shares of 12.8% to 90.2% in 2050 (Table [X]).</w:t>
      </w:r>
      <w:r>
        <w:rPr>
          <w:rFonts w:ascii="Calibri" w:hAnsi="Calibri" w:cs="Calibri"/>
        </w:rPr>
        <w:br/>
      </w:r>
      <w:r>
        <w:rPr>
          <w:rFonts w:ascii="Calibri" w:hAnsi="Calibri" w:cs="Calibri"/>
        </w:rPr>
        <w:br/>
        <w:t xml:space="preserve">As defined in Section 2.3, the optimization minimizes cumulative life-cycle </w:t>
      </w:r>
      <w:r>
        <w:rPr>
          <w:rFonts w:ascii="Calibri" w:hAnsi="Calibri" w:cs="Calibri"/>
        </w:rPr>
        <w:lastRenderedPageBreak/>
        <w:t>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 xml:space="preserve">This two-tiered process broad exploration followed by </w:t>
      </w:r>
      <w:r>
        <w:rPr>
          <w:rFonts w:ascii="Calibri" w:hAnsi="Calibri" w:cs="Calibri"/>
        </w:rPr>
        <w:t>selection of representative scenarios</w:t>
      </w:r>
      <w:r>
        <w:rPr>
          <w:rFonts w:ascii="Calibri" w:hAnsi="Calibri" w:cs="Calibri"/>
        </w:rPr>
        <w:t xml:space="preserve">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w:t>
      </w:r>
      <w:r>
        <w:rPr>
          <w:rFonts w:ascii="Calibri" w:hAnsi="Calibri" w:cs="Calibri"/>
        </w:rPr>
        <w:t>build-rate limits, storage</w:t>
      </w:r>
      <w:r>
        <w:rPr>
          <w:rFonts w:ascii="Calibri" w:hAnsi="Calibri" w:cs="Calibri"/>
        </w:rPr>
        <w:t xml:space="preserv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80" w:name="_Toc223013395"/>
      <w:r>
        <w:rPr>
          <w:rFonts w:eastAsia="Times New Roman"/>
        </w:rPr>
        <w:t>2.4 Integration with External Models</w:t>
      </w:r>
      <w:bookmarkEnd w:id="80"/>
    </w:p>
    <w:p w14:paraId="425AAC13" w14:textId="593237FD" w:rsidR="00B55D5A" w:rsidRPr="00B55D5A" w:rsidRDefault="00F903DB" w:rsidP="008034E5">
      <w:pPr>
        <w:bidi w:val="0"/>
        <w:ind w:left="360"/>
      </w:pPr>
      <w:r>
        <w:rPr>
          <w:rFonts w:ascii="Calibri" w:hAnsi="Calibri" w:cs="Calibri"/>
        </w:rPr>
        <w:t>As part of an attempt</w:t>
      </w:r>
      <w:r>
        <w:rPr>
          <w:rFonts w:ascii="Calibri" w:hAnsi="Calibri" w:cs="Calibri"/>
        </w:rPr>
        <w:t xml:space="preserve"> to extend the General Framework model with demand and cost realism, </w:t>
      </w:r>
      <w:r>
        <w:rPr>
          <w:rFonts w:ascii="Calibri" w:hAnsi="Calibri" w:cs="Calibri"/>
        </w:rPr>
        <w:t>two external tools were incorporated</w:t>
      </w:r>
      <w:r>
        <w:rPr>
          <w:rFonts w:ascii="Calibri" w:hAnsi="Calibri" w:cs="Calibri"/>
        </w:rPr>
        <w:t xml:space="preserve">: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w:t>
      </w:r>
      <w:r>
        <w:rPr>
          <w:rFonts w:ascii="Calibri" w:hAnsi="Calibri" w:cs="Calibri"/>
        </w:rPr>
        <w:t>Both models are connected</w:t>
      </w:r>
      <w:r>
        <w:rPr>
          <w:rFonts w:ascii="Calibri" w:hAnsi="Calibri" w:cs="Calibri"/>
        </w:rPr>
        <w:t xml:space="preserve"> directly to our framework, rather than to each other, ensuring that all inputs and outputs were processed consistently.</w:t>
      </w:r>
      <w:r>
        <w:rPr>
          <w:rFonts w:ascii="Calibri" w:hAnsi="Calibri" w:cs="Calibri"/>
          <w:i/>
          <w:iCs/>
        </w:rPr>
        <w:t xml:space="preserve"> Figure 3 </w:t>
      </w:r>
      <w:r>
        <w:rPr>
          <w:rFonts w:ascii="Calibri" w:hAnsi="Calibri" w:cs="Calibri"/>
        </w:rPr>
        <w:t>illustrates the information flow.</w:t>
      </w: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C274E5" w:rsidRDefault="00F903DB" w:rsidP="008034E5">
      <w:pPr>
        <w:bidi w:val="0"/>
        <w:ind w:left="360"/>
        <w:rPr>
          <w:rFonts w:ascii="Calibri" w:hAnsi="Calibri" w:cs="Calibri"/>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8E419D" w:rsidRDefault="00F903DB" w:rsidP="008E419D">
      <w:pPr>
        <w:bidi w:val="0"/>
        <w:ind w:left="360"/>
        <w:rPr>
          <w:rFonts w:ascii="Calibri" w:hAnsi="Calibri" w:cs="Calibri"/>
          <w:color w:val="0070C0"/>
        </w:rPr>
      </w:pPr>
      <w:r>
        <w:rPr>
          <w:rFonts w:ascii="Calibri" w:hAnsi="Calibri" w:cs="Calibri"/>
          <w:b/>
          <w:bCs/>
          <w:color w:val="0070C0"/>
        </w:rPr>
        <w:t>NZO Datasets</w:t>
      </w:r>
      <w:r>
        <w:rPr>
          <w:rFonts w:ascii="Calibri" w:hAnsi="Calibri" w:cs="Calibri"/>
          <w:color w:val="0070C0"/>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70C0"/>
        </w:rPr>
        <w:t>this study primarily leverages NZO's comprehensive techno-economic datasets to define the time-varying capital and operational cost trajectories (CAPEX and OPEX) for the different technologies.</w:t>
      </w:r>
      <w:r>
        <w:rPr>
          <w:rFonts w:ascii="Calibri" w:hAnsi="Calibri" w:cs="Calibri"/>
          <w:color w:val="0070C0"/>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46319D" w:rsidRDefault="00F903DB" w:rsidP="0046319D">
      <w:pPr>
        <w:bidi w:val="0"/>
        <w:ind w:left="360"/>
        <w:rPr>
          <w:rFonts w:ascii="Calibri" w:hAnsi="Calibri" w:cs="Calibri"/>
          <w:color w:val="0070C0"/>
          <w:lang w:val=""/>
        </w:rPr>
      </w:pPr>
      <w:r>
        <w:rPr>
          <w:rFonts w:ascii="Calibri" w:hAnsi="Calibri" w:cs="Calibri"/>
          <w:b/>
          <w:bCs/>
          <w:color w:val="0070C0"/>
          <w:lang w:val=""/>
        </w:rPr>
        <w:lastRenderedPageBreak/>
        <w:t>Integration Process</w:t>
      </w:r>
      <w:r>
        <w:rPr>
          <w:rFonts w:ascii="Calibri" w:hAnsi="Calibri" w:cs="Calibri"/>
          <w:color w:val="0070C0"/>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Demand and Physical Foundations:</w:t>
      </w:r>
      <w:r>
        <w:rPr>
          <w:rFonts w:ascii="Calibri" w:hAnsi="Calibri" w:cs="Calibri"/>
          <w:color w:val="0070C0"/>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Economic Trajectories:</w:t>
      </w:r>
      <w:r>
        <w:rPr>
          <w:rFonts w:ascii="Calibri" w:hAnsi="Calibri" w:cs="Calibri"/>
          <w:color w:val="0070C0"/>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46319D" w:rsidRDefault="00F903DB" w:rsidP="0046319D">
      <w:pPr>
        <w:numPr>
          <w:ilvl w:val="0"/>
          <w:numId w:val="41"/>
        </w:numPr>
        <w:bidi w:val="0"/>
        <w:rPr>
          <w:rFonts w:ascii="Calibri" w:hAnsi="Calibri" w:cs="Calibri"/>
          <w:color w:val="0070C0"/>
          <w:lang w:val=""/>
        </w:rPr>
      </w:pPr>
      <w:r>
        <w:rPr>
          <w:rFonts w:ascii="Calibri" w:hAnsi="Calibri" w:cs="Calibri"/>
          <w:b/>
          <w:bCs/>
          <w:color w:val="0070C0"/>
          <w:lang w:val=""/>
        </w:rPr>
        <w:t>Endogenous Optimization:</w:t>
      </w:r>
      <w:r>
        <w:rPr>
          <w:rFonts w:ascii="Calibri" w:hAnsi="Calibri" w:cs="Calibri"/>
          <w:color w:val="0070C0"/>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w:t>
      </w:r>
      <w:r>
        <w:rPr>
          <w:rFonts w:ascii="Calibri" w:hAnsi="Calibri" w:cs="Calibri"/>
          <w:color w:val="0070C0"/>
          <w:lang w:val=""/>
        </w:rPr>
        <w:t>build-rate limits</w:t>
      </w:r>
      <w:r>
        <w:rPr>
          <w:rFonts w:ascii="Calibri" w:hAnsi="Calibri" w:cs="Calibri"/>
          <w:color w:val="0070C0"/>
          <w:lang w:val=""/>
        </w:rPr>
        <w:t xml:space="preserve">) while minimizing cumulative greenhouse gas emissions. </w:t>
      </w:r>
    </w:p>
    <w:p w14:paraId="240360E8" w14:textId="77777777" w:rsidR="0046319D" w:rsidRPr="0046319D" w:rsidRDefault="00F903DB" w:rsidP="0046319D">
      <w:pPr>
        <w:bidi w:val="0"/>
        <w:ind w:left="360"/>
        <w:rPr>
          <w:rFonts w:ascii="Calibri" w:hAnsi="Calibri" w:cs="Calibri"/>
          <w:color w:val="0070C0"/>
          <w:lang w:val=""/>
        </w:rPr>
      </w:pPr>
      <w:r>
        <w:rPr>
          <w:rFonts w:ascii="Calibri" w:hAnsi="Calibri" w:cs="Calibri"/>
          <w:color w:val="0070C0"/>
          <w:lang w:val=""/>
        </w:rPr>
        <w:t xml:space="preserve">From this perspective, the General Framework and Roth models provide the demographic and physical baseline, NZO contributes the time-varying economic parameters, and the newly developed optimization model serves as the central computational engine that integrates them into a coherent, constraint-bound transition pathway. </w:t>
      </w:r>
    </w:p>
    <w:p w14:paraId="3169BD60" w14:textId="77777777" w:rsidR="0046319D" w:rsidRPr="0046319D" w:rsidRDefault="0046319D" w:rsidP="0046319D">
      <w:pPr>
        <w:bidi w:val="0"/>
        <w:ind w:left="360"/>
        <w:rPr>
          <w:rFonts w:ascii="Calibri" w:hAnsi="Calibri" w:cs="Calibri"/>
          <w:color w:val="EE0000"/>
          <w:lang w:val=""/>
        </w:rPr>
      </w:pPr>
    </w:p>
    <w:p w14:paraId="7B13A25B" w14:textId="77777777" w:rsidR="00C35B2F" w:rsidRDefault="00C35B2F" w:rsidP="00C35B2F">
      <w:pPr>
        <w:bidi w:val="0"/>
      </w:pPr>
      <w:bookmarkStart w:id="81" w:name="_Toc209882155"/>
      <w:bookmarkStart w:id="82" w:name="_Toc209900265"/>
      <w:bookmarkStart w:id="83" w:name="_Toc209901111"/>
      <w:bookmarkStart w:id="84" w:name="_Toc223013396"/>
    </w:p>
    <w:p w14:paraId="6639ADAD" w14:textId="77777777" w:rsidR="00C35B2F" w:rsidRPr="00C35B2F" w:rsidRDefault="00C35B2F" w:rsidP="00C35B2F">
      <w:pPr>
        <w:bidi w:val="0"/>
      </w:pPr>
    </w:p>
    <w:p w14:paraId="699117C5" w14:textId="137EFA82" w:rsidR="00C27189" w:rsidRDefault="00F903DB" w:rsidP="0082474B">
      <w:pPr>
        <w:pStyle w:val="Heading1"/>
        <w:numPr>
          <w:ilvl w:val="0"/>
          <w:numId w:val="2"/>
        </w:numPr>
        <w:bidi w:val="0"/>
        <w:rPr>
          <w:rtl/>
        </w:rPr>
      </w:pPr>
      <w:r>
        <w:t>Results</w:t>
      </w:r>
      <w:bookmarkEnd w:id="81"/>
      <w:bookmarkEnd w:id="82"/>
      <w:bookmarkEnd w:id="83"/>
      <w:bookmarkEnd w:id="84"/>
    </w:p>
    <w:p w14:paraId="7E04A6C6" w14:textId="77777777" w:rsidR="0082474B" w:rsidRPr="0082474B" w:rsidRDefault="0082474B" w:rsidP="0082474B">
      <w:pPr>
        <w:bidi w:val="0"/>
      </w:pPr>
    </w:p>
    <w:p w14:paraId="1247D321" w14:textId="77777777" w:rsidR="004C5290" w:rsidRPr="002C698C" w:rsidRDefault="00F903DB" w:rsidP="008034E5">
      <w:pPr>
        <w:bidi w:val="0"/>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40570E6C" w:rsidR="004C5290" w:rsidRPr="004C5290" w:rsidRDefault="00F903DB" w:rsidP="008034E5">
      <w:pPr>
        <w:bidi w:val="0"/>
        <w:rPr>
          <w:rFonts w:ascii="Calibri" w:hAnsi="Calibri" w:cs="Calibri"/>
        </w:rPr>
      </w:pPr>
      <w:r>
        <w:rPr>
          <w:rFonts w:ascii="Calibri" w:hAnsi="Calibri" w:cs="Calibri"/>
        </w:rPr>
        <w:t>To establish an operational understanding of the modeled electricity system, this section examines its hourly behavior across representative time slices and over the full planning horizon. Figures 4–6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197B67F7" w:rsidR="004C5290" w:rsidRPr="004C5290" w:rsidRDefault="00F903DB" w:rsidP="008034E5">
      <w:pPr>
        <w:bidi w:val="0"/>
        <w:rPr>
          <w:rFonts w:ascii="Calibri" w:hAnsi="Calibri" w:cs="Calibri"/>
        </w:rPr>
      </w:pPr>
      <w:r>
        <w:rPr>
          <w:rFonts w:ascii="Calibri" w:hAnsi="Calibri" w:cs="Calibri"/>
        </w:rPr>
        <w:t xml:space="preserve">Figure 4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w:t>
      </w:r>
      <w:r>
        <w:rPr>
          <w:rFonts w:ascii="Calibri" w:hAnsi="Calibri" w:cs="Calibri"/>
        </w:rPr>
        <w:lastRenderedPageBreak/>
        <w:t>Curtailment is minimal in this period, reflecting the closer alignment between generation and demand under winter conditions.</w:t>
      </w:r>
    </w:p>
    <w:p w14:paraId="2B7AD160" w14:textId="243A0CEC" w:rsidR="00CF502E" w:rsidRDefault="00F903DB" w:rsidP="008034E5">
      <w:pPr>
        <w:keepNext/>
        <w:bidi w:val="0"/>
        <w:rPr>
          <w:rtl/>
        </w:rPr>
      </w:pPr>
      <w:r>
        <w:rPr>
          <w:noProof/>
        </w:rPr>
        <w:drawing>
          <wp:inline distT="0" distB="0" distL="0" distR="0" wp14:anchorId="44003802" wp14:editId="57717499">
            <wp:extent cx="5274310" cy="2463165"/>
            <wp:effectExtent l="0" t="0" r="2540" b="0"/>
            <wp:docPr id="159356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4422" name=""/>
                    <pic:cNvPicPr/>
                  </pic:nvPicPr>
                  <pic:blipFill>
                    <a:blip r:embed="rId18"/>
                    <a:stretch>
                      <a:fillRect/>
                    </a:stretch>
                  </pic:blipFill>
                  <pic:spPr>
                    <a:xfrm>
                      <a:off x="0" y="0"/>
                      <a:ext cx="5274310" cy="2463165"/>
                    </a:xfrm>
                    <a:prstGeom prst="rect">
                      <a:avLst/>
                    </a:prstGeom>
                  </pic:spPr>
                </pic:pic>
              </a:graphicData>
            </a:graphic>
          </wp:inline>
        </w:drawing>
      </w:r>
    </w:p>
    <w:p w14:paraId="556C94A0" w14:textId="78CAAB78" w:rsidR="004C5290" w:rsidRPr="001D3714" w:rsidRDefault="00F903DB" w:rsidP="008034E5">
      <w:pPr>
        <w:pStyle w:val="Caption"/>
        <w:bidi w:val="0"/>
        <w:jc w:val="center"/>
        <w:rPr>
          <w:rFonts w:ascii="Calibri" w:hAnsi="Calibri" w:cs="Calibri"/>
          <w:color w:val="0070C0"/>
          <w:rtl/>
        </w:rPr>
      </w:pPr>
      <w:bookmarkStart w:id="85" w:name="_Toc223013442"/>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4</w:t>
      </w:r>
      <w:r>
        <w:rPr>
          <w:noProof/>
          <w:color w:val="0070C0"/>
        </w:rPr>
        <w:fldChar w:fldCharType="end"/>
      </w:r>
      <w:r>
        <w:rPr>
          <w:noProof/>
          <w:color w:val="0070C0"/>
        </w:rPr>
        <w:t xml:space="preserve"> -  Generation mix, hourly resolution, winter week (January 2050)</w:t>
      </w:r>
      <w:bookmarkEnd w:id="85"/>
    </w:p>
    <w:p w14:paraId="418EA60D" w14:textId="1957534C" w:rsidR="004C5290" w:rsidRPr="004C5290" w:rsidRDefault="00F903DB" w:rsidP="008034E5">
      <w:pPr>
        <w:bidi w:val="0"/>
        <w:rPr>
          <w:rFonts w:ascii="Calibri" w:hAnsi="Calibri" w:cs="Calibri"/>
        </w:rPr>
      </w:pPr>
      <w:r>
        <w:rPr>
          <w:rFonts w:ascii="Calibri" w:hAnsi="Calibri" w:cs="Calibri"/>
        </w:rPr>
        <w:t>In contrast, Figure 5 illustrates the system's behavior during a representative summer week in June 2050. Solar generation reaches significantly higher levels, driven by longer daylight hours and higher capacity factors. This leads to pronounced midday surpluses, which are partially absorbed 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36D28B65" w:rsidR="00CF502E" w:rsidRDefault="00F903DB" w:rsidP="008034E5">
      <w:pPr>
        <w:keepNext/>
        <w:bidi w:val="0"/>
      </w:pPr>
      <w:r>
        <w:rPr>
          <w:noProof/>
        </w:rPr>
        <w:drawing>
          <wp:inline distT="0" distB="0" distL="0" distR="0" wp14:anchorId="3693038D" wp14:editId="40FBF643">
            <wp:extent cx="5274310" cy="2428875"/>
            <wp:effectExtent l="0" t="0" r="2540" b="9525"/>
            <wp:docPr id="190119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95584" name=""/>
                    <pic:cNvPicPr/>
                  </pic:nvPicPr>
                  <pic:blipFill>
                    <a:blip r:embed="rId19"/>
                    <a:stretch>
                      <a:fillRect/>
                    </a:stretch>
                  </pic:blipFill>
                  <pic:spPr>
                    <a:xfrm>
                      <a:off x="0" y="0"/>
                      <a:ext cx="5274310" cy="2428875"/>
                    </a:xfrm>
                    <a:prstGeom prst="rect">
                      <a:avLst/>
                    </a:prstGeom>
                  </pic:spPr>
                </pic:pic>
              </a:graphicData>
            </a:graphic>
          </wp:inline>
        </w:drawing>
      </w:r>
    </w:p>
    <w:p w14:paraId="3CFF2725" w14:textId="6122B323" w:rsidR="004F5704" w:rsidRPr="001D3714" w:rsidRDefault="00F903DB" w:rsidP="004F5704">
      <w:pPr>
        <w:pStyle w:val="Caption"/>
        <w:bidi w:val="0"/>
        <w:jc w:val="center"/>
        <w:rPr>
          <w:color w:val="0070C0"/>
        </w:rPr>
      </w:pPr>
      <w:bookmarkStart w:id="86" w:name="_Toc223013443"/>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5</w:t>
      </w:r>
      <w:r>
        <w:rPr>
          <w:noProof/>
          <w:color w:val="0070C0"/>
        </w:rPr>
        <w:fldChar w:fldCharType="end"/>
      </w:r>
      <w:r>
        <w:rPr>
          <w:color w:val="0070C0"/>
        </w:rPr>
        <w:t xml:space="preserve"> - Generation mix, hourly resolution, summer week (June 2050)</w:t>
      </w:r>
      <w:bookmarkEnd w:id="86"/>
    </w:p>
    <w:p w14:paraId="6EE63455" w14:textId="28173B67" w:rsidR="00CF502E" w:rsidRPr="004F5704" w:rsidRDefault="00F903DB" w:rsidP="004F5704">
      <w:pPr>
        <w:pStyle w:val="Caption"/>
        <w:bidi w:val="0"/>
        <w:rPr>
          <w:rFonts w:ascii="Calibri" w:hAnsi="Calibri" w:cs="Calibri"/>
          <w:rtl/>
        </w:rPr>
      </w:pPr>
      <w:r>
        <w:rPr>
          <w:rFonts w:ascii="Calibri" w:hAnsi="Calibri" w:cs="Calibri"/>
          <w:i w:val="0"/>
          <w:iCs w:val="0"/>
          <w:color w:val="auto"/>
          <w:sz w:val="24"/>
          <w:szCs w:val="24"/>
        </w:rPr>
        <w:t xml:space="preserve">Figure 6 presents the hourly generation mix for a representative year (2050), illustrating system operation over approximately 8760-time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w:t>
      </w:r>
      <w:r>
        <w:rPr>
          <w:rFonts w:ascii="Calibri" w:hAnsi="Calibri" w:cs="Calibri"/>
          <w:i w:val="0"/>
          <w:iCs w:val="0"/>
          <w:color w:val="auto"/>
          <w:sz w:val="24"/>
          <w:szCs w:val="24"/>
        </w:rPr>
        <w:lastRenderedPageBreak/>
        <w:t>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i w:val="0"/>
          <w:iCs w:val="0"/>
          <w:color w:val="auto"/>
          <w:sz w:val="24"/>
          <w:szCs w:val="24"/>
        </w:rPr>
        <w:br/>
      </w:r>
      <w:r>
        <w:rPr>
          <w:rFonts w:ascii="Calibri" w:hAnsi="Calibri" w:cs="Calibri"/>
          <w:noProof/>
        </w:rPr>
        <w:drawing>
          <wp:inline distT="0" distB="0" distL="0" distR="0" wp14:anchorId="1D235177" wp14:editId="6EF915FF">
            <wp:extent cx="5274310" cy="2509520"/>
            <wp:effectExtent l="0" t="0" r="2540" b="5080"/>
            <wp:docPr id="87146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884" name=""/>
                    <pic:cNvPicPr/>
                  </pic:nvPicPr>
                  <pic:blipFill>
                    <a:blip r:embed="rId20"/>
                    <a:stretch>
                      <a:fillRect/>
                    </a:stretch>
                  </pic:blipFill>
                  <pic:spPr>
                    <a:xfrm>
                      <a:off x="0" y="0"/>
                      <a:ext cx="5274310" cy="2509520"/>
                    </a:xfrm>
                    <a:prstGeom prst="rect">
                      <a:avLst/>
                    </a:prstGeom>
                  </pic:spPr>
                </pic:pic>
              </a:graphicData>
            </a:graphic>
          </wp:inline>
        </w:drawing>
      </w:r>
    </w:p>
    <w:p w14:paraId="10728E47" w14:textId="223D005B" w:rsidR="00CF502E" w:rsidRPr="00D72C17" w:rsidRDefault="00F903DB" w:rsidP="008034E5">
      <w:pPr>
        <w:pStyle w:val="Caption"/>
        <w:bidi w:val="0"/>
        <w:jc w:val="center"/>
        <w:rPr>
          <w:color w:val="0070C0"/>
        </w:rPr>
      </w:pPr>
      <w:bookmarkStart w:id="87" w:name="_Toc223013444"/>
      <w:r>
        <w:rPr>
          <w:color w:val="0070C0"/>
        </w:rPr>
        <w:t>Figure</w:t>
      </w:r>
      <w:r>
        <w:rPr>
          <w:color w:val="0070C0"/>
          <w:rtl/>
        </w:rPr>
        <w:t xml:space="preserve"> </w:t>
      </w:r>
      <w:r>
        <w:rPr>
          <w:color w:val="0070C0"/>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6</w:t>
      </w:r>
      <w:r>
        <w:rPr>
          <w:noProof/>
          <w:color w:val="0070C0"/>
        </w:rPr>
        <w:fldChar w:fldCharType="end"/>
      </w:r>
      <w:r>
        <w:rPr>
          <w:noProof/>
          <w:color w:val="0070C0"/>
        </w:rPr>
        <w:t xml:space="preserve"> Generation mix in hourly resolution 20</w:t>
      </w:r>
      <w:r>
        <w:rPr>
          <w:rFonts w:hint="cs"/>
          <w:noProof/>
          <w:color w:val="0070C0"/>
          <w:rtl/>
        </w:rPr>
        <w:t>5</w:t>
      </w:r>
      <w:r>
        <w:rPr>
          <w:noProof/>
          <w:color w:val="0070C0"/>
        </w:rPr>
        <w:t>0</w:t>
      </w:r>
      <w:r>
        <w:rPr>
          <w:color w:val="0070C0"/>
        </w:rPr>
        <w:t xml:space="preserve"> 80 RE%</w:t>
      </w:r>
      <w:bookmarkEnd w:id="87"/>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54AC48FE" w:rsidR="009B0BCA" w:rsidRPr="009B0BCA" w:rsidRDefault="00F903DB" w:rsidP="008034E5">
      <w:pPr>
        <w:pStyle w:val="Heading2"/>
        <w:bidi w:val="0"/>
      </w:pPr>
      <w:r>
        <w:br/>
      </w:r>
      <w:bookmarkStart w:id="88" w:name="_Toc223013397"/>
      <w:r>
        <w:t>3.2 System feasibility space: land, cost and renewable penetration</w:t>
      </w:r>
      <w:bookmarkEnd w:id="88"/>
    </w:p>
    <w:p w14:paraId="32BB199A" w14:textId="77777777" w:rsidR="009B0BCA" w:rsidRPr="009B0BCA" w:rsidRDefault="009B0BCA" w:rsidP="008034E5">
      <w:pPr>
        <w:bidi w:val="0"/>
        <w:rPr>
          <w:rFonts w:ascii="Calibri" w:hAnsi="Calibri" w:cs="Calibri"/>
          <w:rtl/>
        </w:rPr>
      </w:pPr>
    </w:p>
    <w:p w14:paraId="4ED1F8D1" w14:textId="34190F30" w:rsidR="009B0BCA" w:rsidRDefault="00F903DB" w:rsidP="008034E5">
      <w:pPr>
        <w:bidi w:val="0"/>
        <w:rPr>
          <w:rFonts w:ascii="Calibri" w:hAnsi="Calibri" w:cs="Calibri"/>
          <w:rtl/>
        </w:rPr>
      </w:pPr>
      <w:r>
        <w:rPr>
          <w:rFonts w:ascii="Calibri" w:hAnsi="Calibri" w:cs="Calibri"/>
        </w:rPr>
        <w:t>This section examines the relationship between renewable penetration in 2050 and the two system-level constraints that define the feasible solution space: total system cost and available solar land. Figure 7 presents a three-dimensional mesh illustrating the renewable share in 2050 as a function of the maximum allowable system cost and the upper bound on solar land deployment. A numerical table of Figure 7 is found in the appendices.</w:t>
      </w:r>
    </w:p>
    <w:p w14:paraId="5A432DF7" w14:textId="6F0B8D98" w:rsidR="00091CCB" w:rsidRPr="009B0BCA" w:rsidRDefault="00091CCB" w:rsidP="00091CCB">
      <w:pPr>
        <w:bidi w:val="0"/>
        <w:rPr>
          <w:rFonts w:ascii="Calibri" w:hAnsi="Calibri" w:cs="Calibri"/>
          <w:rtl/>
        </w:rPr>
      </w:pPr>
      <w:r>
        <w:rPr>
          <w:noProof/>
        </w:rPr>
        <w:lastRenderedPageBreak/>
        <w:drawing>
          <wp:inline distT="0" distB="0" distL="0" distR="0" wp14:anchorId="29440511" wp14:editId="3163168C">
            <wp:extent cx="5274310" cy="2491105"/>
            <wp:effectExtent l="0" t="0" r="2540" b="4445"/>
            <wp:docPr id="66051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1897" name=""/>
                    <pic:cNvPicPr/>
                  </pic:nvPicPr>
                  <pic:blipFill>
                    <a:blip r:embed="rId21"/>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375B459E" w:rsidR="00CD43E8" w:rsidRDefault="00B7546A" w:rsidP="008034E5">
      <w:pPr>
        <w:keepNext/>
        <w:bidi w:val="0"/>
      </w:pPr>
      <w:r>
        <w:rPr>
          <w:noProof/>
        </w:rPr>
        <w:drawing>
          <wp:inline distT="0" distB="0" distL="0" distR="0" wp14:anchorId="438A8030" wp14:editId="0190F7CC">
            <wp:extent cx="5274310" cy="2467610"/>
            <wp:effectExtent l="0" t="0" r="2540" b="8890"/>
            <wp:docPr id="158116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6078" name=""/>
                    <pic:cNvPicPr/>
                  </pic:nvPicPr>
                  <pic:blipFill>
                    <a:blip r:embed="rId22"/>
                    <a:stretch>
                      <a:fillRect/>
                    </a:stretch>
                  </pic:blipFill>
                  <pic:spPr>
                    <a:xfrm>
                      <a:off x="0" y="0"/>
                      <a:ext cx="5274310" cy="2467610"/>
                    </a:xfrm>
                    <a:prstGeom prst="rect">
                      <a:avLst/>
                    </a:prstGeom>
                  </pic:spPr>
                </pic:pic>
              </a:graphicData>
            </a:graphic>
          </wp:inline>
        </w:drawing>
      </w:r>
      <w:r>
        <w:rPr>
          <w:noProof/>
        </w:rPr>
        <w:t xml:space="preserve"> </w:t>
      </w:r>
    </w:p>
    <w:p w14:paraId="71C0DEAF" w14:textId="77777777" w:rsidR="002F48F7" w:rsidRDefault="00F903DB" w:rsidP="0079107A">
      <w:pPr>
        <w:bidi w:val="0"/>
        <w:jc w:val="center"/>
        <w:rPr>
          <w:i/>
          <w:iCs/>
          <w:color w:val="0070C0"/>
          <w:sz w:val="18"/>
          <w:szCs w:val="18"/>
          <w:rtl/>
        </w:rPr>
      </w:pPr>
      <w:r>
        <w:rPr>
          <w:i/>
          <w:iCs/>
          <w:color w:val="0070C0"/>
          <w:sz w:val="18"/>
          <w:szCs w:val="18"/>
        </w:rPr>
        <w:t xml:space="preserve">Figure 7a - Feasible renewable penetration in 2050 as a function of system cost and solar land availability (3D </w:t>
      </w:r>
    </w:p>
    <w:p w14:paraId="27D49AC0" w14:textId="0B607D2A" w:rsidR="0079107A" w:rsidRDefault="002F48F7" w:rsidP="002F48F7">
      <w:pPr>
        <w:bidi w:val="0"/>
        <w:jc w:val="center"/>
        <w:rPr>
          <w:i/>
          <w:iCs/>
          <w:color w:val="0070C0"/>
          <w:sz w:val="18"/>
          <w:szCs w:val="18"/>
        </w:rPr>
      </w:pPr>
      <w:r>
        <w:rPr>
          <w:rFonts w:hint="cs"/>
          <w:i/>
          <w:iCs/>
          <w:color w:val="0070C0"/>
          <w:sz w:val="18"/>
          <w:szCs w:val="18"/>
          <w:rtl/>
        </w:rPr>
        <w:t>ז</w:t>
      </w:r>
      <w:r>
        <w:rPr>
          <w:i/>
          <w:iCs/>
          <w:color w:val="0070C0"/>
          <w:sz w:val="18"/>
          <w:szCs w:val="18"/>
        </w:rPr>
        <w:t>mesh)</w:t>
      </w:r>
    </w:p>
    <w:p w14:paraId="7B291E3B" w14:textId="08044B97" w:rsidR="009B0BCA" w:rsidRPr="00562253" w:rsidRDefault="00F903DB" w:rsidP="0079107A">
      <w:pPr>
        <w:bidi w:val="0"/>
        <w:rPr>
          <w:rFonts w:ascii="Calibri" w:hAnsi="Calibri" w:cs="Calibri"/>
          <w:color w:val="EE0000"/>
        </w:rPr>
      </w:pPr>
      <w:r>
        <w:rPr>
          <w:rFonts w:ascii="Calibri" w:hAnsi="Calibri" w:cs="Calibri"/>
          <w:color w:val="EE0000"/>
        </w:rPr>
        <w:t>The surface reveals a clear joint dependency between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flattens and then steepens sharply, indicating diminishing returns from relaxing constraint in isolation.</w:t>
      </w:r>
    </w:p>
    <w:p w14:paraId="7379A68E" w14:textId="77777777" w:rsidR="009B0BCA" w:rsidRPr="00562253" w:rsidRDefault="009B0BCA" w:rsidP="008034E5">
      <w:pPr>
        <w:bidi w:val="0"/>
        <w:rPr>
          <w:rFonts w:ascii="Calibri" w:hAnsi="Calibri" w:cs="Calibri"/>
          <w:color w:val="EE0000"/>
          <w:rtl/>
        </w:rPr>
      </w:pPr>
    </w:p>
    <w:p w14:paraId="1CF78FCC" w14:textId="77777777" w:rsidR="009B0BCA" w:rsidRPr="00562253" w:rsidRDefault="00F903DB" w:rsidP="008034E5">
      <w:pPr>
        <w:bidi w:val="0"/>
        <w:rPr>
          <w:rFonts w:ascii="Calibri" w:hAnsi="Calibri" w:cs="Calibri"/>
          <w:color w:val="EE0000"/>
        </w:rPr>
      </w:pPr>
      <w:r>
        <w:rPr>
          <w:rFonts w:ascii="Calibri" w:hAnsi="Calibri" w:cs="Calibri"/>
          <w:color w:val="EE0000"/>
        </w:rPr>
        <w:t>Importantly, the figure shows that increasing the system cost alone does not yield substantial gains in renewable penetration once land availability becomes restrictive. Similarly, expanding solar land without sufficient budgetary flexibility produces only limited improvements. High renewable shares are attainable only when both constraints are simultaneously relaxed, highlighting the coupled nature of economic and spatial feasibility.</w:t>
      </w:r>
    </w:p>
    <w:p w14:paraId="60544279" w14:textId="77777777" w:rsidR="009B0BCA" w:rsidRPr="00562253" w:rsidRDefault="009B0BCA" w:rsidP="008034E5">
      <w:pPr>
        <w:bidi w:val="0"/>
        <w:rPr>
          <w:rFonts w:ascii="Calibri" w:hAnsi="Calibri" w:cs="Calibri"/>
          <w:color w:val="EE0000"/>
          <w:rtl/>
        </w:rPr>
      </w:pPr>
    </w:p>
    <w:p w14:paraId="1B871318" w14:textId="77777777" w:rsidR="009B0BCA" w:rsidRPr="00562253" w:rsidRDefault="00F903DB" w:rsidP="008034E5">
      <w:pPr>
        <w:bidi w:val="0"/>
        <w:rPr>
          <w:rFonts w:ascii="Calibri" w:hAnsi="Calibri" w:cs="Calibri"/>
          <w:color w:val="EE0000"/>
        </w:rPr>
      </w:pPr>
      <w:r>
        <w:rPr>
          <w:rFonts w:ascii="Calibri" w:hAnsi="Calibri" w:cs="Calibri"/>
          <w:color w:val="EE0000"/>
        </w:rPr>
        <w:t xml:space="preserve">The geometry of the surface further suggests the existence of a saturation region. Beyond a certain threshold, additional increases in cost or land translate into marginal changes in renewable penetration. This behavior reflects structural limits imposed by the temporal alignment of generation and demand, as well as by the </w:t>
      </w:r>
      <w:r>
        <w:rPr>
          <w:rFonts w:ascii="Calibri" w:hAnsi="Calibri" w:cs="Calibri"/>
          <w:color w:val="EE0000"/>
        </w:rPr>
        <w:lastRenderedPageBreak/>
        <w:t>balancing capabilities of the system. As a result, the feasible solution space is not continuous but exhibits regions of rapid transition separated by broad plateaus.</w:t>
      </w:r>
    </w:p>
    <w:p w14:paraId="7652E615" w14:textId="77777777" w:rsidR="002A0CEC" w:rsidRPr="00562253" w:rsidRDefault="002A0CEC" w:rsidP="008034E5">
      <w:pPr>
        <w:bidi w:val="0"/>
        <w:rPr>
          <w:rFonts w:ascii="Calibri" w:hAnsi="Calibri" w:cs="Calibri"/>
          <w:color w:val="EE0000"/>
        </w:rPr>
      </w:pPr>
    </w:p>
    <w:p w14:paraId="0AF99DB8" w14:textId="4361710D" w:rsidR="002A0CEC" w:rsidRDefault="00F903DB" w:rsidP="008034E5">
      <w:pPr>
        <w:bidi w:val="0"/>
        <w:rPr>
          <w:rFonts w:ascii="Calibri" w:hAnsi="Calibri" w:cs="Calibri"/>
          <w:color w:val="EE0000"/>
        </w:rPr>
      </w:pPr>
      <w:r>
        <w:rPr>
          <w:rFonts w:ascii="Calibri" w:hAnsi="Calibri" w:cs="Calibri"/>
          <w:color w:val="EE0000"/>
        </w:rPr>
        <w:t>To complement the feasibility perspective defined above, Figure 8 presents the total cumulative emissions over the full modeling horizon for all scenarios, disaggregated by generation source. While Figure 7 characterizes which renewable shares are technically and economically attainable, this emissions view highlights the environmental implications across the feasible solution space. The results show a pronounced decline in cumulative emissions as renewable penetration increases, driven primarily by reduced reliance on gas-fired generation. However, the transition is not uniform: large portions of the feasible space are associated with relatively similar emissions levels, followed by sharper reductions only at higher renewable shares. This pattern mirrors the plateau structure observed in the feasibility surface and underscores that not all feasible configurations deliver comparable emissions outcomes.</w:t>
      </w:r>
    </w:p>
    <w:p w14:paraId="7723996D" w14:textId="77777777" w:rsidR="00562253" w:rsidRPr="00562253" w:rsidRDefault="00F903DB" w:rsidP="00562253">
      <w:pPr>
        <w:bidi w:val="0"/>
        <w:rPr>
          <w:rFonts w:ascii="Calibri" w:hAnsi="Calibri" w:cs="Calibri"/>
          <w:color w:val="0070C0"/>
          <w:lang w:val=""/>
        </w:rPr>
      </w:pPr>
      <w:r>
        <w:rPr>
          <w:rFonts w:ascii="Calibri" w:hAnsi="Calibri" w:cs="Calibri"/>
          <w:color w:val="0070C0"/>
          <w:lang w:val=""/>
        </w:rPr>
        <w:t>The surface in Figure 7a reveals a clear joint dependency between system cost and land availability. Renewable penetration increases as either constraint is relaxed, but only within a bounded region. Moderate renewable shares can be achieved under relatively conservative assumptions on both cost and land. However, as penetration approaches higher levels, the surface gradually flattens into a plateau, indicating diminishing marginal returns.</w:t>
      </w:r>
    </w:p>
    <w:p w14:paraId="2BC1D034" w14:textId="77777777" w:rsidR="00562253" w:rsidRDefault="00F903DB" w:rsidP="00562253">
      <w:pPr>
        <w:bidi w:val="0"/>
        <w:rPr>
          <w:rFonts w:ascii="Calibri" w:hAnsi="Calibri" w:cs="Calibri"/>
          <w:color w:val="0070C0"/>
          <w:rtl/>
          <w:lang w:val=""/>
        </w:rPr>
      </w:pPr>
      <w:r>
        <w:rPr>
          <w:rFonts w:ascii="Calibri" w:hAnsi="Calibri" w:cs="Calibri"/>
          <w:color w:val="0070C0"/>
          <w:lang w:val=""/>
        </w:rPr>
        <w:t>Importantly, the figure highlights the coupled nature of economic and spatial constraints. For land availability constraints below approximately 750 km², the surface becomes nearly horizontal along the cost axis. This indicates that without sufficient land for solar expansion, allocating additional budget to the system yields virtually no increase in the renewable energy share achieved by 2050. Conversely, when land is no longer the primary bottleneck, even modest capital investments drive a steep ascent in renewable penetration. High renewable shares are therefore attainable only when both economic and spatial constraints are simultaneously resolved.</w:t>
      </w:r>
    </w:p>
    <w:p w14:paraId="27BE6DB9" w14:textId="2D8AE5FB" w:rsidR="00027096" w:rsidRDefault="00027096" w:rsidP="00027096">
      <w:pPr>
        <w:bidi w:val="0"/>
        <w:rPr>
          <w:rFonts w:ascii="Calibri" w:hAnsi="Calibri" w:cs="Calibri"/>
          <w:color w:val="0070C0"/>
          <w:lang w:val=""/>
        </w:rPr>
      </w:pPr>
      <w:r>
        <w:rPr>
          <w:noProof/>
        </w:rPr>
        <w:drawing>
          <wp:inline distT="0" distB="0" distL="0" distR="0" wp14:anchorId="44A58E06" wp14:editId="054EEAB4">
            <wp:extent cx="5274310" cy="2476500"/>
            <wp:effectExtent l="0" t="0" r="2540" b="0"/>
            <wp:docPr id="295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4303" name=""/>
                    <pic:cNvPicPr/>
                  </pic:nvPicPr>
                  <pic:blipFill>
                    <a:blip r:embed="rId23"/>
                    <a:stretch>
                      <a:fillRect/>
                    </a:stretch>
                  </pic:blipFill>
                  <pic:spPr>
                    <a:xfrm>
                      <a:off x="0" y="0"/>
                      <a:ext cx="5274310" cy="2476500"/>
                    </a:xfrm>
                    <a:prstGeom prst="rect">
                      <a:avLst/>
                    </a:prstGeom>
                  </pic:spPr>
                </pic:pic>
              </a:graphicData>
            </a:graphic>
          </wp:inline>
        </w:drawing>
      </w:r>
    </w:p>
    <w:p w14:paraId="6F7316D5" w14:textId="10742640" w:rsidR="00C41244" w:rsidRPr="00562253" w:rsidRDefault="00B7546A" w:rsidP="00C41244">
      <w:pPr>
        <w:bidi w:val="0"/>
        <w:rPr>
          <w:rFonts w:ascii="Calibri" w:hAnsi="Calibri" w:cs="Calibri"/>
          <w:color w:val="0070C0"/>
          <w:lang w:val=""/>
        </w:rPr>
      </w:pPr>
      <w:r>
        <w:rPr>
          <w:noProof/>
        </w:rPr>
        <w:lastRenderedPageBreak/>
        <w:drawing>
          <wp:inline distT="0" distB="0" distL="0" distR="0" wp14:anchorId="52EC0D30" wp14:editId="373E9E55">
            <wp:extent cx="5274310" cy="2397125"/>
            <wp:effectExtent l="0" t="0" r="2540" b="3175"/>
            <wp:docPr id="10107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7584" name=""/>
                    <pic:cNvPicPr/>
                  </pic:nvPicPr>
                  <pic:blipFill>
                    <a:blip r:embed="rId24"/>
                    <a:stretch>
                      <a:fillRect/>
                    </a:stretch>
                  </pic:blipFill>
                  <pic:spPr>
                    <a:xfrm>
                      <a:off x="0" y="0"/>
                      <a:ext cx="5274310" cy="2397125"/>
                    </a:xfrm>
                    <a:prstGeom prst="rect">
                      <a:avLst/>
                    </a:prstGeom>
                  </pic:spPr>
                </pic:pic>
              </a:graphicData>
            </a:graphic>
          </wp:inline>
        </w:drawing>
      </w:r>
    </w:p>
    <w:p w14:paraId="39833AC6" w14:textId="06777890" w:rsidR="003F4D54" w:rsidRDefault="00F903DB" w:rsidP="003F4D54">
      <w:pPr>
        <w:bidi w:val="0"/>
        <w:jc w:val="center"/>
        <w:rPr>
          <w:i/>
          <w:iCs/>
          <w:color w:val="0070C0"/>
          <w:sz w:val="18"/>
          <w:szCs w:val="18"/>
        </w:rPr>
      </w:pPr>
      <w:r>
        <w:rPr>
          <w:i/>
          <w:iCs/>
          <w:color w:val="0070C0"/>
          <w:sz w:val="18"/>
          <w:szCs w:val="18"/>
        </w:rPr>
        <w:t>Figure 7b - Total cumulative emissions (all years) as a function of maximum system cost and solar land availability (3D mesh).</w:t>
      </w:r>
    </w:p>
    <w:p w14:paraId="0B212E16" w14:textId="77777777" w:rsidR="003F4D54" w:rsidRPr="003F4D54" w:rsidRDefault="003F4D54" w:rsidP="003F4D54">
      <w:pPr>
        <w:bidi w:val="0"/>
        <w:jc w:val="center"/>
        <w:rPr>
          <w:rFonts w:ascii="Calibri" w:hAnsi="Calibri" w:cs="Calibri"/>
          <w:color w:val="0070C0"/>
        </w:rPr>
      </w:pPr>
    </w:p>
    <w:p w14:paraId="1C4C09BC" w14:textId="3BB283CA" w:rsidR="00F420E0" w:rsidRPr="00D636D4" w:rsidRDefault="00E032CF" w:rsidP="00F420E0">
      <w:pPr>
        <w:bidi w:val="0"/>
        <w:jc w:val="right"/>
        <w:rPr>
          <w:rFonts w:ascii="Calibri" w:hAnsi="Calibri" w:cs="Calibri"/>
          <w:color w:val="E97132" w:themeColor="accent2"/>
          <w:rtl/>
          <w:lang w:val=""/>
        </w:rPr>
      </w:pPr>
      <w:r>
        <w:rPr>
          <w:rFonts w:ascii="Calibri" w:hAnsi="Calibri" w:cs="Calibri" w:hint="cs"/>
          <w:color w:val="E97132" w:themeColor="accent2"/>
          <w:rtl/>
          <w:lang w:val=""/>
        </w:rPr>
        <w:t xml:space="preserve">כיצד להציג את ההשקעה המוקדמת במתחדשות ואת ההשפעות שלה </w:t>
      </w:r>
      <w:r>
        <w:rPr>
          <w:rFonts w:ascii="Calibri" w:hAnsi="Calibri" w:cs="Calibri"/>
          <w:color w:val="E97132" w:themeColor="accent2"/>
          <w:rtl/>
          <w:lang w:val=""/>
        </w:rPr>
        <w:br/>
      </w:r>
      <w:r>
        <w:rPr>
          <w:rFonts w:ascii="Calibri" w:hAnsi="Calibri" w:cs="Calibri" w:hint="cs"/>
          <w:color w:val="E97132" w:themeColor="accent2"/>
          <w:rtl/>
          <w:lang w:val=""/>
        </w:rPr>
        <w:t xml:space="preserve">אופציה- לקחת תרחישים מייצגים ולראות את השפעת השקעה סכום כסף נוסף על הפליטות הפחמניות </w:t>
      </w:r>
      <w:r>
        <w:rPr>
          <w:rFonts w:ascii="Calibri" w:hAnsi="Calibri" w:cs="Calibri"/>
          <w:noProof/>
          <w:color w:val="E97132" w:themeColor="accent2"/>
          <w:lang w:val=""/>
        </w:rPr>
        <w:drawing>
          <wp:inline distT="0" distB="0" distL="0" distR="0" wp14:anchorId="4A76A1FE" wp14:editId="6211F35B">
            <wp:extent cx="4999429" cy="2895167"/>
            <wp:effectExtent l="0" t="0" r="0" b="635"/>
            <wp:docPr id="203733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8750" name=""/>
                    <pic:cNvPicPr/>
                  </pic:nvPicPr>
                  <pic:blipFill>
                    <a:blip r:embed="rId25"/>
                    <a:stretch>
                      <a:fillRect/>
                    </a:stretch>
                  </pic:blipFill>
                  <pic:spPr>
                    <a:xfrm>
                      <a:off x="0" y="0"/>
                      <a:ext cx="5002575" cy="2896989"/>
                    </a:xfrm>
                    <a:prstGeom prst="rect">
                      <a:avLst/>
                    </a:prstGeom>
                  </pic:spPr>
                </pic:pic>
              </a:graphicData>
            </a:graphic>
          </wp:inline>
        </w:drawing>
      </w:r>
    </w:p>
    <w:p w14:paraId="02A90FAE" w14:textId="69E1F39F" w:rsidR="003F4D54" w:rsidRPr="003F4D54" w:rsidRDefault="00F903DB" w:rsidP="00F420E0">
      <w:pPr>
        <w:bidi w:val="0"/>
        <w:rPr>
          <w:rFonts w:ascii="Calibri" w:hAnsi="Calibri" w:cs="Calibri"/>
          <w:color w:val="0070C0"/>
          <w:lang w:val=""/>
        </w:rPr>
      </w:pPr>
      <w:r>
        <w:rPr>
          <w:rFonts w:ascii="Calibri" w:hAnsi="Calibri" w:cs="Calibri"/>
          <w:color w:val="0070C0"/>
          <w:lang w:val=""/>
        </w:rPr>
        <w:t>While Figure 7a focuses on the renewable share in the target year of 2050, Figure 7b illustrates the corresponding impact on total cumulative emissions across the entire modeling horizon (2023–2050). The contrast between the two surfaces provides a critical operational insight regarding the timing of infrastructure investments. Although increasing the budget under constrained land scenarios fails to improve the 2050 renewable share, it profoundly reduces total cumulative emissions. This occurs because increased capital availability allows the optimization solver to accelerate the construction of renewable and storage infrastructure—subject to ramping limits—earlier in the planning horizon. This expedited transition displaces fossil-fired generation in the intermediate decades, thereby averting millions of tons of carbon dioxide equivalent over the system's lifetime, even if the end-state configuration remains constrained by land.</w:t>
      </w:r>
    </w:p>
    <w:p w14:paraId="2ACB2622" w14:textId="77777777" w:rsidR="003F4D54" w:rsidRPr="003F4D54" w:rsidRDefault="00F903DB" w:rsidP="003F4D54">
      <w:pPr>
        <w:bidi w:val="0"/>
        <w:rPr>
          <w:rFonts w:ascii="Calibri" w:hAnsi="Calibri" w:cs="Calibri"/>
          <w:color w:val="0070C0"/>
          <w:lang w:val=""/>
        </w:rPr>
      </w:pPr>
      <w:r>
        <w:rPr>
          <w:rFonts w:ascii="Calibri" w:hAnsi="Calibri" w:cs="Calibri"/>
          <w:color w:val="0070C0"/>
          <w:lang w:val=""/>
        </w:rPr>
        <w:lastRenderedPageBreak/>
        <w:t>Furthermore, Figure 7b reveals a distinct economic saturation threshold. As the maximum system cost constraint is relaxed, total emissions drop precipitously (forming a steep cliff), but this reduction abruptly halts as the budget approaches approximately 4.2–4.3 × 10¹¹ NIS. Beyond this investment threshold, the surface transitions into a wide, flat plateau. At this point, the system is fully saturated; it either exhausts the maximum allotted land or hits absolute physical build-rate constraints. Consequently, any further capital injected into the system provides zero marginal benefit in terms of emissions mitigation. This underscores a fundamental policy constraint: beyond a specific investment threshold, financial resources cannot substitute for the alleviation of physical and spatial bottlenecks.</w:t>
      </w: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1CE38890" w14:textId="170B2F36" w:rsidR="00CD1856" w:rsidRDefault="00F903DB" w:rsidP="008034E5">
      <w:pPr>
        <w:bidi w:val="0"/>
        <w:rPr>
          <w:rFonts w:ascii="Calibri" w:hAnsi="Calibri" w:cs="Calibri"/>
        </w:rPr>
      </w:pPr>
      <w:r>
        <w:rPr>
          <w:rFonts w:ascii="Calibri" w:hAnsi="Calibri" w:cs="Calibri"/>
        </w:rPr>
        <w:t>Overall, Figure 7 defines the outer envelope within which all modeled scenarios operate. It provides a system-level perspective on feasibility, framing renewable penetration not as a linear function of investment or land expansion, but as an outcome emerging from their interaction. The following sections examine how this feasibility space manifests in correlations between system indicators and in the internal composition of generation, storage, and costs.</w:t>
      </w:r>
    </w:p>
    <w:p w14:paraId="3EA74962" w14:textId="77777777" w:rsidR="00CD1856" w:rsidRDefault="00CD1856" w:rsidP="008034E5">
      <w:pPr>
        <w:bidi w:val="0"/>
        <w:rPr>
          <w:rFonts w:ascii="Calibri" w:hAnsi="Calibri" w:cs="Calibri"/>
        </w:rPr>
      </w:pPr>
    </w:p>
    <w:p w14:paraId="1C3C9D9B" w14:textId="77777777" w:rsidR="009A2E69" w:rsidRPr="009A2E69" w:rsidRDefault="00F903DB" w:rsidP="008034E5">
      <w:pPr>
        <w:pStyle w:val="Heading2"/>
        <w:bidi w:val="0"/>
      </w:pPr>
      <w:bookmarkStart w:id="89" w:name="_Toc223013398"/>
      <w:r>
        <w:t>3.3 Statistical relationships between key system indicators</w:t>
      </w:r>
      <w:bookmarkEnd w:id="89"/>
    </w:p>
    <w:p w14:paraId="5C76F7E8" w14:textId="77777777" w:rsidR="009A2E69" w:rsidRPr="009A2E69" w:rsidRDefault="009A2E69" w:rsidP="008034E5">
      <w:pPr>
        <w:bidi w:val="0"/>
        <w:rPr>
          <w:rFonts w:ascii="Calibri" w:hAnsi="Calibri" w:cs="Calibri"/>
          <w:rtl/>
        </w:rPr>
      </w:pPr>
    </w:p>
    <w:p w14:paraId="5B116CC0" w14:textId="4E879246" w:rsidR="009A2E69" w:rsidRPr="009A2E69" w:rsidRDefault="00F903DB" w:rsidP="008034E5">
      <w:pPr>
        <w:bidi w:val="0"/>
        <w:rPr>
          <w:rFonts w:ascii="Calibri" w:hAnsi="Calibri" w:cs="Calibri"/>
        </w:rPr>
      </w:pPr>
      <w:r>
        <w:rPr>
          <w:rFonts w:ascii="Calibri" w:hAnsi="Calibri" w:cs="Calibri"/>
        </w:rPr>
        <w:t>This section examines the statistical relationships between key system indicators across the full set of modeled scenarios, to characterize the internal structure of the solution space explored by the optimization model. Figure 9 presents a Pearson correlation matrix capturing linear associations between renewable penetration, system cost, solar land use, installed capacities, curtailment, and emissions-related indicators for all 102 scenarios.</w:t>
      </w:r>
      <w:r>
        <w:rPr>
          <w:noProof/>
        </w:rPr>
        <w:t xml:space="preserve"> </w:t>
      </w:r>
    </w:p>
    <w:p w14:paraId="4B018008" w14:textId="77777777" w:rsidR="00DC338B" w:rsidRDefault="00DC338B" w:rsidP="008034E5">
      <w:pPr>
        <w:bidi w:val="0"/>
        <w:rPr>
          <w:rFonts w:ascii="Calibri" w:hAnsi="Calibri" w:cs="Calibri"/>
        </w:rPr>
      </w:pPr>
    </w:p>
    <w:p w14:paraId="0A541B07" w14:textId="77777777" w:rsidR="006930D1" w:rsidRPr="006930D1" w:rsidRDefault="00F903DB" w:rsidP="008034E5">
      <w:pPr>
        <w:pStyle w:val="Heading2"/>
        <w:bidi w:val="0"/>
      </w:pPr>
      <w:bookmarkStart w:id="90" w:name="_Toc223013399"/>
      <w:r>
        <w:t>3.4 Energy balance and demand coverage in 2050</w:t>
      </w:r>
      <w:bookmarkEnd w:id="90"/>
    </w:p>
    <w:p w14:paraId="55110721" w14:textId="4702E852" w:rsidR="006930D1" w:rsidRDefault="00F903DB" w:rsidP="008034E5">
      <w:pPr>
        <w:bidi w:val="0"/>
        <w:rPr>
          <w:rFonts w:ascii="Calibri" w:hAnsi="Calibri" w:cs="Calibri"/>
        </w:rPr>
      </w:pPr>
      <w:r>
        <w:rPr>
          <w:rFonts w:ascii="Calibri" w:hAnsi="Calibri" w:cs="Calibri"/>
        </w:rPr>
        <w:t>This section examines how electricity demand in 2050 is met across the full set of modeled scenarios, focusing on the composition of annual energy supply and the role of different technologies in covering demand. Figure 10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 xml:space="preserve">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w:t>
      </w:r>
      <w:r>
        <w:rPr>
          <w:rFonts w:ascii="Calibri" w:hAnsi="Calibri" w:cs="Calibri"/>
        </w:rPr>
        <w:lastRenderedPageBreak/>
        <w:t>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insufficient. This highlights that even under high renewable shares, demand coverage relies on a combination of variable generation, storage, and dispatchable capacity.</w:t>
      </w:r>
    </w:p>
    <w:p w14:paraId="118870AD" w14:textId="65B100E1" w:rsidR="00104F73" w:rsidRDefault="004504D4" w:rsidP="008034E5">
      <w:pPr>
        <w:keepNext/>
        <w:bidi w:val="0"/>
      </w:pPr>
      <w:r>
        <w:rPr>
          <w:noProof/>
        </w:rPr>
        <w:drawing>
          <wp:inline distT="0" distB="0" distL="0" distR="0" wp14:anchorId="527BA0C9" wp14:editId="0E334CE8">
            <wp:extent cx="5274310" cy="2449830"/>
            <wp:effectExtent l="0" t="0" r="2540" b="7620"/>
            <wp:docPr id="13604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705" name=""/>
                    <pic:cNvPicPr/>
                  </pic:nvPicPr>
                  <pic:blipFill>
                    <a:blip r:embed="rId26"/>
                    <a:stretch>
                      <a:fillRect/>
                    </a:stretch>
                  </pic:blipFill>
                  <pic:spPr>
                    <a:xfrm>
                      <a:off x="0" y="0"/>
                      <a:ext cx="5274310" cy="2449830"/>
                    </a:xfrm>
                    <a:prstGeom prst="rect">
                      <a:avLst/>
                    </a:prstGeom>
                  </pic:spPr>
                </pic:pic>
              </a:graphicData>
            </a:graphic>
          </wp:inline>
        </w:drawing>
      </w:r>
      <w:r>
        <w:rPr>
          <w:noProof/>
        </w:rPr>
        <w:t xml:space="preserve"> </w:t>
      </w:r>
    </w:p>
    <w:p w14:paraId="3A57654E" w14:textId="66ACD2C5" w:rsidR="00104F73" w:rsidRPr="00703A95" w:rsidRDefault="00F903DB" w:rsidP="008034E5">
      <w:pPr>
        <w:pStyle w:val="Caption"/>
        <w:bidi w:val="0"/>
        <w:jc w:val="center"/>
        <w:rPr>
          <w:rFonts w:ascii="Calibri" w:hAnsi="Calibri" w:cs="Calibri"/>
          <w:color w:val="0070C0"/>
          <w:rtl/>
        </w:rPr>
      </w:pPr>
      <w:bookmarkStart w:id="91" w:name="_Toc223013448"/>
      <w:commentRangeStart w:id="92"/>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10</w:t>
      </w:r>
      <w:r>
        <w:rPr>
          <w:noProof/>
          <w:color w:val="0070C0"/>
        </w:rPr>
        <w:fldChar w:fldCharType="end"/>
      </w:r>
      <w:commentRangeEnd w:id="92"/>
      <w:r>
        <w:rPr>
          <w:rStyle w:val="CommentReference"/>
          <w:noProof/>
          <w:color w:val="0070C0"/>
          <w:sz w:val="18"/>
          <w:szCs w:val="18"/>
        </w:rPr>
        <w:commentReference w:id="92"/>
      </w:r>
      <w:r>
        <w:rPr>
          <w:noProof/>
          <w:color w:val="0070C0"/>
        </w:rPr>
        <w:t xml:space="preserve"> - Annual electricity demand coverage and generation mix in 2050 across all scenarios</w:t>
      </w:r>
      <w:bookmarkEnd w:id="91"/>
    </w:p>
    <w:p w14:paraId="79A0DA91" w14:textId="77777777" w:rsidR="00823B97" w:rsidRPr="00DF7DB7" w:rsidRDefault="00F903DB" w:rsidP="008034E5">
      <w:pPr>
        <w:bidi w:val="0"/>
        <w:rPr>
          <w:rFonts w:ascii="Calibri" w:hAnsi="Calibri" w:cs="Calibri"/>
          <w:color w:val="3A7C22" w:themeColor="accent6" w:themeShade="BF"/>
        </w:rPr>
      </w:pPr>
      <w:r>
        <w:rPr>
          <w:rFonts w:ascii="Calibri" w:hAnsi="Calibri" w:cs="Calibri"/>
          <w:color w:val="3A7C22" w:themeColor="accent6" w:themeShade="BF"/>
        </w:rPr>
        <w:t>A notable exception is the nuclear scenario, in which a constant baseload contribution replaces a substantial share of gas-fired generation. In this configuration, nuclear power provides a stable, low-emission supply that reduces reliance on both gas dispatch and storage cycling, while maintaining full demand coverage. This illustrates that firm low-carbon generation can partially substitute for flexibility resources, albeit under markedly different infrastructural and policy assumptions.</w:t>
      </w:r>
    </w:p>
    <w:p w14:paraId="01412C8C" w14:textId="77777777" w:rsidR="00823B97" w:rsidRDefault="00823B97" w:rsidP="008034E5">
      <w:pPr>
        <w:bidi w:val="0"/>
        <w:rPr>
          <w:rFonts w:ascii="Calibri" w:hAnsi="Calibri" w:cs="Calibri"/>
        </w:rPr>
      </w:pPr>
    </w:p>
    <w:p w14:paraId="1A4A7AA2" w14:textId="2AEDD640" w:rsidR="00DC338B" w:rsidRPr="006930D1" w:rsidRDefault="00F903DB" w:rsidP="008034E5">
      <w:pPr>
        <w:bidi w:val="0"/>
        <w:rPr>
          <w:rFonts w:ascii="Calibri" w:hAnsi="Calibri" w:cs="Calibri"/>
          <w:rtl/>
        </w:rPr>
      </w:pPr>
      <w:r>
        <w:rPr>
          <w:rFonts w:ascii="Calibri" w:hAnsi="Calibri" w:cs="Calibri"/>
        </w:rPr>
        <w:t>Overall, Figure 10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0CA81E5A" w:rsidR="00A146C2" w:rsidRPr="00A146C2" w:rsidRDefault="00F903DB" w:rsidP="008034E5">
      <w:pPr>
        <w:pStyle w:val="Heading2"/>
        <w:bidi w:val="0"/>
      </w:pPr>
      <w:bookmarkStart w:id="93" w:name="_Toc223013400"/>
      <w:r>
        <w:t>3.5 Cost efficiency and system cost structure in 2050 – selected scenarios</w:t>
      </w:r>
      <w:bookmarkEnd w:id="93"/>
    </w:p>
    <w:p w14:paraId="719B4255" w14:textId="77777777" w:rsidR="00A146C2" w:rsidRPr="00A146C2" w:rsidRDefault="00A146C2" w:rsidP="008034E5">
      <w:pPr>
        <w:bidi w:val="0"/>
        <w:rPr>
          <w:rFonts w:ascii="Calibri" w:hAnsi="Calibri" w:cs="Calibri"/>
          <w:rtl/>
        </w:rPr>
      </w:pPr>
    </w:p>
    <w:p w14:paraId="6C4CB249" w14:textId="08AAF227" w:rsidR="00A146C2" w:rsidRPr="00A146C2" w:rsidRDefault="00F903DB" w:rsidP="008034E5">
      <w:pPr>
        <w:bidi w:val="0"/>
        <w:rPr>
          <w:rFonts w:ascii="Calibri" w:hAnsi="Calibri" w:cs="Calibri"/>
        </w:rPr>
      </w:pPr>
      <w:r>
        <w:rPr>
          <w:rFonts w:ascii="Calibri" w:hAnsi="Calibri" w:cs="Calibri"/>
        </w:rPr>
        <w:t xml:space="preserve">Following the characterization of the full feasible solution space, the analysis now narrows its focus to a subset of scenarios selected based on economic efficiency. </w:t>
      </w:r>
      <w:r>
        <w:rPr>
          <w:rFonts w:ascii="Calibri" w:hAnsi="Calibri" w:cs="Calibri"/>
        </w:rPr>
        <w:lastRenderedPageBreak/>
        <w:t>This subsection introduces the cost-based filtering criterion and examines the system cost structure of the selected scenarios in 2050.</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4F9FB604" w:rsidR="00160C52" w:rsidRPr="005E0993" w:rsidRDefault="007A7C5E" w:rsidP="00160C52">
      <w:pPr>
        <w:bidi w:val="0"/>
        <w:rPr>
          <w:noProof/>
          <w:color w:val="3A7C22" w:themeColor="accent6" w:themeShade="BF"/>
        </w:rPr>
      </w:pPr>
      <w:r>
        <w:rPr>
          <w:noProof/>
        </w:rPr>
        <w:drawing>
          <wp:inline distT="0" distB="0" distL="0" distR="0" wp14:anchorId="3D16A812" wp14:editId="42B345EE">
            <wp:extent cx="5274310" cy="2528570"/>
            <wp:effectExtent l="0" t="0" r="2540" b="5080"/>
            <wp:docPr id="1411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903" name=""/>
                    <pic:cNvPicPr/>
                  </pic:nvPicPr>
                  <pic:blipFill>
                    <a:blip r:embed="rId27"/>
                    <a:stretch>
                      <a:fillRect/>
                    </a:stretch>
                  </pic:blipFill>
                  <pic:spPr>
                    <a:xfrm>
                      <a:off x="0" y="0"/>
                      <a:ext cx="5274310" cy="2528570"/>
                    </a:xfrm>
                    <a:prstGeom prst="rect">
                      <a:avLst/>
                    </a:prstGeom>
                  </pic:spPr>
                </pic:pic>
              </a:graphicData>
            </a:graphic>
          </wp:inline>
        </w:drawing>
      </w:r>
    </w:p>
    <w:p w14:paraId="2A0B3FBA" w14:textId="0CAA5E34" w:rsidR="00A75047" w:rsidRPr="00DC0EEB" w:rsidRDefault="00F903DB" w:rsidP="00DC0EEB">
      <w:pPr>
        <w:bidi w:val="0"/>
        <w:jc w:val="center"/>
        <w:rPr>
          <w:noProof/>
          <w:color w:val="0070C0"/>
        </w:rPr>
      </w:pPr>
      <w:commentRangeStart w:id="94"/>
      <w:r>
        <w:rPr>
          <w:i/>
          <w:iCs/>
          <w:color w:val="0070C0"/>
          <w:sz w:val="18"/>
          <w:szCs w:val="18"/>
        </w:rPr>
        <w:t>Figure 11 - Social LCOE vs Direct LCOE in 2050</w:t>
      </w:r>
      <w:commentRangeEnd w:id="94"/>
      <w:r w:rsidRPr="00DC0EEB">
        <w:rPr>
          <w:rStyle w:val="CommentReference"/>
          <w:noProof/>
          <w:color w:val="0070C0"/>
          <w:sz w:val="24"/>
          <w:szCs w:val="24"/>
        </w:rPr>
        <w:commentReference w:id="94"/>
      </w:r>
    </w:p>
    <w:p w14:paraId="56631584" w14:textId="79C204BA" w:rsidR="00A146C2" w:rsidRPr="00744CE6" w:rsidRDefault="00F903DB" w:rsidP="008034E5">
      <w:pPr>
        <w:bidi w:val="0"/>
        <w:rPr>
          <w:rFonts w:ascii="Calibri" w:hAnsi="Calibri" w:cs="Calibri"/>
          <w:color w:val="E97132" w:themeColor="accent2"/>
        </w:rPr>
      </w:pPr>
      <w:r>
        <w:rPr>
          <w:rFonts w:ascii="Calibri" w:hAnsi="Calibri" w:cs="Calibri"/>
          <w:color w:val="3A7C22" w:themeColor="accent6" w:themeShade="BF"/>
        </w:rPr>
        <w:t>.</w:t>
      </w:r>
    </w:p>
    <w:p w14:paraId="01CD95F6" w14:textId="1B583121" w:rsidR="00390E3A" w:rsidRPr="00744CE6" w:rsidRDefault="00744CE6" w:rsidP="00744CE6">
      <w:pPr>
        <w:bidi w:val="0"/>
        <w:jc w:val="right"/>
        <w:rPr>
          <w:rFonts w:ascii="Calibri" w:hAnsi="Calibri" w:cs="Calibri"/>
          <w:color w:val="E97132" w:themeColor="accent2"/>
          <w:rtl/>
        </w:rPr>
      </w:pPr>
      <w:r>
        <w:rPr>
          <w:rFonts w:ascii="Calibri" w:hAnsi="Calibri" w:cs="Calibri" w:hint="cs"/>
          <w:color w:val="E97132" w:themeColor="accent2"/>
          <w:rtl/>
        </w:rPr>
        <w:t>לבדוק היוון</w:t>
      </w:r>
      <w:r>
        <w:rPr>
          <w:rFonts w:ascii="Calibri" w:hAnsi="Calibri" w:cs="Calibri"/>
          <w:color w:val="E97132" w:themeColor="accent2"/>
          <w:rtl/>
        </w:rPr>
        <w:br/>
      </w:r>
      <w:r>
        <w:rPr>
          <w:rFonts w:ascii="Calibri" w:hAnsi="Calibri" w:cs="Calibri" w:hint="cs"/>
          <w:color w:val="E97132" w:themeColor="accent2"/>
          <w:rtl/>
        </w:rPr>
        <w:t>לבדוק ביחס להיום(10% מתחדשות)</w:t>
      </w:r>
      <w:r>
        <w:rPr>
          <w:rFonts w:ascii="Calibri" w:hAnsi="Calibri" w:cs="Calibri"/>
          <w:color w:val="E97132" w:themeColor="accent2"/>
        </w:rPr>
        <w:t xml:space="preserve"> </w:t>
      </w:r>
    </w:p>
    <w:p w14:paraId="2E88400A" w14:textId="77777777" w:rsidR="00FB1BB3" w:rsidRPr="00FB1BB3" w:rsidRDefault="00F903DB" w:rsidP="00FB1BB3">
      <w:pPr>
        <w:bidi w:val="0"/>
        <w:rPr>
          <w:rFonts w:ascii="Calibri" w:hAnsi="Calibri" w:cs="Calibri"/>
          <w:color w:val="0070C0"/>
          <w:lang w:val=""/>
        </w:rPr>
      </w:pPr>
      <w:commentRangeStart w:id="95"/>
      <w:r>
        <w:rPr>
          <w:rFonts w:ascii="Calibri" w:hAnsi="Calibri" w:cs="Calibri"/>
          <w:color w:val="0070C0"/>
          <w:lang w:val=""/>
        </w:rPr>
        <w:t>Figure 11a presents the average direct system cost (LCOE) in 2050 for the selected cost-efficient scenarios. Expanding the analysis across a broader spectrum of renewable penetration reveals a distinct U-shaped cost curve, challenging the assumption that decarbonization inherently increases electricity prices. As the renewable share increases from approximately 48% to 83%, the average direct cost per kWh steadily declines. In this range, the integration of zero-marginal-cost solar and battery storage effectively displaces expensive fossil fuel operational expenditures (OPEX) without incurring severe curtailment penalties. The direct LCOE reaches a minimum economic 'sweet spot' around 83% renewable penetration. However, pushing the system beyond this threshold toward deeper decarbonization (approaching 92%) reverses this trend. Achieving these very high renewable shares requires disproportionate capital investments in redundant solar capacity and large-scale seasonal storage to bridge prolonged periods of low generation, thereby driving the direct engineering costs back up.</w:t>
      </w:r>
    </w:p>
    <w:p w14:paraId="3C0D86BE" w14:textId="77777777" w:rsidR="00FB1BB3" w:rsidRPr="00FB1BB3" w:rsidRDefault="00F903DB" w:rsidP="00FB1BB3">
      <w:pPr>
        <w:bidi w:val="0"/>
        <w:rPr>
          <w:rFonts w:ascii="Calibri" w:hAnsi="Calibri" w:cs="Calibri"/>
          <w:color w:val="0070C0"/>
          <w:lang w:val=""/>
        </w:rPr>
      </w:pPr>
      <w:r>
        <w:rPr>
          <w:rFonts w:ascii="Calibri" w:hAnsi="Calibri" w:cs="Calibri"/>
          <w:color w:val="0070C0"/>
          <w:lang w:val=""/>
        </w:rPr>
        <w:t xml:space="preserve">To provide a comprehensive macroeconomic perspective, Figure 11b compares this Direct LCOE with the Social LCOE, which explicitly internalizes the external costs of greenhouse gas emissions, air pollution, and end-of-life infrastructure provisions. This comparison fundamentally alters the economic narrative. In fossil-dominated scenarios (e.g., ~48% renewable penetration), the gap between direct and social costs is vast; the true cost to the national economy is overwhelmingly dominated by unpriced externalities. As renewable deployment scales, this externalities gap shrinks dramatically. Consequently, the Social LCOE exhibits a steep and monotonic decline across the entire spectrum. This demonstrates that while very high renewable configurations (above 85%) may impose a structural cost premium on the direct power system budget due to storage redundancy, they conclusively remain </w:t>
      </w:r>
      <w:r>
        <w:rPr>
          <w:rFonts w:ascii="Calibri" w:hAnsi="Calibri" w:cs="Calibri"/>
          <w:color w:val="0070C0"/>
          <w:lang w:val=""/>
        </w:rPr>
        <w:lastRenderedPageBreak/>
        <w:t>the most economically efficient choice for the national economy when environmental damages are accurately accounted for.</w:t>
      </w:r>
      <w:commentRangeEnd w:id="95"/>
      <w:r w:rsidRPr="00FB1BB3">
        <w:rPr>
          <w:rStyle w:val="CommentReference"/>
          <w:rFonts w:ascii="Calibri" w:hAnsi="Calibri" w:cs="Calibri"/>
          <w:color w:val="0070C0"/>
          <w:sz w:val="24"/>
          <w:szCs w:val="24"/>
          <w:lang w:val=""/>
        </w:rPr>
        <w:commentReference w:id="95"/>
      </w:r>
    </w:p>
    <w:p w14:paraId="4D1FC9EF" w14:textId="77777777" w:rsidR="00FB1BB3" w:rsidRPr="004A20D0" w:rsidRDefault="00FB1BB3" w:rsidP="008034E5">
      <w:pPr>
        <w:bidi w:val="0"/>
        <w:rPr>
          <w:rFonts w:ascii="Calibri" w:hAnsi="Calibri" w:cs="Calibri"/>
          <w:rtl/>
        </w:rPr>
      </w:pPr>
    </w:p>
    <w:p w14:paraId="323D4963" w14:textId="42805776" w:rsidR="00A146C2" w:rsidRDefault="00F903DB" w:rsidP="00FB1BB3">
      <w:pPr>
        <w:bidi w:val="0"/>
        <w:rPr>
          <w:rFonts w:ascii="Calibri" w:hAnsi="Calibri" w:cs="Calibri"/>
          <w:color w:val="EE0000"/>
          <w:rtl/>
        </w:rPr>
      </w:pPr>
      <w:r>
        <w:rPr>
          <w:rFonts w:ascii="Calibri" w:hAnsi="Calibri" w:cs="Calibri"/>
          <w:color w:val="000000" w:themeColor="text1"/>
        </w:rPr>
        <w:t>To better understand the drivers underlying these cost outcomes, Figure 12 presents the annual system cost in 2050 decomposed into capital expenditures (CAPEX), operational expenditures (OPEX), and external costs by technology for the selected scenarios. While CAPEX and OPEX are incorporated within the optimization through the cumulative budget constraint, the objective function itself minimizes emissions rather than total cost</w:t>
      </w:r>
      <w:r>
        <w:rPr>
          <w:rFonts w:ascii="Calibri" w:hAnsi="Calibri" w:cs="Calibri"/>
          <w:color w:val="EE0000"/>
        </w:rPr>
        <w:t xml:space="preserve">. </w:t>
      </w:r>
      <w:r>
        <w:rPr>
          <w:rFonts w:ascii="Calibri" w:hAnsi="Calibri" w:cs="Calibri"/>
          <w:color w:val="000000" w:themeColor="text1"/>
        </w:rPr>
        <w:t>The external cost component shown here is evaluated ex-post based on the optimized capacities and dispatch outcomes</w:t>
      </w:r>
      <w:r>
        <w:rPr>
          <w:rFonts w:ascii="Calibri" w:hAnsi="Calibri" w:cs="Calibri" w:hint="cs"/>
          <w:color w:val="000000" w:themeColor="text1"/>
          <w:rtl/>
        </w:rPr>
        <w:t>,</w:t>
      </w:r>
      <w:r>
        <w:rPr>
          <w:rFonts w:ascii="Calibri" w:hAnsi="Calibri" w:cs="Calibri"/>
          <w:color w:val="000000" w:themeColor="text1"/>
          <w:rtl/>
        </w:rPr>
        <w:br/>
      </w:r>
      <w:r>
        <w:rPr>
          <w:rFonts w:ascii="Calibri" w:hAnsi="Calibri" w:cs="Calibri"/>
          <w:color w:val="EE0000"/>
        </w:rPr>
        <w:t>These monetized externalities therefore provide an additional comparative lens rather than influencing the optimization results. The figures show that total system cost increases systematically with renewable penetration, and that this increase is primarily driven by capital investments rather than operating costs. Solar and battery technologies account for most system expenditures across all selected scenarios, with CAPEX constituting the dominant component as renewable penetration rises.</w:t>
      </w:r>
    </w:p>
    <w:p w14:paraId="4D27A23B" w14:textId="07A337D9" w:rsidR="00430602" w:rsidRPr="00430602" w:rsidRDefault="00F903DB" w:rsidP="00430602">
      <w:pPr>
        <w:bidi w:val="0"/>
        <w:rPr>
          <w:rFonts w:ascii="Calibri" w:hAnsi="Calibri" w:cs="Calibri"/>
          <w:color w:val="0070C0"/>
          <w:lang w:val=""/>
        </w:rPr>
      </w:pPr>
      <w:r>
        <w:rPr>
          <w:rFonts w:ascii="Calibri" w:hAnsi="Calibri" w:cs="Calibri"/>
          <w:color w:val="0070C0"/>
          <w:lang w:val=""/>
        </w:rPr>
        <w:t>providing an additional comparative lens.</w:t>
      </w:r>
    </w:p>
    <w:p w14:paraId="048794B8" w14:textId="77777777" w:rsidR="00430602" w:rsidRPr="00430602" w:rsidRDefault="00F903DB" w:rsidP="00430602">
      <w:pPr>
        <w:bidi w:val="0"/>
        <w:rPr>
          <w:rFonts w:ascii="Calibri" w:hAnsi="Calibri" w:cs="Calibri"/>
          <w:color w:val="0070C0"/>
          <w:lang w:val=""/>
        </w:rPr>
      </w:pPr>
      <w:r>
        <w:rPr>
          <w:rFonts w:ascii="Calibri" w:hAnsi="Calibri" w:cs="Calibri"/>
          <w:color w:val="0070C0"/>
          <w:lang w:val=""/>
        </w:rPr>
        <w:t xml:space="preserve">Crucially, the expanded spectrum of scenarios contradicts the assumption that higher renewable penetration inherently inflates the total socioeconomic burden. When accounting for externalities, the total annual system cost </w:t>
      </w:r>
      <w:r>
        <w:rPr>
          <w:rFonts w:ascii="Calibri" w:hAnsi="Calibri" w:cs="Calibri"/>
          <w:i/>
          <w:iCs/>
          <w:color w:val="0070C0"/>
          <w:lang w:val=""/>
        </w:rPr>
        <w:t>decreases</w:t>
      </w:r>
      <w:r>
        <w:rPr>
          <w:rFonts w:ascii="Calibri" w:hAnsi="Calibri" w:cs="Calibri"/>
          <w:color w:val="0070C0"/>
          <w:lang w:val=""/>
        </w:rPr>
        <w:t xml:space="preserve"> systematically as renewable penetration rises, driven by a massive reduction in climate and air pollution damages (the dark grey component). Focusing strictly on direct system costs (the colored components), the figure illustrates a fundamental structural shift in the power sector's economy rather than a simple cost escalation. At lower renewable shares (e.g., ~48%), the system is OPEX-dominated, relying heavily on continuous operational expenditures for fossil fuel combustion. As renewable penetration increases, these operational costs are progressively replaced by upfront capital investments. In the highest renewable scenarios, solar and battery CAPEX constitute the dominant direct system expenditures. This confirms that deep decarbonization transforms the electricity grid from a high-OPEX, high-externality model into a CAPEX-intensive, low-externality infrastructure, keeping direct annual costs relatively stable while drastically reducing the overall cost to society.</w:t>
      </w:r>
    </w:p>
    <w:p w14:paraId="3EDCC8A4" w14:textId="77777777" w:rsidR="00430602" w:rsidRPr="00430602" w:rsidRDefault="00430602" w:rsidP="00430602">
      <w:pPr>
        <w:bidi w:val="0"/>
        <w:rPr>
          <w:rFonts w:ascii="Calibri" w:hAnsi="Calibri" w:cs="Calibri"/>
          <w:color w:val="EE0000"/>
          <w:lang w:val=""/>
        </w:rPr>
      </w:pPr>
    </w:p>
    <w:p w14:paraId="4748D733" w14:textId="6C57078E" w:rsidR="00DD098E" w:rsidRDefault="00000F0A" w:rsidP="008034E5">
      <w:pPr>
        <w:keepNext/>
        <w:bidi w:val="0"/>
      </w:pPr>
      <w:r>
        <w:rPr>
          <w:noProof/>
        </w:rPr>
        <w:drawing>
          <wp:inline distT="0" distB="0" distL="0" distR="0" wp14:anchorId="61C9D64F" wp14:editId="5136478F">
            <wp:extent cx="5274310" cy="2534285"/>
            <wp:effectExtent l="0" t="0" r="2540" b="0"/>
            <wp:docPr id="2432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3604" name=""/>
                    <pic:cNvPicPr/>
                  </pic:nvPicPr>
                  <pic:blipFill>
                    <a:blip r:embed="rId28"/>
                    <a:stretch>
                      <a:fillRect/>
                    </a:stretch>
                  </pic:blipFill>
                  <pic:spPr>
                    <a:xfrm>
                      <a:off x="0" y="0"/>
                      <a:ext cx="5274310" cy="2534285"/>
                    </a:xfrm>
                    <a:prstGeom prst="rect">
                      <a:avLst/>
                    </a:prstGeom>
                  </pic:spPr>
                </pic:pic>
              </a:graphicData>
            </a:graphic>
          </wp:inline>
        </w:drawing>
      </w:r>
      <w:r>
        <w:rPr>
          <w:noProof/>
        </w:rPr>
        <w:t xml:space="preserve"> </w:t>
      </w:r>
    </w:p>
    <w:p w14:paraId="74352C09" w14:textId="043AD82E" w:rsidR="00A146C2" w:rsidRPr="00B4367A" w:rsidRDefault="00F903DB" w:rsidP="008034E5">
      <w:pPr>
        <w:pStyle w:val="Caption"/>
        <w:bidi w:val="0"/>
        <w:jc w:val="center"/>
        <w:rPr>
          <w:rFonts w:ascii="Calibri" w:hAnsi="Calibri" w:cs="Calibri"/>
          <w:color w:val="0070C0"/>
          <w:rtl/>
        </w:rPr>
      </w:pPr>
      <w:bookmarkStart w:id="96" w:name="_Toc223013450"/>
      <w:r>
        <w:rPr>
          <w:color w:val="0070C0"/>
        </w:rPr>
        <w:t xml:space="preserve">Figure </w:t>
      </w:r>
      <w:r>
        <w:rPr>
          <w:color w:val="0070C0"/>
        </w:rPr>
        <w:fldChar w:fldCharType="begin"/>
      </w:r>
      <w:r>
        <w:rPr>
          <w:color w:val="0070C0"/>
        </w:rPr>
        <w:instrText xml:space="preserve"> SEQ Figure \* ARABIC </w:instrText>
      </w:r>
      <w:r>
        <w:rPr>
          <w:color w:val="0070C0"/>
        </w:rPr>
        <w:fldChar w:fldCharType="separate"/>
      </w:r>
      <w:r>
        <w:rPr>
          <w:noProof/>
          <w:color w:val="0070C0"/>
        </w:rPr>
        <w:t>12</w:t>
      </w:r>
      <w:r>
        <w:rPr>
          <w:noProof/>
          <w:color w:val="0070C0"/>
        </w:rPr>
        <w:fldChar w:fldCharType="end"/>
      </w:r>
      <w:r>
        <w:rPr>
          <w:color w:val="0070C0"/>
        </w:rPr>
        <w:t xml:space="preserve"> - Annual system cost in 2050 decomposed by source (OPEX + CAPEX +</w:t>
      </w:r>
      <w:r>
        <w:rPr>
          <w:rFonts w:ascii="Arial" w:hAnsi="Arial" w:cs="Arial"/>
          <w:i w:val="0"/>
          <w:iCs w:val="0"/>
          <w:color w:val="0070C0"/>
          <w:sz w:val="21"/>
          <w:szCs w:val="21"/>
          <w:shd w:val="clear" w:color="auto" w:fill="FFFFFF"/>
        </w:rPr>
        <w:t xml:space="preserve"> </w:t>
      </w:r>
      <w:r>
        <w:rPr>
          <w:color w:val="0070C0"/>
        </w:rPr>
        <w:t>externalities) for the selected</w:t>
      </w:r>
      <w:bookmarkEnd w:id="96"/>
    </w:p>
    <w:p w14:paraId="36E743A4" w14:textId="757E0AB4" w:rsidR="00A146C2" w:rsidRDefault="00F903DB" w:rsidP="001A5580">
      <w:pPr>
        <w:bidi w:val="0"/>
        <w:rPr>
          <w:rFonts w:ascii="Calibri" w:hAnsi="Calibri" w:cs="Calibri"/>
        </w:rPr>
      </w:pPr>
      <w:r>
        <w:rPr>
          <w:rFonts w:ascii="Calibri" w:hAnsi="Calibri" w:cs="Calibri"/>
        </w:rPr>
        <w:lastRenderedPageBreak/>
        <w:t xml:space="preserve">In contrast, the fossil-dominated configuration </w:t>
      </w:r>
      <w:r>
        <w:rPr>
          <w:rFonts w:ascii="Calibri" w:hAnsi="Calibri" w:cs="Calibri"/>
          <w:color w:val="0070C0"/>
        </w:rPr>
        <w:t xml:space="preserve">(e.g., the 48.79% scenario) </w:t>
      </w:r>
      <w:r>
        <w:rPr>
          <w:rFonts w:ascii="Calibri" w:hAnsi="Calibri" w:cs="Calibri"/>
        </w:rPr>
        <w:t xml:space="preserve">exhibits a markedly different cost structure. While its direct system costs are relatively low due to limited capital investment, a substantial additional cost arises from externalities associated with air pollution and greenhouse gas emissions. These external costs constitute a significant fraction of the total </w:t>
      </w:r>
      <w:r>
        <w:rPr>
          <w:rFonts w:ascii="Calibri" w:hAnsi="Calibri" w:cs="Calibri"/>
          <w:color w:val="EE0000"/>
        </w:rPr>
        <w:t>system</w:t>
      </w:r>
      <w:r>
        <w:rPr>
          <w:rFonts w:ascii="Calibri" w:hAnsi="Calibri" w:cs="Calibri"/>
        </w:rPr>
        <w:t xml:space="preserve"> </w:t>
      </w:r>
      <w:r>
        <w:rPr>
          <w:rFonts w:ascii="Calibri" w:hAnsi="Calibri" w:cs="Calibri"/>
          <w:color w:val="0070C0"/>
        </w:rPr>
        <w:t xml:space="preserve">socioeconomic </w:t>
      </w:r>
      <w:r>
        <w:rPr>
          <w:rFonts w:ascii="Calibri" w:hAnsi="Calibri" w:cs="Calibri"/>
        </w:rPr>
        <w:t xml:space="preserve">cost in the fossil-based scenario, indicating that its apparent economic advantage relies on the exclusion of environmental damage. As renewable penetration increases, external costs decline sharply and become negligible in high-renewable scenarios, </w:t>
      </w:r>
      <w:r>
        <w:rPr>
          <w:rFonts w:ascii="Calibri" w:hAnsi="Calibri" w:cs="Calibri"/>
          <w:color w:val="EE0000"/>
        </w:rPr>
        <w:t xml:space="preserve">while total system cost becomes increasingly dominated by upfront infrastructure investments </w:t>
      </w:r>
      <w:r>
        <w:rPr>
          <w:rFonts w:ascii="Calibri" w:hAnsi="Calibri" w:cs="Calibri"/>
          <w:color w:val="0070C0"/>
        </w:rPr>
        <w:t>Concurrently, the internal composition of the direct system cost shifts, becoming increasingly dominated by upfront infrastructure investments.</w:t>
      </w:r>
      <w:r>
        <w:t xml:space="preserve"> </w:t>
      </w:r>
    </w:p>
    <w:p w14:paraId="0EA0BCD8" w14:textId="77777777" w:rsidR="0046077A" w:rsidRDefault="0046077A" w:rsidP="008034E5">
      <w:pPr>
        <w:bidi w:val="0"/>
        <w:rPr>
          <w:rFonts w:ascii="Calibri" w:hAnsi="Calibri" w:cs="Calibri"/>
        </w:rPr>
      </w:pPr>
    </w:p>
    <w:p w14:paraId="611AB37B" w14:textId="3803370C" w:rsidR="00A146C2" w:rsidRPr="00CA37E8" w:rsidRDefault="00F903DB" w:rsidP="008034E5">
      <w:pPr>
        <w:bidi w:val="0"/>
        <w:rPr>
          <w:rFonts w:ascii="Calibri" w:hAnsi="Calibri" w:cs="Calibri"/>
          <w:color w:val="00B050"/>
          <w:rtl/>
        </w:rPr>
      </w:pPr>
      <w:r>
        <w:rPr>
          <w:rFonts w:ascii="Calibri" w:hAnsi="Calibri" w:cs="Calibri"/>
          <w:color w:val="00B050"/>
        </w:rPr>
        <w:t>The nuclear scenario, included as a counterfactual case, is intentionally excluded from the average system cost-based selection shown in Figures 11a/b and 12. Its cost structure reflects a fundamentally different system logic, characterized by high upfront capital investment and firm low-carbon baseload generation, rather than by modular expansion of variable renewables and storage. As such, it does not compete directly within the economically efficient solar-based solution space examined here. Instead, the nuclear case serves to illustrate how the availability of firm low-emissions capacity can alter the balance between capital investment, external costs, and flexibility requirements, a point that is further discussed in the policy interpretation section.</w:t>
      </w:r>
    </w:p>
    <w:p w14:paraId="2A67DF96" w14:textId="46BEF306" w:rsidR="00735D85" w:rsidRDefault="00F903DB" w:rsidP="008034E5">
      <w:pPr>
        <w:bidi w:val="0"/>
        <w:rPr>
          <w:rFonts w:ascii="Calibri" w:hAnsi="Calibri" w:cs="Calibri"/>
        </w:rPr>
      </w:pPr>
      <w:r>
        <w:rPr>
          <w:rFonts w:ascii="Calibri" w:hAnsi="Calibri" w:cs="Calibri"/>
        </w:rPr>
        <w:t>Taken together, Figures 11</w:t>
      </w:r>
      <w:r>
        <w:rPr>
          <w:rFonts w:ascii="Calibri" w:hAnsi="Calibri" w:cs="Calibri"/>
          <w:color w:val="0070C0"/>
        </w:rPr>
        <w:t xml:space="preserve"> a/b</w:t>
      </w:r>
      <w:r>
        <w:rPr>
          <w:rFonts w:ascii="Calibri" w:hAnsi="Calibri" w:cs="Calibri"/>
        </w:rPr>
        <w:t xml:space="preserve"> and 12 establish a clear economic rationale for focusing the remainder of the analysis on the selected scenarios. These configurations represent a compromise between achieving high renewable penetration and maintaining cost efficiency, and they form the basis for the detailed examination of infrastructure scale, land use, and emissions presented in the following sections.</w:t>
      </w:r>
    </w:p>
    <w:p w14:paraId="349CC470" w14:textId="46F086C0" w:rsidR="00E24A88" w:rsidRDefault="00F903DB" w:rsidP="008034E5">
      <w:pPr>
        <w:pStyle w:val="Heading2"/>
        <w:bidi w:val="0"/>
      </w:pPr>
      <w:bookmarkStart w:id="97" w:name="_Toc223013401"/>
      <w:r>
        <w:t>3.6 Emissions in 2050 by source - selected scenarios</w:t>
      </w:r>
      <w:bookmarkEnd w:id="97"/>
    </w:p>
    <w:p w14:paraId="7D28BB06" w14:textId="77777777"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selected scenarios, focusing on the composition of emissions by generation source. While the previous section characterized cumulative emissions across the full modeling horizon,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6BD7FD96" w:rsidR="00E24A88" w:rsidRPr="00A9004F" w:rsidRDefault="00F903DB" w:rsidP="008034E5">
      <w:pPr>
        <w:bidi w:val="0"/>
        <w:rPr>
          <w:rFonts w:ascii="Calibri" w:hAnsi="Calibri" w:cs="Calibri"/>
        </w:rPr>
      </w:pPr>
      <w:r>
        <w:rPr>
          <w:rFonts w:ascii="Calibri" w:hAnsi="Calibri" w:cs="Calibri"/>
        </w:rPr>
        <w:t>Figure 13 presents greenhouse gas emissions in 2050 disaggregated by source for the selected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8B27CF" w:rsidR="00E24A88" w:rsidRDefault="007E5A3D" w:rsidP="008034E5">
      <w:pPr>
        <w:keepNext/>
        <w:bidi w:val="0"/>
      </w:pPr>
      <w:r>
        <w:rPr>
          <w:noProof/>
        </w:rPr>
        <w:lastRenderedPageBreak/>
        <w:drawing>
          <wp:inline distT="0" distB="0" distL="0" distR="0" wp14:anchorId="26831E6C" wp14:editId="275F15F2">
            <wp:extent cx="5274310" cy="2440940"/>
            <wp:effectExtent l="0" t="0" r="2540" b="0"/>
            <wp:docPr id="195862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3924" name=""/>
                    <pic:cNvPicPr/>
                  </pic:nvPicPr>
                  <pic:blipFill>
                    <a:blip r:embed="rId29"/>
                    <a:stretch>
                      <a:fillRect/>
                    </a:stretch>
                  </pic:blipFill>
                  <pic:spPr>
                    <a:xfrm>
                      <a:off x="0" y="0"/>
                      <a:ext cx="5274310" cy="2440940"/>
                    </a:xfrm>
                    <a:prstGeom prst="rect">
                      <a:avLst/>
                    </a:prstGeom>
                  </pic:spPr>
                </pic:pic>
              </a:graphicData>
            </a:graphic>
          </wp:inline>
        </w:drawing>
      </w:r>
      <w:r>
        <w:rPr>
          <w:noProof/>
        </w:rPr>
        <w:t xml:space="preserve"> </w:t>
      </w:r>
    </w:p>
    <w:p w14:paraId="670D6D61" w14:textId="0362D09B" w:rsidR="00E24A88" w:rsidRDefault="00F903DB" w:rsidP="008034E5">
      <w:pPr>
        <w:pStyle w:val="Caption"/>
        <w:bidi w:val="0"/>
        <w:jc w:val="center"/>
        <w:rPr>
          <w:rFonts w:ascii="Calibri" w:hAnsi="Calibri" w:cs="Calibri"/>
        </w:rPr>
      </w:pPr>
      <w:bookmarkStart w:id="98" w:name="_Toc223013451"/>
      <w:r>
        <w:t xml:space="preserve">Figure </w:t>
      </w:r>
      <w:fldSimple w:instr=" SEQ Figure \* ARABIC ">
        <w:r>
          <w:rPr>
            <w:noProof/>
          </w:rPr>
          <w:t>13</w:t>
        </w:r>
      </w:fldSimple>
      <w:r>
        <w:t>- Emissions in 2050 by generation source for the selected scenarios</w:t>
      </w:r>
      <w:bookmarkEnd w:id="98"/>
    </w:p>
    <w:p w14:paraId="092A1987" w14:textId="77777777" w:rsidR="00E24A88" w:rsidRPr="00A9004F" w:rsidRDefault="00F903DB" w:rsidP="008034E5">
      <w:pPr>
        <w:bidi w:val="0"/>
        <w:rPr>
          <w:rFonts w:ascii="Calibri" w:hAnsi="Calibri" w:cs="Calibri"/>
        </w:rPr>
      </w:pPr>
      <w:r>
        <w:rPr>
          <w:rFonts w:ascii="Calibri" w:hAnsi="Calibri" w:cs="Calibri"/>
        </w:rPr>
        <w:t>At moderate renewable shares, residual emissions remain substantial, reflecting the continued role of gas as a balancing resource. As renewable penetration exceeds approximately 90%, emissions in 2050 fall sharply, approaching low levels in the highest-renewable configurations. Emissions from solar and battery technologies remain negligible across all scenarios, underscoring that operational emissions are almost exclusively associated with fossil generation.</w:t>
      </w:r>
    </w:p>
    <w:p w14:paraId="2F220A1D" w14:textId="77777777" w:rsidR="00E24A88" w:rsidRPr="00A9004F" w:rsidRDefault="00E24A88" w:rsidP="008034E5">
      <w:pPr>
        <w:bidi w:val="0"/>
        <w:rPr>
          <w:rFonts w:ascii="Calibri" w:hAnsi="Calibri" w:cs="Calibri"/>
          <w:rtl/>
        </w:rPr>
      </w:pPr>
    </w:p>
    <w:p w14:paraId="47EACB9B" w14:textId="6D86E0B8" w:rsidR="00E24A88" w:rsidRDefault="00F903DB" w:rsidP="008034E5">
      <w:pPr>
        <w:bidi w:val="0"/>
      </w:pPr>
      <w:r>
        <w:rPr>
          <w:rFonts w:ascii="Calibri" w:hAnsi="Calibri" w:cs="Calibri"/>
        </w:rPr>
        <w:t>Importantly, the figure highlights that scenarios which appear relatively similar in terms of cumulative feasibility can differ markedly in their 2050 emissions profile. This distinction reinforces the importance of examining end-of-year outcomes in addition to long-term averages or cumulative indicators. The results indicate that while intermediate renewable targets deliver meaningful emissions reductions, achieving near-zero emissions in the electricity sector requires pushing renewable penetration into the upper end of the feasible solution space</w:t>
      </w:r>
      <w:r>
        <w:t>.</w:t>
      </w:r>
    </w:p>
    <w:p w14:paraId="6CB593E5" w14:textId="77777777" w:rsidR="00F83AAA" w:rsidRDefault="00F83AAA" w:rsidP="008034E5">
      <w:pPr>
        <w:bidi w:val="0"/>
      </w:pPr>
    </w:p>
    <w:p w14:paraId="26115475" w14:textId="77777777" w:rsidR="00E24A88" w:rsidRDefault="00E24A88" w:rsidP="008034E5">
      <w:pPr>
        <w:pStyle w:val="Heading2"/>
        <w:bidi w:val="0"/>
      </w:pPr>
    </w:p>
    <w:p w14:paraId="60E70FC4" w14:textId="2E55A114" w:rsidR="00D205C4" w:rsidRPr="00D205C4" w:rsidRDefault="00F903DB" w:rsidP="008034E5">
      <w:pPr>
        <w:pStyle w:val="Heading2"/>
        <w:bidi w:val="0"/>
      </w:pPr>
      <w:bookmarkStart w:id="99" w:name="_Toc223013402"/>
      <w:r>
        <w:t>3.7 Installed capacities and infrastructure scale in 2050 – selected scenarios</w:t>
      </w:r>
      <w:bookmarkEnd w:id="99"/>
    </w:p>
    <w:p w14:paraId="1B54BFD3" w14:textId="77777777" w:rsidR="00D205C4" w:rsidRPr="00D205C4" w:rsidRDefault="00D205C4" w:rsidP="008034E5">
      <w:pPr>
        <w:bidi w:val="0"/>
        <w:rPr>
          <w:rFonts w:ascii="Calibri" w:hAnsi="Calibri" w:cs="Calibri"/>
          <w:rtl/>
        </w:rPr>
      </w:pPr>
    </w:p>
    <w:p w14:paraId="27B0E4BC" w14:textId="6A794B62" w:rsidR="00D205C4" w:rsidRPr="004969B9" w:rsidRDefault="00F903DB" w:rsidP="008034E5">
      <w:pPr>
        <w:bidi w:val="0"/>
        <w:rPr>
          <w:rFonts w:ascii="Calibri" w:hAnsi="Calibri" w:cs="Calibri"/>
          <w:rtl/>
        </w:rPr>
      </w:pPr>
      <w:r>
        <w:rPr>
          <w:rFonts w:ascii="Calibri" w:hAnsi="Calibri" w:cs="Calibri"/>
        </w:rPr>
        <w:t>This section examines the generation and storage capacities required in 2050 under the subset of scenarios selected as economically efficient according to their average system cost. By focusing on these selected scenarios, the analysis highlights the characteristic infrastructure scale that emerges when high renewable penetration is pursued under cost-efficiency constraints and clarifies how capacity expansion translates into operational system behavior.</w:t>
      </w:r>
    </w:p>
    <w:p w14:paraId="402A9D14" w14:textId="00CEE985" w:rsidR="00AC5214" w:rsidRDefault="00D45EF2" w:rsidP="008034E5">
      <w:pPr>
        <w:keepNext/>
        <w:bidi w:val="0"/>
      </w:pPr>
      <w:r>
        <w:rPr>
          <w:noProof/>
        </w:rPr>
        <w:lastRenderedPageBreak/>
        <w:drawing>
          <wp:inline distT="0" distB="0" distL="0" distR="0" wp14:anchorId="1CE137BC" wp14:editId="156BCB7A">
            <wp:extent cx="5274310" cy="2440940"/>
            <wp:effectExtent l="0" t="0" r="2540" b="0"/>
            <wp:docPr id="21063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2019" name=""/>
                    <pic:cNvPicPr/>
                  </pic:nvPicPr>
                  <pic:blipFill>
                    <a:blip r:embed="rId30"/>
                    <a:stretch>
                      <a:fillRect/>
                    </a:stretch>
                  </pic:blipFill>
                  <pic:spPr>
                    <a:xfrm>
                      <a:off x="0" y="0"/>
                      <a:ext cx="5274310" cy="2440940"/>
                    </a:xfrm>
                    <a:prstGeom prst="rect">
                      <a:avLst/>
                    </a:prstGeom>
                  </pic:spPr>
                </pic:pic>
              </a:graphicData>
            </a:graphic>
          </wp:inline>
        </w:drawing>
      </w:r>
      <w:r>
        <w:rPr>
          <w:noProof/>
        </w:rPr>
        <w:t xml:space="preserve"> </w:t>
      </w:r>
    </w:p>
    <w:p w14:paraId="6D288CFD" w14:textId="7919BD3E" w:rsidR="00D205C4" w:rsidRDefault="00F903DB" w:rsidP="008034E5">
      <w:pPr>
        <w:pStyle w:val="Caption"/>
        <w:bidi w:val="0"/>
        <w:jc w:val="center"/>
        <w:rPr>
          <w:rFonts w:ascii="Calibri" w:hAnsi="Calibri" w:cs="Calibri"/>
        </w:rPr>
      </w:pPr>
      <w:bookmarkStart w:id="100" w:name="_Toc223013453"/>
      <w:r>
        <w:t xml:space="preserve">Figure </w:t>
      </w:r>
      <w:fldSimple w:instr=" SEQ Figure \* ARABIC ">
        <w:r>
          <w:rPr>
            <w:noProof/>
          </w:rPr>
          <w:t>15</w:t>
        </w:r>
      </w:fldSimple>
      <w:r>
        <w:rPr>
          <w:noProof/>
        </w:rPr>
        <w:t xml:space="preserve">  – Installed generation and storage capacities in 2050 across selected scenarios</w:t>
      </w:r>
      <w:bookmarkEnd w:id="100"/>
    </w:p>
    <w:p w14:paraId="466C14EA" w14:textId="77777777" w:rsidR="00D205C4" w:rsidRDefault="00D205C4" w:rsidP="008034E5">
      <w:pPr>
        <w:bidi w:val="0"/>
        <w:rPr>
          <w:rFonts w:ascii="Calibri" w:hAnsi="Calibri" w:cs="Calibri"/>
          <w:rtl/>
        </w:rPr>
      </w:pPr>
    </w:p>
    <w:p w14:paraId="1E619782" w14:textId="617E4C21" w:rsidR="009B5295" w:rsidRPr="009B5295" w:rsidRDefault="00F903DB" w:rsidP="008034E5">
      <w:pPr>
        <w:bidi w:val="0"/>
        <w:rPr>
          <w:rFonts w:ascii="Calibri" w:hAnsi="Calibri" w:cs="Calibri"/>
        </w:rPr>
      </w:pPr>
      <w:r>
        <w:rPr>
          <w:rFonts w:ascii="Calibri" w:hAnsi="Calibri" w:cs="Calibri"/>
        </w:rPr>
        <w:t>Figure 15 presents the installed capacities of the main system components in 2050 for the selected scenarios, including solar generation, battery storage, gas-fired capacity, and other dispatchable sources. Compared to the full scenario space discussed earlier, the selected scenarios exhibit a significantly narrower range of installed capacities, indicating a convergence toward infrastructure configurations that balance system performance with economic feasibility.</w:t>
      </w:r>
    </w:p>
    <w:p w14:paraId="7BE14F0B" w14:textId="24B728AF" w:rsidR="009B5295" w:rsidRPr="009B5295" w:rsidRDefault="00F903DB" w:rsidP="008034E5">
      <w:pPr>
        <w:bidi w:val="0"/>
        <w:rPr>
          <w:rFonts w:ascii="Calibri" w:hAnsi="Calibri" w:cs="Calibri"/>
        </w:rPr>
      </w:pPr>
      <w:r>
        <w:rPr>
          <w:rFonts w:ascii="Calibri" w:hAnsi="Calibri" w:cs="Calibri"/>
        </w:rPr>
        <w:t>Across all selected scenarios, solar generation constitutes the largest share of installed capacity, reflecting its central role in meeting electricity demand under high renewable penetration. As the renewable share increases, installed solar capacity grows steadily, but without the extreme expansions observed in some high-renewable configurations that were excluded by the average system cost-based selection. This pattern indicates that economically efficient systems rely on substantial but moderated solar deployment, rather than unbounded capacity expansion.</w:t>
      </w:r>
    </w:p>
    <w:p w14:paraId="251633CA" w14:textId="77777777" w:rsidR="00C67E32" w:rsidRPr="00C67E32" w:rsidRDefault="00F903DB" w:rsidP="008034E5">
      <w:pPr>
        <w:bidi w:val="0"/>
        <w:rPr>
          <w:rFonts w:ascii="Calibri" w:hAnsi="Calibri" w:cs="Calibri"/>
        </w:rPr>
      </w:pPr>
      <w:r>
        <w:rPr>
          <w:rFonts w:ascii="Calibri" w:hAnsi="Calibri" w:cs="Calibri"/>
        </w:rPr>
        <w:t>Battery storage capacity also plays a structural role across the selected scenarios. Installed battery capacity increases systematically with renewable penetration, underscoring the importance of temporal balancing in systems dominated by variable solar generation. However, the growth in storage capacity remains bounded within the economically efficient subset, suggesting that excessive storage expansion is disfavored on cost grounds. This highlights the role of batteries as an enabling and complementary technology, facilitating renewable integration rather than substituting for generation capacity.</w:t>
      </w:r>
    </w:p>
    <w:p w14:paraId="2903CD62" w14:textId="77777777" w:rsidR="009A54E0" w:rsidRPr="007E326E" w:rsidRDefault="009A54E0" w:rsidP="008034E5">
      <w:pPr>
        <w:bidi w:val="0"/>
        <w:rPr>
          <w:rFonts w:ascii="Calibri" w:hAnsi="Calibri" w:cs="Calibri"/>
        </w:rPr>
      </w:pPr>
    </w:p>
    <w:p w14:paraId="7F396476" w14:textId="1E0F735E" w:rsidR="009A54E0" w:rsidRDefault="00F903DB" w:rsidP="008034E5">
      <w:pPr>
        <w:bidi w:val="0"/>
        <w:rPr>
          <w:rFonts w:ascii="Calibri" w:hAnsi="Calibri" w:cs="Calibri"/>
        </w:rPr>
      </w:pPr>
      <w:r>
        <w:rPr>
          <w:rFonts w:ascii="Calibri" w:hAnsi="Calibri" w:cs="Calibri"/>
          <w:color w:val="EE0000"/>
        </w:rPr>
        <w:t>To further examine the implications of storage deployment, Figure 16 presents the total battery energy capacity in 2050 for the selected scenarios under the 4-hour storage model. The figure reveals a clear non-linear relationship between renewable penetration and required battery energy capacity. While moderate renewable shares can be supported with relatively limited storage, scenarios exceedingly approximately 90% renewable penetration require sharply higher battery energy capacities. This acceleration reflects the increasing difficulty of balancing residual variability and prolonged low-generation periods as the system approaches very high renewable shares.</w:t>
      </w:r>
    </w:p>
    <w:p w14:paraId="1C990979" w14:textId="77777777" w:rsidR="00051D7F" w:rsidRDefault="00051D7F" w:rsidP="008034E5">
      <w:pPr>
        <w:bidi w:val="0"/>
        <w:rPr>
          <w:rFonts w:ascii="Calibri" w:hAnsi="Calibri" w:cs="Calibri"/>
        </w:rPr>
      </w:pPr>
    </w:p>
    <w:p w14:paraId="06763AF7" w14:textId="424F29AE" w:rsidR="0054332D" w:rsidRDefault="00D45EF2" w:rsidP="008034E5">
      <w:pPr>
        <w:keepNext/>
        <w:bidi w:val="0"/>
      </w:pPr>
      <w:r>
        <w:rPr>
          <w:noProof/>
        </w:rPr>
        <w:drawing>
          <wp:inline distT="0" distB="0" distL="0" distR="0" wp14:anchorId="71FEC71C" wp14:editId="427BFD60">
            <wp:extent cx="5274310" cy="2531110"/>
            <wp:effectExtent l="0" t="0" r="2540" b="2540"/>
            <wp:docPr id="6400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6714" name=""/>
                    <pic:cNvPicPr/>
                  </pic:nvPicPr>
                  <pic:blipFill>
                    <a:blip r:embed="rId31"/>
                    <a:stretch>
                      <a:fillRect/>
                    </a:stretch>
                  </pic:blipFill>
                  <pic:spPr>
                    <a:xfrm>
                      <a:off x="0" y="0"/>
                      <a:ext cx="5274310" cy="2531110"/>
                    </a:xfrm>
                    <a:prstGeom prst="rect">
                      <a:avLst/>
                    </a:prstGeom>
                  </pic:spPr>
                </pic:pic>
              </a:graphicData>
            </a:graphic>
          </wp:inline>
        </w:drawing>
      </w:r>
    </w:p>
    <w:p w14:paraId="04D02E0F" w14:textId="31B33A41" w:rsidR="00051D7F" w:rsidRPr="002960FA" w:rsidRDefault="00F903DB" w:rsidP="008034E5">
      <w:pPr>
        <w:pStyle w:val="Caption"/>
        <w:bidi w:val="0"/>
        <w:jc w:val="center"/>
        <w:rPr>
          <w:rFonts w:ascii="Calibri" w:hAnsi="Calibri" w:cs="Calibri"/>
          <w:color w:val="EE0000"/>
        </w:rPr>
      </w:pPr>
      <w:bookmarkStart w:id="101" w:name="_Toc223013454"/>
      <w:r>
        <w:rPr>
          <w:color w:val="EE0000"/>
        </w:rPr>
        <w:t xml:space="preserve">Figure </w:t>
      </w:r>
      <w:r>
        <w:rPr>
          <w:color w:val="EE0000"/>
        </w:rPr>
        <w:fldChar w:fldCharType="begin"/>
      </w:r>
      <w:r>
        <w:rPr>
          <w:color w:val="EE0000"/>
        </w:rPr>
        <w:instrText xml:space="preserve"> SEQ Figure \* ARABIC </w:instrText>
      </w:r>
      <w:r>
        <w:rPr>
          <w:color w:val="EE0000"/>
        </w:rPr>
        <w:fldChar w:fldCharType="separate"/>
      </w:r>
      <w:r>
        <w:rPr>
          <w:noProof/>
          <w:color w:val="EE0000"/>
        </w:rPr>
        <w:t>16</w:t>
      </w:r>
      <w:r>
        <w:rPr>
          <w:noProof/>
          <w:color w:val="EE0000"/>
        </w:rPr>
        <w:fldChar w:fldCharType="end"/>
      </w:r>
      <w:r>
        <w:rPr>
          <w:noProof/>
          <w:color w:val="EE0000"/>
        </w:rPr>
        <w:t xml:space="preserve"> - Battary Capacity 2050 4H model</w:t>
      </w:r>
      <w:bookmarkEnd w:id="101"/>
    </w:p>
    <w:p w14:paraId="301501FD" w14:textId="77777777" w:rsidR="00051D7F" w:rsidRDefault="00051D7F" w:rsidP="008034E5">
      <w:pPr>
        <w:bidi w:val="0"/>
        <w:rPr>
          <w:rFonts w:ascii="Calibri" w:hAnsi="Calibri" w:cs="Calibri"/>
        </w:rPr>
      </w:pPr>
    </w:p>
    <w:p w14:paraId="57CFF761" w14:textId="0A71859F" w:rsidR="009A54E0" w:rsidRPr="009A54E0" w:rsidRDefault="00F903DB" w:rsidP="008034E5">
      <w:pPr>
        <w:bidi w:val="0"/>
        <w:rPr>
          <w:rFonts w:ascii="Calibri" w:hAnsi="Calibri" w:cs="Calibri"/>
        </w:rPr>
      </w:pPr>
      <w:r>
        <w:rPr>
          <w:rFonts w:ascii="Calibri" w:hAnsi="Calibri" w:cs="Calibri"/>
        </w:rPr>
        <w:t>Beyond installed capacity levels, the operational behavior of battery storage provides additional insight into system dynamics. Figures 17 and 18 illustrate the battery state-of-charge trajectories for a representative high-renewable scenario</w:t>
      </w:r>
      <w:r>
        <w:rPr>
          <w:rFonts w:ascii="Calibri" w:hAnsi="Calibri" w:cs="Calibri"/>
        </w:rPr>
        <w:br/>
        <w:t>(RE ≈ 91%) during the summer and winter period in 2050, respectively.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5AFFC8F" w:rsidR="009A54E0" w:rsidRDefault="00F903DB" w:rsidP="008034E5">
      <w:pPr>
        <w:bidi w:val="0"/>
        <w:rPr>
          <w:rFonts w:ascii="Calibri" w:hAnsi="Calibri" w:cs="Calibri"/>
        </w:rPr>
      </w:pPr>
      <w:r>
        <w:rPr>
          <w:rFonts w:ascii="Calibri" w:hAnsi="Calibri" w:cs="Calibri"/>
        </w:rPr>
        <w:t>In winter, battery operation exhibits greater variability and longer discharge events. Extended periods of low solar availability led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216773A0" w:rsidR="0054332D" w:rsidRDefault="00F903DB" w:rsidP="008034E5">
      <w:pPr>
        <w:keepNext/>
        <w:bidi w:val="0"/>
      </w:pPr>
      <w:r>
        <w:rPr>
          <w:noProof/>
        </w:rPr>
        <w:drawing>
          <wp:inline distT="0" distB="0" distL="0" distR="0" wp14:anchorId="4ABE2161" wp14:editId="7B13561C">
            <wp:extent cx="5274310" cy="2507615"/>
            <wp:effectExtent l="0" t="0" r="2540" b="6985"/>
            <wp:docPr id="43665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2187" name=""/>
                    <pic:cNvPicPr/>
                  </pic:nvPicPr>
                  <pic:blipFill>
                    <a:blip r:embed="rId32"/>
                    <a:stretch>
                      <a:fillRect/>
                    </a:stretch>
                  </pic:blipFill>
                  <pic:spPr>
                    <a:xfrm>
                      <a:off x="0" y="0"/>
                      <a:ext cx="5274310" cy="2507615"/>
                    </a:xfrm>
                    <a:prstGeom prst="rect">
                      <a:avLst/>
                    </a:prstGeom>
                  </pic:spPr>
                </pic:pic>
              </a:graphicData>
            </a:graphic>
          </wp:inline>
        </w:drawing>
      </w:r>
    </w:p>
    <w:p w14:paraId="3B8241CC" w14:textId="2528FB77" w:rsidR="000B2950" w:rsidRPr="00973DE8" w:rsidRDefault="00F903DB" w:rsidP="008034E5">
      <w:pPr>
        <w:pStyle w:val="Caption"/>
        <w:bidi w:val="0"/>
        <w:jc w:val="center"/>
        <w:rPr>
          <w:rFonts w:ascii="Calibri" w:hAnsi="Calibri" w:cs="Calibri"/>
          <w:color w:val="0070C0"/>
        </w:rPr>
      </w:pPr>
      <w:bookmarkStart w:id="102" w:name="_Toc223013455"/>
      <w:r>
        <w:rPr>
          <w:color w:val="0070C0"/>
        </w:rPr>
        <w:t xml:space="preserve">Figure </w:t>
      </w:r>
      <w:r>
        <w:rPr>
          <w:rFonts w:ascii="Calibri" w:hAnsi="Calibri" w:cs="Calibri"/>
          <w:color w:val="0070C0"/>
        </w:rPr>
        <w:fldChar w:fldCharType="begin"/>
      </w:r>
      <w:r>
        <w:rPr>
          <w:rFonts w:ascii="Calibri" w:hAnsi="Calibri" w:cs="Calibri"/>
          <w:color w:val="0070C0"/>
        </w:rPr>
        <w:instrText xml:space="preserve"> SEQ Figure \* ARABIC </w:instrText>
      </w:r>
      <w:r>
        <w:rPr>
          <w:rFonts w:ascii="Calibri" w:hAnsi="Calibri" w:cs="Calibri"/>
          <w:color w:val="0070C0"/>
        </w:rPr>
        <w:fldChar w:fldCharType="separate"/>
      </w:r>
      <w:r>
        <w:rPr>
          <w:rFonts w:ascii="Calibri" w:hAnsi="Calibri" w:cs="Calibri"/>
          <w:noProof/>
          <w:color w:val="0070C0"/>
        </w:rPr>
        <w:t>17</w:t>
      </w:r>
      <w:r>
        <w:rPr>
          <w:rFonts w:ascii="Calibri" w:hAnsi="Calibri" w:cs="Calibri"/>
          <w:color w:val="0070C0"/>
        </w:rPr>
        <w:fldChar w:fldCharType="end"/>
      </w:r>
      <w:r>
        <w:rPr>
          <w:color w:val="0070C0"/>
        </w:rPr>
        <w:t xml:space="preserve">  - Battery energy level in winter 2050</w:t>
      </w:r>
      <w:bookmarkEnd w:id="102"/>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7CD85947" w:rsidR="0054332D" w:rsidRDefault="00F903DB" w:rsidP="008034E5">
      <w:pPr>
        <w:keepNext/>
        <w:bidi w:val="0"/>
      </w:pPr>
      <w:r>
        <w:rPr>
          <w:noProof/>
        </w:rPr>
        <w:drawing>
          <wp:inline distT="0" distB="0" distL="0" distR="0" wp14:anchorId="2FDB7924" wp14:editId="11C3356B">
            <wp:extent cx="5274310" cy="2526665"/>
            <wp:effectExtent l="0" t="0" r="2540" b="6985"/>
            <wp:docPr id="21200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67436" name=""/>
                    <pic:cNvPicPr/>
                  </pic:nvPicPr>
                  <pic:blipFill>
                    <a:blip r:embed="rId33"/>
                    <a:stretch>
                      <a:fillRect/>
                    </a:stretch>
                  </pic:blipFill>
                  <pic:spPr>
                    <a:xfrm>
                      <a:off x="0" y="0"/>
                      <a:ext cx="5274310" cy="2526665"/>
                    </a:xfrm>
                    <a:prstGeom prst="rect">
                      <a:avLst/>
                    </a:prstGeom>
                  </pic:spPr>
                </pic:pic>
              </a:graphicData>
            </a:graphic>
          </wp:inline>
        </w:drawing>
      </w:r>
    </w:p>
    <w:p w14:paraId="036EFD15" w14:textId="2F84CD89" w:rsidR="0054332D" w:rsidRPr="00357055" w:rsidRDefault="00F903DB" w:rsidP="008034E5">
      <w:pPr>
        <w:pStyle w:val="Caption"/>
        <w:bidi w:val="0"/>
        <w:jc w:val="center"/>
        <w:rPr>
          <w:color w:val="0070C0"/>
        </w:rPr>
      </w:pPr>
      <w:bookmarkStart w:id="103" w:name="_Toc223013456"/>
      <w:r>
        <w:rPr>
          <w:color w:val="0070C0"/>
        </w:rPr>
        <w:t>Figure</w:t>
      </w:r>
      <w:r>
        <w:rPr>
          <w:color w:val="0070C0"/>
          <w:rtl/>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18</w:t>
      </w:r>
      <w:r>
        <w:rPr>
          <w:noProof/>
          <w:color w:val="0070C0"/>
        </w:rPr>
        <w:fldChar w:fldCharType="end"/>
      </w:r>
      <w:r>
        <w:rPr>
          <w:noProof/>
          <w:color w:val="0070C0"/>
        </w:rPr>
        <w:t xml:space="preserve"> -   Battety energy level in summer 2050</w:t>
      </w:r>
      <w:bookmarkEnd w:id="103"/>
    </w:p>
    <w:p w14:paraId="4BF398EF" w14:textId="216F658F" w:rsidR="009A54E0" w:rsidRPr="009A54E0" w:rsidRDefault="00F903DB" w:rsidP="008034E5">
      <w:pPr>
        <w:bidi w:val="0"/>
        <w:rPr>
          <w:rFonts w:ascii="Calibri" w:hAnsi="Calibri" w:cs="Calibri"/>
        </w:rPr>
      </w:pPr>
      <w:r>
        <w:rPr>
          <w:rFonts w:ascii="Calibri" w:hAnsi="Calibri" w:cs="Calibri"/>
        </w:rPr>
        <w:t>These operational insights are quantified in Table 1, which summarizes full-to-empty battery discharge events in 2050 across the selected scenarios. The table shows that as renewable penetration increases, the number of full discharge events does not necessarily rise, but their duration and severity increase. High-renewable scenarios are characterized by fewer but longer discharge events, indicating a concentration of system stress during specific periods rather than frequent cycling. This pattern further underscores the structural role of storage in high-renewable systems and highlights the growing operational demands placed on batteries as renewable shares approach their upper limits.</w:t>
      </w:r>
    </w:p>
    <w:p w14:paraId="1D00D560" w14:textId="77777777" w:rsidR="009A54E0" w:rsidRDefault="009A54E0" w:rsidP="008034E5">
      <w:pPr>
        <w:bidi w:val="0"/>
        <w:rPr>
          <w:rFonts w:ascii="Calibri" w:hAnsi="Calibri" w:cs="Calibri"/>
        </w:rPr>
      </w:pPr>
    </w:p>
    <w:p w14:paraId="32CEA32A" w14:textId="214C2713" w:rsidR="00E07F5A" w:rsidRDefault="00F903DB" w:rsidP="008034E5">
      <w:pPr>
        <w:keepNext/>
        <w:bidi w:val="0"/>
      </w:pPr>
      <w:r>
        <w:rPr>
          <w:rFonts w:ascii="Calibri" w:hAnsi="Calibri" w:cs="Calibri"/>
        </w:rPr>
        <w:t>Gas-fired capacity persists across all selected scenarios, albeit at declining levels as renewable penetration increases.</w:t>
      </w:r>
      <w:r>
        <w:rPr>
          <w:rFonts w:ascii="Calibri" w:hAnsi="Calibri" w:cs="Calibri"/>
        </w:rPr>
        <w:br/>
        <w:t>While the previous figures focus on end-year infrastructure levels, it is also informative to examine how this infrastructure develops over time.</w:t>
      </w:r>
      <w:r>
        <w:rPr>
          <w:rFonts w:ascii="Calibri" w:hAnsi="Calibri" w:cs="Calibri"/>
        </w:rPr>
        <w:br/>
        <w:t xml:space="preserve">Figure 19 illustrates the temporal evolution of installed capacity for a representative high-renewable scenario. Capacity expansion follows a gradual and cumulative trajectory over the planning horizon, with no abrupt end-of-horizon build-out. Solar and battery deployment increase progressively in alignment with ramping limits and budget constraints. This pattern supports the interpretation that high renewable penetration emerges through incremental structural development rather than </w:t>
      </w:r>
      <w:r>
        <w:rPr>
          <w:rFonts w:ascii="Calibri" w:hAnsi="Calibri" w:cs="Calibri"/>
        </w:rPr>
        <w:lastRenderedPageBreak/>
        <w:t>discrete late-stage expansion.</w:t>
      </w:r>
      <w:r>
        <w:rPr>
          <w:rFonts w:ascii="Calibri" w:hAnsi="Calibri" w:cs="Calibri"/>
        </w:rPr>
        <w:br/>
      </w:r>
      <w:r>
        <w:rPr>
          <w:noProof/>
        </w:rPr>
        <w:drawing>
          <wp:inline distT="0" distB="0" distL="0" distR="0" wp14:anchorId="08E50D76" wp14:editId="56421533">
            <wp:extent cx="5274310" cy="2581275"/>
            <wp:effectExtent l="0" t="0" r="2540" b="9525"/>
            <wp:docPr id="13574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2731" name=""/>
                    <pic:cNvPicPr/>
                  </pic:nvPicPr>
                  <pic:blipFill>
                    <a:blip r:embed="rId34"/>
                    <a:stretch>
                      <a:fillRect/>
                    </a:stretch>
                  </pic:blipFill>
                  <pic:spPr>
                    <a:xfrm>
                      <a:off x="0" y="0"/>
                      <a:ext cx="5274310" cy="2581275"/>
                    </a:xfrm>
                    <a:prstGeom prst="rect">
                      <a:avLst/>
                    </a:prstGeom>
                  </pic:spPr>
                </pic:pic>
              </a:graphicData>
            </a:graphic>
          </wp:inline>
        </w:drawing>
      </w:r>
    </w:p>
    <w:p w14:paraId="3C56501C" w14:textId="5CA7F384" w:rsidR="00E07F5A" w:rsidRPr="00807223" w:rsidRDefault="00F903DB" w:rsidP="008034E5">
      <w:pPr>
        <w:pStyle w:val="Caption"/>
        <w:bidi w:val="0"/>
        <w:jc w:val="center"/>
        <w:rPr>
          <w:color w:val="0070C0"/>
          <w:rtl/>
        </w:rPr>
      </w:pPr>
      <w:bookmarkStart w:id="104" w:name="_Toc223013457"/>
      <w:r>
        <w:rPr>
          <w:color w:val="0070C0"/>
        </w:rPr>
        <w:t>Figure</w:t>
      </w:r>
      <w:r>
        <w:rPr>
          <w:color w:val="0070C0"/>
          <w:rtl/>
        </w:rPr>
        <w:t xml:space="preserve"> </w:t>
      </w:r>
      <w:r>
        <w:rPr>
          <w:color w:val="0070C0"/>
        </w:rPr>
        <w:fldChar w:fldCharType="begin"/>
      </w:r>
      <w:r>
        <w:rPr>
          <w:color w:val="0070C0"/>
        </w:rPr>
        <w:instrText xml:space="preserve"> SEQ Figure \* ARABIC </w:instrText>
      </w:r>
      <w:r>
        <w:rPr>
          <w:color w:val="0070C0"/>
        </w:rPr>
        <w:fldChar w:fldCharType="separate"/>
      </w:r>
      <w:r>
        <w:rPr>
          <w:noProof/>
          <w:color w:val="0070C0"/>
        </w:rPr>
        <w:t>19</w:t>
      </w:r>
      <w:r>
        <w:rPr>
          <w:noProof/>
          <w:color w:val="0070C0"/>
        </w:rPr>
        <w:fldChar w:fldCharType="end"/>
      </w:r>
      <w:r>
        <w:rPr>
          <w:color w:val="0070C0"/>
        </w:rPr>
        <w:t xml:space="preserve"> </w:t>
      </w:r>
      <w:commentRangeStart w:id="105"/>
      <w:r>
        <w:rPr>
          <w:color w:val="0070C0"/>
        </w:rPr>
        <w:t xml:space="preserve">- Installed capacity evolution </w:t>
      </w:r>
      <w:commentRangeEnd w:id="105"/>
      <w:r>
        <w:rPr>
          <w:rStyle w:val="CommentReference"/>
          <w:color w:val="0070C0"/>
          <w:sz w:val="18"/>
          <w:szCs w:val="18"/>
        </w:rPr>
        <w:commentReference w:id="105"/>
      </w:r>
      <w:r>
        <w:rPr>
          <w:color w:val="0070C0"/>
        </w:rPr>
        <w:t>across the planning horizon for a representative 90 RE% scenario</w:t>
      </w:r>
      <w:bookmarkEnd w:id="104"/>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tbl>
      <w:tblPr>
        <w:tblStyle w:val="TableGrid"/>
        <w:tblW w:w="0" w:type="auto"/>
        <w:tblInd w:w="-1026" w:type="dxa"/>
        <w:tblLayout w:type="fixed"/>
        <w:tblLook w:val="04A0" w:firstRow="1" w:lastRow="0" w:firstColumn="1" w:lastColumn="0" w:noHBand="0" w:noVBand="1"/>
      </w:tblPr>
      <w:tblGrid>
        <w:gridCol w:w="742"/>
        <w:gridCol w:w="1621"/>
        <w:gridCol w:w="1955"/>
        <w:gridCol w:w="927"/>
        <w:gridCol w:w="992"/>
        <w:gridCol w:w="709"/>
        <w:gridCol w:w="709"/>
        <w:gridCol w:w="567"/>
        <w:gridCol w:w="709"/>
        <w:gridCol w:w="617"/>
      </w:tblGrid>
      <w:tr w:rsidR="00471639" w14:paraId="4CD39AF0" w14:textId="77777777" w:rsidTr="00E71638">
        <w:trPr>
          <w:trHeight w:val="300"/>
        </w:trPr>
        <w:tc>
          <w:tcPr>
            <w:tcW w:w="742" w:type="dxa"/>
            <w:noWrap/>
            <w:hideMark/>
          </w:tcPr>
          <w:p w14:paraId="7068CC62" w14:textId="31EF4D31"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RE 2050</w:t>
            </w:r>
          </w:p>
        </w:tc>
        <w:tc>
          <w:tcPr>
            <w:tcW w:w="1621" w:type="dxa"/>
            <w:noWrap/>
            <w:hideMark/>
          </w:tcPr>
          <w:p w14:paraId="7F75BC5D" w14:textId="7B5844FE"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CapBatt 2050 MW</w:t>
            </w:r>
          </w:p>
        </w:tc>
        <w:tc>
          <w:tcPr>
            <w:tcW w:w="1955" w:type="dxa"/>
            <w:noWrap/>
            <w:hideMark/>
          </w:tcPr>
          <w:p w14:paraId="62C84A39" w14:textId="4399B8ED"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BattEnergy  2050 GWh</w:t>
            </w:r>
          </w:p>
        </w:tc>
        <w:tc>
          <w:tcPr>
            <w:tcW w:w="927" w:type="dxa"/>
            <w:noWrap/>
            <w:hideMark/>
          </w:tcPr>
          <w:p w14:paraId="38D45216" w14:textId="44DB218C" w:rsidR="00E03602" w:rsidRPr="00807223" w:rsidRDefault="00F903DB" w:rsidP="008034E5">
            <w:pPr>
              <w:bidi w:val="0"/>
              <w:rPr>
                <w:rFonts w:ascii="Calibri" w:hAnsi="Calibri" w:cs="Calibri"/>
                <w:color w:val="EE0000"/>
                <w:sz w:val="22"/>
                <w:szCs w:val="22"/>
                <w:lang w:eastAsia="en-US"/>
              </w:rPr>
            </w:pPr>
            <w:commentRangeStart w:id="106"/>
            <w:commentRangeStart w:id="107"/>
            <w:r>
              <w:rPr>
                <w:rFonts w:ascii="Calibri" w:hAnsi="Calibri" w:cs="Calibri"/>
                <w:color w:val="EE0000"/>
                <w:sz w:val="22"/>
                <w:szCs w:val="22"/>
                <w:lang w:eastAsia="en-US"/>
              </w:rPr>
              <w:t>Num Events</w:t>
            </w:r>
            <w:r>
              <w:rPr>
                <w:rFonts w:ascii="Calibri" w:hAnsi="Calibri" w:cs="Calibri"/>
                <w:color w:val="EE0000"/>
                <w:sz w:val="22"/>
                <w:szCs w:val="22"/>
                <w:lang w:eastAsia="en-US"/>
              </w:rPr>
              <w:br/>
              <w:t>2050</w:t>
            </w:r>
            <w:commentRangeEnd w:id="106"/>
            <w:r w:rsidRPr="00807223">
              <w:rPr>
                <w:rStyle w:val="CommentReference"/>
                <w:rFonts w:ascii="Calibri" w:hAnsi="Calibri" w:cs="Calibri"/>
                <w:color w:val="EE0000"/>
                <w:sz w:val="22"/>
                <w:szCs w:val="22"/>
                <w:lang w:eastAsia="en-US"/>
              </w:rPr>
              <w:commentReference w:id="106"/>
            </w:r>
            <w:commentRangeEnd w:id="107"/>
            <w:r w:rsidRPr="00807223">
              <w:rPr>
                <w:rStyle w:val="CommentReference"/>
                <w:rFonts w:ascii="Calibri" w:hAnsi="Calibri" w:cs="Calibri"/>
                <w:color w:val="EE0000"/>
                <w:sz w:val="22"/>
                <w:szCs w:val="22"/>
                <w:lang w:eastAsia="en-US"/>
              </w:rPr>
              <w:commentReference w:id="107"/>
            </w:r>
          </w:p>
        </w:tc>
        <w:tc>
          <w:tcPr>
            <w:tcW w:w="992" w:type="dxa"/>
            <w:noWrap/>
            <w:hideMark/>
          </w:tcPr>
          <w:p w14:paraId="445DE69D"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Avg hour</w:t>
            </w:r>
          </w:p>
        </w:tc>
        <w:tc>
          <w:tcPr>
            <w:tcW w:w="709" w:type="dxa"/>
            <w:noWrap/>
            <w:hideMark/>
          </w:tcPr>
          <w:p w14:paraId="6164FFF5"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Avg day</w:t>
            </w:r>
          </w:p>
        </w:tc>
        <w:tc>
          <w:tcPr>
            <w:tcW w:w="709" w:type="dxa"/>
            <w:noWrap/>
            <w:hideMark/>
          </w:tcPr>
          <w:p w14:paraId="7ABC3B8F"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Med hour</w:t>
            </w:r>
          </w:p>
        </w:tc>
        <w:tc>
          <w:tcPr>
            <w:tcW w:w="567" w:type="dxa"/>
            <w:noWrap/>
            <w:hideMark/>
          </w:tcPr>
          <w:p w14:paraId="2245C9D2"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Med day</w:t>
            </w:r>
          </w:p>
        </w:tc>
        <w:tc>
          <w:tcPr>
            <w:tcW w:w="709" w:type="dxa"/>
            <w:noWrap/>
            <w:hideMark/>
          </w:tcPr>
          <w:p w14:paraId="6A5C5447"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Max h</w:t>
            </w:r>
          </w:p>
        </w:tc>
        <w:tc>
          <w:tcPr>
            <w:tcW w:w="617" w:type="dxa"/>
            <w:noWrap/>
            <w:hideMark/>
          </w:tcPr>
          <w:p w14:paraId="731A2392"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Max day</w:t>
            </w:r>
          </w:p>
        </w:tc>
      </w:tr>
      <w:tr w:rsidR="00471639" w14:paraId="0133A2A7" w14:textId="77777777" w:rsidTr="00E71638">
        <w:trPr>
          <w:trHeight w:val="300"/>
        </w:trPr>
        <w:tc>
          <w:tcPr>
            <w:tcW w:w="742" w:type="dxa"/>
            <w:noWrap/>
            <w:hideMark/>
          </w:tcPr>
          <w:p w14:paraId="6CEBCF9D" w14:textId="54F9E7ED"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11.20</w:t>
            </w:r>
          </w:p>
        </w:tc>
        <w:tc>
          <w:tcPr>
            <w:tcW w:w="1621" w:type="dxa"/>
            <w:noWrap/>
            <w:hideMark/>
          </w:tcPr>
          <w:p w14:paraId="2D889F7D" w14:textId="77777777"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369</w:t>
            </w:r>
          </w:p>
        </w:tc>
        <w:tc>
          <w:tcPr>
            <w:tcW w:w="1955" w:type="dxa"/>
            <w:noWrap/>
            <w:hideMark/>
          </w:tcPr>
          <w:p w14:paraId="6D5B5626" w14:textId="77777777"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1.476</w:t>
            </w:r>
          </w:p>
        </w:tc>
        <w:tc>
          <w:tcPr>
            <w:tcW w:w="927" w:type="dxa"/>
            <w:noWrap/>
            <w:hideMark/>
          </w:tcPr>
          <w:p w14:paraId="6404E48B" w14:textId="77777777" w:rsidR="00E03602"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0</w:t>
            </w:r>
          </w:p>
        </w:tc>
        <w:tc>
          <w:tcPr>
            <w:tcW w:w="992" w:type="dxa"/>
            <w:noWrap/>
            <w:hideMark/>
          </w:tcPr>
          <w:p w14:paraId="2AC08256"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709" w:type="dxa"/>
            <w:noWrap/>
            <w:hideMark/>
          </w:tcPr>
          <w:p w14:paraId="3654EEEA"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709" w:type="dxa"/>
            <w:noWrap/>
            <w:hideMark/>
          </w:tcPr>
          <w:p w14:paraId="735E6065"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567" w:type="dxa"/>
            <w:noWrap/>
            <w:hideMark/>
          </w:tcPr>
          <w:p w14:paraId="06A4F749" w14:textId="6BA13F54"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w:t>
            </w:r>
          </w:p>
        </w:tc>
        <w:tc>
          <w:tcPr>
            <w:tcW w:w="709" w:type="dxa"/>
            <w:noWrap/>
            <w:hideMark/>
          </w:tcPr>
          <w:p w14:paraId="01AF50EA"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c>
          <w:tcPr>
            <w:tcW w:w="617" w:type="dxa"/>
            <w:noWrap/>
            <w:hideMark/>
          </w:tcPr>
          <w:p w14:paraId="3DBFC69F" w14:textId="77777777" w:rsidR="00E03602" w:rsidRPr="00807223" w:rsidRDefault="00F903DB" w:rsidP="008034E5">
            <w:pPr>
              <w:bidi w:val="0"/>
              <w:rPr>
                <w:rFonts w:ascii="Calibri" w:hAnsi="Calibri" w:cs="Calibri"/>
                <w:color w:val="EE0000"/>
                <w:sz w:val="22"/>
                <w:szCs w:val="22"/>
                <w:lang w:eastAsia="en-US"/>
              </w:rPr>
            </w:pPr>
            <w:r>
              <w:rPr>
                <w:rFonts w:ascii="Calibri" w:hAnsi="Calibri" w:cs="Calibri"/>
                <w:color w:val="EE0000"/>
                <w:sz w:val="22"/>
                <w:szCs w:val="22"/>
                <w:lang w:eastAsia="en-US"/>
              </w:rPr>
              <w:t>NaN</w:t>
            </w:r>
          </w:p>
        </w:tc>
      </w:tr>
      <w:tr w:rsidR="00471639" w14:paraId="3C1184AB" w14:textId="77777777" w:rsidTr="00E71638">
        <w:trPr>
          <w:trHeight w:val="300"/>
        </w:trPr>
        <w:tc>
          <w:tcPr>
            <w:tcW w:w="742" w:type="dxa"/>
            <w:noWrap/>
            <w:hideMark/>
          </w:tcPr>
          <w:p w14:paraId="34F37F77" w14:textId="12434C1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71.83</w:t>
            </w:r>
          </w:p>
        </w:tc>
        <w:tc>
          <w:tcPr>
            <w:tcW w:w="1621" w:type="dxa"/>
            <w:noWrap/>
            <w:hideMark/>
          </w:tcPr>
          <w:p w14:paraId="7C6DC4C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50193.172</w:t>
            </w:r>
          </w:p>
        </w:tc>
        <w:tc>
          <w:tcPr>
            <w:tcW w:w="1955" w:type="dxa"/>
            <w:noWrap/>
            <w:hideMark/>
          </w:tcPr>
          <w:p w14:paraId="1A24109B"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200.773</w:t>
            </w:r>
          </w:p>
        </w:tc>
        <w:tc>
          <w:tcPr>
            <w:tcW w:w="927" w:type="dxa"/>
            <w:noWrap/>
            <w:hideMark/>
          </w:tcPr>
          <w:p w14:paraId="749DCC9E" w14:textId="7B12BB3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22</w:t>
            </w:r>
          </w:p>
        </w:tc>
        <w:tc>
          <w:tcPr>
            <w:tcW w:w="992" w:type="dxa"/>
            <w:noWrap/>
            <w:hideMark/>
          </w:tcPr>
          <w:p w14:paraId="64BFC015" w14:textId="23A6703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343.0</w:t>
            </w:r>
          </w:p>
        </w:tc>
        <w:tc>
          <w:tcPr>
            <w:tcW w:w="709" w:type="dxa"/>
            <w:noWrap/>
            <w:hideMark/>
          </w:tcPr>
          <w:p w14:paraId="2B38DB0B" w14:textId="10366CD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14.3</w:t>
            </w:r>
          </w:p>
        </w:tc>
        <w:tc>
          <w:tcPr>
            <w:tcW w:w="709" w:type="dxa"/>
            <w:noWrap/>
            <w:hideMark/>
          </w:tcPr>
          <w:p w14:paraId="3F3800AD" w14:textId="07DD0CD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157</w:t>
            </w:r>
          </w:p>
        </w:tc>
        <w:tc>
          <w:tcPr>
            <w:tcW w:w="567" w:type="dxa"/>
            <w:noWrap/>
            <w:hideMark/>
          </w:tcPr>
          <w:p w14:paraId="627EB1DB" w14:textId="7DA9ECC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6.6</w:t>
            </w:r>
          </w:p>
        </w:tc>
        <w:tc>
          <w:tcPr>
            <w:tcW w:w="709" w:type="dxa"/>
            <w:noWrap/>
            <w:hideMark/>
          </w:tcPr>
          <w:p w14:paraId="317A0390" w14:textId="6075ACA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2103</w:t>
            </w:r>
          </w:p>
        </w:tc>
        <w:tc>
          <w:tcPr>
            <w:tcW w:w="617" w:type="dxa"/>
            <w:noWrap/>
            <w:hideMark/>
          </w:tcPr>
          <w:p w14:paraId="30E77F75" w14:textId="6668B62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88</w:t>
            </w:r>
          </w:p>
        </w:tc>
      </w:tr>
      <w:tr w:rsidR="00471639" w14:paraId="65F90536" w14:textId="77777777" w:rsidTr="00E71638">
        <w:trPr>
          <w:trHeight w:val="300"/>
        </w:trPr>
        <w:tc>
          <w:tcPr>
            <w:tcW w:w="742" w:type="dxa"/>
            <w:noWrap/>
            <w:hideMark/>
          </w:tcPr>
          <w:p w14:paraId="071B73CF" w14:textId="3ACAAB6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73.36</w:t>
            </w:r>
          </w:p>
        </w:tc>
        <w:tc>
          <w:tcPr>
            <w:tcW w:w="1621" w:type="dxa"/>
            <w:noWrap/>
            <w:hideMark/>
          </w:tcPr>
          <w:p w14:paraId="43367DF4"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50193.172</w:t>
            </w:r>
          </w:p>
        </w:tc>
        <w:tc>
          <w:tcPr>
            <w:tcW w:w="1955" w:type="dxa"/>
            <w:noWrap/>
            <w:hideMark/>
          </w:tcPr>
          <w:p w14:paraId="1C8AC47F"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200.773</w:t>
            </w:r>
          </w:p>
        </w:tc>
        <w:tc>
          <w:tcPr>
            <w:tcW w:w="927" w:type="dxa"/>
            <w:noWrap/>
            <w:hideMark/>
          </w:tcPr>
          <w:p w14:paraId="12A10139" w14:textId="070B456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46</w:t>
            </w:r>
          </w:p>
        </w:tc>
        <w:tc>
          <w:tcPr>
            <w:tcW w:w="992" w:type="dxa"/>
            <w:noWrap/>
            <w:hideMark/>
          </w:tcPr>
          <w:p w14:paraId="45B8AD51" w14:textId="733D42B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74.4</w:t>
            </w:r>
          </w:p>
        </w:tc>
        <w:tc>
          <w:tcPr>
            <w:tcW w:w="709" w:type="dxa"/>
            <w:noWrap/>
            <w:hideMark/>
          </w:tcPr>
          <w:p w14:paraId="58DDCC73" w14:textId="71C7133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3.1</w:t>
            </w:r>
          </w:p>
        </w:tc>
        <w:tc>
          <w:tcPr>
            <w:tcW w:w="709" w:type="dxa"/>
            <w:noWrap/>
            <w:hideMark/>
          </w:tcPr>
          <w:p w14:paraId="4FF93151" w14:textId="1F862CC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38.0</w:t>
            </w:r>
          </w:p>
        </w:tc>
        <w:tc>
          <w:tcPr>
            <w:tcW w:w="567" w:type="dxa"/>
            <w:noWrap/>
            <w:hideMark/>
          </w:tcPr>
          <w:p w14:paraId="25E5CC97" w14:textId="1F4BE78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1.6</w:t>
            </w:r>
          </w:p>
        </w:tc>
        <w:tc>
          <w:tcPr>
            <w:tcW w:w="709" w:type="dxa"/>
            <w:noWrap/>
            <w:hideMark/>
          </w:tcPr>
          <w:p w14:paraId="7BE6805D" w14:textId="35F0046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637</w:t>
            </w:r>
          </w:p>
        </w:tc>
        <w:tc>
          <w:tcPr>
            <w:tcW w:w="617" w:type="dxa"/>
            <w:noWrap/>
            <w:hideMark/>
          </w:tcPr>
          <w:p w14:paraId="54D762E0" w14:textId="144B992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27</w:t>
            </w:r>
          </w:p>
        </w:tc>
      </w:tr>
      <w:tr w:rsidR="00471639" w14:paraId="3771E06A" w14:textId="77777777" w:rsidTr="00E71638">
        <w:trPr>
          <w:trHeight w:val="300"/>
        </w:trPr>
        <w:tc>
          <w:tcPr>
            <w:tcW w:w="742" w:type="dxa"/>
            <w:noWrap/>
            <w:hideMark/>
          </w:tcPr>
          <w:p w14:paraId="1D49E0A8" w14:textId="0C1F60B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77.71</w:t>
            </w:r>
          </w:p>
        </w:tc>
        <w:tc>
          <w:tcPr>
            <w:tcW w:w="1621" w:type="dxa"/>
            <w:noWrap/>
            <w:hideMark/>
          </w:tcPr>
          <w:p w14:paraId="363C400F"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58065.461</w:t>
            </w:r>
          </w:p>
        </w:tc>
        <w:tc>
          <w:tcPr>
            <w:tcW w:w="1955" w:type="dxa"/>
            <w:noWrap/>
            <w:hideMark/>
          </w:tcPr>
          <w:p w14:paraId="40724DAD"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232.262</w:t>
            </w:r>
          </w:p>
        </w:tc>
        <w:tc>
          <w:tcPr>
            <w:tcW w:w="927" w:type="dxa"/>
            <w:noWrap/>
            <w:hideMark/>
          </w:tcPr>
          <w:p w14:paraId="7C1AB199" w14:textId="452F9A7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28</w:t>
            </w:r>
          </w:p>
        </w:tc>
        <w:tc>
          <w:tcPr>
            <w:tcW w:w="992" w:type="dxa"/>
            <w:noWrap/>
            <w:hideMark/>
          </w:tcPr>
          <w:p w14:paraId="271C2CED" w14:textId="2584573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210.1</w:t>
            </w:r>
          </w:p>
        </w:tc>
        <w:tc>
          <w:tcPr>
            <w:tcW w:w="709" w:type="dxa"/>
            <w:noWrap/>
            <w:hideMark/>
          </w:tcPr>
          <w:p w14:paraId="7EF43AC3" w14:textId="44608F0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8.8</w:t>
            </w:r>
          </w:p>
        </w:tc>
        <w:tc>
          <w:tcPr>
            <w:tcW w:w="709" w:type="dxa"/>
            <w:noWrap/>
            <w:hideMark/>
          </w:tcPr>
          <w:p w14:paraId="7A7F53A8" w14:textId="2115795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62.0</w:t>
            </w:r>
          </w:p>
        </w:tc>
        <w:tc>
          <w:tcPr>
            <w:tcW w:w="567" w:type="dxa"/>
            <w:noWrap/>
            <w:hideMark/>
          </w:tcPr>
          <w:p w14:paraId="01B947F3" w14:textId="623B0F3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w:t>
            </w:r>
          </w:p>
        </w:tc>
        <w:tc>
          <w:tcPr>
            <w:tcW w:w="709" w:type="dxa"/>
            <w:noWrap/>
            <w:hideMark/>
          </w:tcPr>
          <w:p w14:paraId="3C09E8C1" w14:textId="35F190C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1502</w:t>
            </w:r>
          </w:p>
        </w:tc>
        <w:tc>
          <w:tcPr>
            <w:tcW w:w="617" w:type="dxa"/>
            <w:noWrap/>
            <w:hideMark/>
          </w:tcPr>
          <w:p w14:paraId="633305C9" w14:textId="596906A4"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63</w:t>
            </w:r>
          </w:p>
        </w:tc>
      </w:tr>
      <w:tr w:rsidR="00471639" w14:paraId="3A03C8B8" w14:textId="77777777" w:rsidTr="00E71638">
        <w:trPr>
          <w:trHeight w:val="300"/>
        </w:trPr>
        <w:tc>
          <w:tcPr>
            <w:tcW w:w="742" w:type="dxa"/>
            <w:noWrap/>
            <w:hideMark/>
          </w:tcPr>
          <w:p w14:paraId="26BB07AB" w14:textId="2ACE50C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78.13</w:t>
            </w:r>
          </w:p>
        </w:tc>
        <w:tc>
          <w:tcPr>
            <w:tcW w:w="1621" w:type="dxa"/>
            <w:noWrap/>
            <w:hideMark/>
          </w:tcPr>
          <w:p w14:paraId="7021F7B2"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55289.716</w:t>
            </w:r>
          </w:p>
        </w:tc>
        <w:tc>
          <w:tcPr>
            <w:tcW w:w="1955" w:type="dxa"/>
            <w:noWrap/>
            <w:hideMark/>
          </w:tcPr>
          <w:p w14:paraId="622859E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221.159</w:t>
            </w:r>
          </w:p>
        </w:tc>
        <w:tc>
          <w:tcPr>
            <w:tcW w:w="927" w:type="dxa"/>
            <w:noWrap/>
            <w:hideMark/>
          </w:tcPr>
          <w:p w14:paraId="410ED973" w14:textId="76E39D9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w:t>
            </w:r>
          </w:p>
        </w:tc>
        <w:tc>
          <w:tcPr>
            <w:tcW w:w="992" w:type="dxa"/>
            <w:noWrap/>
            <w:hideMark/>
          </w:tcPr>
          <w:p w14:paraId="71B8F062" w14:textId="7611D55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102.1</w:t>
            </w:r>
          </w:p>
        </w:tc>
        <w:tc>
          <w:tcPr>
            <w:tcW w:w="709" w:type="dxa"/>
            <w:noWrap/>
            <w:hideMark/>
          </w:tcPr>
          <w:p w14:paraId="5EEAD71C" w14:textId="3678939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4.3</w:t>
            </w:r>
          </w:p>
        </w:tc>
        <w:tc>
          <w:tcPr>
            <w:tcW w:w="709" w:type="dxa"/>
            <w:noWrap/>
            <w:hideMark/>
          </w:tcPr>
          <w:p w14:paraId="724B4295" w14:textId="0882B1B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38.0</w:t>
            </w:r>
          </w:p>
        </w:tc>
        <w:tc>
          <w:tcPr>
            <w:tcW w:w="567" w:type="dxa"/>
            <w:noWrap/>
            <w:hideMark/>
          </w:tcPr>
          <w:p w14:paraId="4C46402B" w14:textId="0ED5429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1.6</w:t>
            </w:r>
          </w:p>
        </w:tc>
        <w:tc>
          <w:tcPr>
            <w:tcW w:w="709" w:type="dxa"/>
            <w:noWrap/>
            <w:hideMark/>
          </w:tcPr>
          <w:p w14:paraId="3E189D25" w14:textId="3F454CD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999</w:t>
            </w:r>
          </w:p>
        </w:tc>
        <w:tc>
          <w:tcPr>
            <w:tcW w:w="617" w:type="dxa"/>
            <w:noWrap/>
            <w:hideMark/>
          </w:tcPr>
          <w:p w14:paraId="51516104" w14:textId="2AEA69B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42</w:t>
            </w:r>
          </w:p>
        </w:tc>
      </w:tr>
      <w:tr w:rsidR="00471639" w14:paraId="1A4326CA" w14:textId="77777777" w:rsidTr="00E71638">
        <w:trPr>
          <w:trHeight w:val="300"/>
        </w:trPr>
        <w:tc>
          <w:tcPr>
            <w:tcW w:w="742" w:type="dxa"/>
            <w:noWrap/>
            <w:hideMark/>
          </w:tcPr>
          <w:p w14:paraId="3E3814C2" w14:textId="47FEC02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82.46</w:t>
            </w:r>
          </w:p>
        </w:tc>
        <w:tc>
          <w:tcPr>
            <w:tcW w:w="1621" w:type="dxa"/>
            <w:noWrap/>
            <w:hideMark/>
          </w:tcPr>
          <w:p w14:paraId="08812F1F"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60555.183</w:t>
            </w:r>
          </w:p>
        </w:tc>
        <w:tc>
          <w:tcPr>
            <w:tcW w:w="1955" w:type="dxa"/>
            <w:noWrap/>
            <w:hideMark/>
          </w:tcPr>
          <w:p w14:paraId="5EF9672A"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242.221</w:t>
            </w:r>
          </w:p>
        </w:tc>
        <w:tc>
          <w:tcPr>
            <w:tcW w:w="927" w:type="dxa"/>
            <w:noWrap/>
            <w:hideMark/>
          </w:tcPr>
          <w:p w14:paraId="20F7AB39" w14:textId="755FF5B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58</w:t>
            </w:r>
          </w:p>
        </w:tc>
        <w:tc>
          <w:tcPr>
            <w:tcW w:w="992" w:type="dxa"/>
            <w:noWrap/>
            <w:hideMark/>
          </w:tcPr>
          <w:p w14:paraId="587071F0" w14:textId="0DBE3B8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76.7</w:t>
            </w:r>
          </w:p>
        </w:tc>
        <w:tc>
          <w:tcPr>
            <w:tcW w:w="709" w:type="dxa"/>
            <w:noWrap/>
            <w:hideMark/>
          </w:tcPr>
          <w:p w14:paraId="6CCFE1EC" w14:textId="183D012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3.2</w:t>
            </w:r>
          </w:p>
        </w:tc>
        <w:tc>
          <w:tcPr>
            <w:tcW w:w="709" w:type="dxa"/>
            <w:noWrap/>
            <w:hideMark/>
          </w:tcPr>
          <w:p w14:paraId="7E1AFD7D" w14:textId="2515614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38.0</w:t>
            </w:r>
          </w:p>
        </w:tc>
        <w:tc>
          <w:tcPr>
            <w:tcW w:w="567" w:type="dxa"/>
            <w:noWrap/>
            <w:hideMark/>
          </w:tcPr>
          <w:p w14:paraId="6C7B8DD5" w14:textId="393C358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1.6</w:t>
            </w:r>
          </w:p>
        </w:tc>
        <w:tc>
          <w:tcPr>
            <w:tcW w:w="709" w:type="dxa"/>
            <w:noWrap/>
            <w:hideMark/>
          </w:tcPr>
          <w:p w14:paraId="5AFD1418" w14:textId="7BE6704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446</w:t>
            </w:r>
          </w:p>
        </w:tc>
        <w:tc>
          <w:tcPr>
            <w:tcW w:w="617" w:type="dxa"/>
            <w:noWrap/>
            <w:hideMark/>
          </w:tcPr>
          <w:p w14:paraId="39F8D654" w14:textId="7EFAE72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19</w:t>
            </w:r>
          </w:p>
        </w:tc>
      </w:tr>
      <w:tr w:rsidR="00471639" w14:paraId="4481C4F5" w14:textId="77777777" w:rsidTr="00E71638">
        <w:trPr>
          <w:trHeight w:val="300"/>
        </w:trPr>
        <w:tc>
          <w:tcPr>
            <w:tcW w:w="742" w:type="dxa"/>
            <w:noWrap/>
            <w:hideMark/>
          </w:tcPr>
          <w:p w14:paraId="1D33D7CB" w14:textId="131DB544"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83.92</w:t>
            </w:r>
          </w:p>
        </w:tc>
        <w:tc>
          <w:tcPr>
            <w:tcW w:w="1621" w:type="dxa"/>
            <w:noWrap/>
            <w:hideMark/>
          </w:tcPr>
          <w:p w14:paraId="68EA5A5D"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66232.705</w:t>
            </w:r>
          </w:p>
        </w:tc>
        <w:tc>
          <w:tcPr>
            <w:tcW w:w="1955" w:type="dxa"/>
            <w:noWrap/>
            <w:hideMark/>
          </w:tcPr>
          <w:p w14:paraId="019996E7"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264.931</w:t>
            </w:r>
          </w:p>
        </w:tc>
        <w:tc>
          <w:tcPr>
            <w:tcW w:w="927" w:type="dxa"/>
            <w:noWrap/>
            <w:hideMark/>
          </w:tcPr>
          <w:p w14:paraId="7C3ECBB8" w14:textId="53C81A8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15</w:t>
            </w:r>
          </w:p>
        </w:tc>
        <w:tc>
          <w:tcPr>
            <w:tcW w:w="992" w:type="dxa"/>
            <w:noWrap/>
            <w:hideMark/>
          </w:tcPr>
          <w:p w14:paraId="101A4DB4" w14:textId="62076D2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526.1</w:t>
            </w:r>
          </w:p>
        </w:tc>
        <w:tc>
          <w:tcPr>
            <w:tcW w:w="709" w:type="dxa"/>
            <w:noWrap/>
            <w:hideMark/>
          </w:tcPr>
          <w:p w14:paraId="5C23BB25" w14:textId="138220B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21.9</w:t>
            </w:r>
          </w:p>
        </w:tc>
        <w:tc>
          <w:tcPr>
            <w:tcW w:w="709" w:type="dxa"/>
            <w:noWrap/>
            <w:hideMark/>
          </w:tcPr>
          <w:p w14:paraId="61CF6297" w14:textId="4C96536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253</w:t>
            </w:r>
          </w:p>
        </w:tc>
        <w:tc>
          <w:tcPr>
            <w:tcW w:w="567" w:type="dxa"/>
            <w:noWrap/>
            <w:hideMark/>
          </w:tcPr>
          <w:p w14:paraId="6C062720" w14:textId="010D05B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w:t>
            </w:r>
          </w:p>
        </w:tc>
        <w:tc>
          <w:tcPr>
            <w:tcW w:w="709" w:type="dxa"/>
            <w:noWrap/>
            <w:hideMark/>
          </w:tcPr>
          <w:p w14:paraId="4317E286" w14:textId="32DC7B8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2630</w:t>
            </w:r>
          </w:p>
        </w:tc>
        <w:tc>
          <w:tcPr>
            <w:tcW w:w="617" w:type="dxa"/>
            <w:noWrap/>
            <w:hideMark/>
          </w:tcPr>
          <w:p w14:paraId="0659F7BD" w14:textId="370E1A4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110</w:t>
            </w:r>
          </w:p>
        </w:tc>
      </w:tr>
      <w:tr w:rsidR="00471639" w14:paraId="27F91997" w14:textId="77777777" w:rsidTr="00E71638">
        <w:trPr>
          <w:trHeight w:val="300"/>
        </w:trPr>
        <w:tc>
          <w:tcPr>
            <w:tcW w:w="742" w:type="dxa"/>
            <w:noWrap/>
            <w:hideMark/>
          </w:tcPr>
          <w:p w14:paraId="416DC6CB" w14:textId="75BFAE2B"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86.27</w:t>
            </w:r>
          </w:p>
        </w:tc>
        <w:tc>
          <w:tcPr>
            <w:tcW w:w="1621" w:type="dxa"/>
            <w:noWrap/>
            <w:hideMark/>
          </w:tcPr>
          <w:p w14:paraId="2B7020C8"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66231.449</w:t>
            </w:r>
          </w:p>
        </w:tc>
        <w:tc>
          <w:tcPr>
            <w:tcW w:w="1955" w:type="dxa"/>
            <w:noWrap/>
            <w:hideMark/>
          </w:tcPr>
          <w:p w14:paraId="07A653A1"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264.926</w:t>
            </w:r>
          </w:p>
        </w:tc>
        <w:tc>
          <w:tcPr>
            <w:tcW w:w="927" w:type="dxa"/>
            <w:noWrap/>
            <w:hideMark/>
          </w:tcPr>
          <w:p w14:paraId="12E2F918" w14:textId="3DFC535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50</w:t>
            </w:r>
          </w:p>
        </w:tc>
        <w:tc>
          <w:tcPr>
            <w:tcW w:w="992" w:type="dxa"/>
            <w:noWrap/>
            <w:hideMark/>
          </w:tcPr>
          <w:p w14:paraId="287ACAA3" w14:textId="0A973D0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100.1</w:t>
            </w:r>
          </w:p>
        </w:tc>
        <w:tc>
          <w:tcPr>
            <w:tcW w:w="709" w:type="dxa"/>
            <w:noWrap/>
            <w:hideMark/>
          </w:tcPr>
          <w:p w14:paraId="09BC9C8B" w14:textId="75C17192"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4.2</w:t>
            </w:r>
          </w:p>
        </w:tc>
        <w:tc>
          <w:tcPr>
            <w:tcW w:w="709" w:type="dxa"/>
            <w:noWrap/>
            <w:hideMark/>
          </w:tcPr>
          <w:p w14:paraId="23CE455B" w14:textId="37EC987B"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49.5</w:t>
            </w:r>
          </w:p>
        </w:tc>
        <w:tc>
          <w:tcPr>
            <w:tcW w:w="567" w:type="dxa"/>
            <w:noWrap/>
            <w:hideMark/>
          </w:tcPr>
          <w:p w14:paraId="3B478B20" w14:textId="1349B2F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2.1</w:t>
            </w:r>
          </w:p>
        </w:tc>
        <w:tc>
          <w:tcPr>
            <w:tcW w:w="709" w:type="dxa"/>
            <w:noWrap/>
            <w:hideMark/>
          </w:tcPr>
          <w:p w14:paraId="42B12703" w14:textId="6DD5266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1256</w:t>
            </w:r>
          </w:p>
        </w:tc>
        <w:tc>
          <w:tcPr>
            <w:tcW w:w="617" w:type="dxa"/>
            <w:noWrap/>
            <w:hideMark/>
          </w:tcPr>
          <w:p w14:paraId="21327682" w14:textId="7E16D93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52</w:t>
            </w:r>
          </w:p>
        </w:tc>
      </w:tr>
      <w:tr w:rsidR="00471639" w14:paraId="23A567F0" w14:textId="77777777" w:rsidTr="00E71638">
        <w:trPr>
          <w:trHeight w:val="300"/>
        </w:trPr>
        <w:tc>
          <w:tcPr>
            <w:tcW w:w="742" w:type="dxa"/>
            <w:noWrap/>
            <w:hideMark/>
          </w:tcPr>
          <w:p w14:paraId="1A5790D2" w14:textId="558997D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89.19</w:t>
            </w:r>
          </w:p>
        </w:tc>
        <w:tc>
          <w:tcPr>
            <w:tcW w:w="1621" w:type="dxa"/>
            <w:noWrap/>
            <w:hideMark/>
          </w:tcPr>
          <w:p w14:paraId="2C5B8F66"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73345.126</w:t>
            </w:r>
          </w:p>
        </w:tc>
        <w:tc>
          <w:tcPr>
            <w:tcW w:w="1955" w:type="dxa"/>
            <w:noWrap/>
            <w:hideMark/>
          </w:tcPr>
          <w:p w14:paraId="4F98FDF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293.381</w:t>
            </w:r>
          </w:p>
        </w:tc>
        <w:tc>
          <w:tcPr>
            <w:tcW w:w="927" w:type="dxa"/>
            <w:noWrap/>
            <w:hideMark/>
          </w:tcPr>
          <w:p w14:paraId="3B54CD1E" w14:textId="27B2A85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29</w:t>
            </w:r>
          </w:p>
        </w:tc>
        <w:tc>
          <w:tcPr>
            <w:tcW w:w="992" w:type="dxa"/>
            <w:noWrap/>
            <w:hideMark/>
          </w:tcPr>
          <w:p w14:paraId="3F4DDB8E" w14:textId="6FCE07E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137.9</w:t>
            </w:r>
          </w:p>
        </w:tc>
        <w:tc>
          <w:tcPr>
            <w:tcW w:w="709" w:type="dxa"/>
            <w:noWrap/>
            <w:hideMark/>
          </w:tcPr>
          <w:p w14:paraId="28ECA064" w14:textId="48D4F60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5.7</w:t>
            </w:r>
          </w:p>
        </w:tc>
        <w:tc>
          <w:tcPr>
            <w:tcW w:w="709" w:type="dxa"/>
            <w:noWrap/>
            <w:hideMark/>
          </w:tcPr>
          <w:p w14:paraId="18D1F2F3" w14:textId="3C5748D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110</w:t>
            </w:r>
          </w:p>
        </w:tc>
        <w:tc>
          <w:tcPr>
            <w:tcW w:w="567" w:type="dxa"/>
            <w:noWrap/>
            <w:hideMark/>
          </w:tcPr>
          <w:p w14:paraId="496206DB" w14:textId="24C50F1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4.6</w:t>
            </w:r>
          </w:p>
        </w:tc>
        <w:tc>
          <w:tcPr>
            <w:tcW w:w="709" w:type="dxa"/>
            <w:noWrap/>
            <w:hideMark/>
          </w:tcPr>
          <w:p w14:paraId="50ADCA56" w14:textId="52C4E6E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872</w:t>
            </w:r>
          </w:p>
        </w:tc>
        <w:tc>
          <w:tcPr>
            <w:tcW w:w="617" w:type="dxa"/>
            <w:noWrap/>
            <w:hideMark/>
          </w:tcPr>
          <w:p w14:paraId="363829B9" w14:textId="7C72C9E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w:t>
            </w:r>
          </w:p>
        </w:tc>
      </w:tr>
      <w:tr w:rsidR="00471639" w14:paraId="591045DF" w14:textId="77777777" w:rsidTr="00E71638">
        <w:trPr>
          <w:trHeight w:val="300"/>
        </w:trPr>
        <w:tc>
          <w:tcPr>
            <w:tcW w:w="742" w:type="dxa"/>
            <w:noWrap/>
            <w:hideMark/>
          </w:tcPr>
          <w:p w14:paraId="1B9131D7" w14:textId="1A93D706"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91.11</w:t>
            </w:r>
          </w:p>
        </w:tc>
        <w:tc>
          <w:tcPr>
            <w:tcW w:w="1621" w:type="dxa"/>
            <w:noWrap/>
            <w:hideMark/>
          </w:tcPr>
          <w:p w14:paraId="2C31BBC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83696.970</w:t>
            </w:r>
          </w:p>
        </w:tc>
        <w:tc>
          <w:tcPr>
            <w:tcW w:w="1955" w:type="dxa"/>
            <w:noWrap/>
            <w:hideMark/>
          </w:tcPr>
          <w:p w14:paraId="0AFE983E"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334.788</w:t>
            </w:r>
          </w:p>
        </w:tc>
        <w:tc>
          <w:tcPr>
            <w:tcW w:w="927" w:type="dxa"/>
            <w:noWrap/>
            <w:hideMark/>
          </w:tcPr>
          <w:p w14:paraId="64234429" w14:textId="734D7D9D"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24</w:t>
            </w:r>
          </w:p>
        </w:tc>
        <w:tc>
          <w:tcPr>
            <w:tcW w:w="992" w:type="dxa"/>
            <w:noWrap/>
            <w:hideMark/>
          </w:tcPr>
          <w:p w14:paraId="37FAB73B" w14:textId="69B765D5"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128.2</w:t>
            </w:r>
          </w:p>
        </w:tc>
        <w:tc>
          <w:tcPr>
            <w:tcW w:w="709" w:type="dxa"/>
            <w:noWrap/>
            <w:hideMark/>
          </w:tcPr>
          <w:p w14:paraId="28542036" w14:textId="62EF1F7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5.3</w:t>
            </w:r>
          </w:p>
        </w:tc>
        <w:tc>
          <w:tcPr>
            <w:tcW w:w="709" w:type="dxa"/>
            <w:noWrap/>
            <w:hideMark/>
          </w:tcPr>
          <w:p w14:paraId="3E647FEC" w14:textId="4A0B1AE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86.5</w:t>
            </w:r>
          </w:p>
        </w:tc>
        <w:tc>
          <w:tcPr>
            <w:tcW w:w="567" w:type="dxa"/>
            <w:noWrap/>
            <w:hideMark/>
          </w:tcPr>
          <w:p w14:paraId="308C6570" w14:textId="703014F8"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w:t>
            </w:r>
          </w:p>
        </w:tc>
        <w:tc>
          <w:tcPr>
            <w:tcW w:w="709" w:type="dxa"/>
            <w:noWrap/>
            <w:hideMark/>
          </w:tcPr>
          <w:p w14:paraId="151C5853" w14:textId="6AC92A0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857</w:t>
            </w:r>
          </w:p>
        </w:tc>
        <w:tc>
          <w:tcPr>
            <w:tcW w:w="617" w:type="dxa"/>
            <w:noWrap/>
            <w:hideMark/>
          </w:tcPr>
          <w:p w14:paraId="7B752B6F" w14:textId="34F77E9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w:t>
            </w:r>
          </w:p>
        </w:tc>
      </w:tr>
      <w:tr w:rsidR="00471639" w14:paraId="3DC908F1" w14:textId="77777777" w:rsidTr="00E71638">
        <w:trPr>
          <w:trHeight w:val="300"/>
        </w:trPr>
        <w:tc>
          <w:tcPr>
            <w:tcW w:w="742" w:type="dxa"/>
            <w:noWrap/>
            <w:hideMark/>
          </w:tcPr>
          <w:p w14:paraId="6055624A" w14:textId="34ACBD9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92.51</w:t>
            </w:r>
          </w:p>
        </w:tc>
        <w:tc>
          <w:tcPr>
            <w:tcW w:w="1621" w:type="dxa"/>
            <w:noWrap/>
            <w:hideMark/>
          </w:tcPr>
          <w:p w14:paraId="46A88866"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90369.000</w:t>
            </w:r>
          </w:p>
        </w:tc>
        <w:tc>
          <w:tcPr>
            <w:tcW w:w="1955" w:type="dxa"/>
            <w:noWrap/>
            <w:hideMark/>
          </w:tcPr>
          <w:p w14:paraId="4A8590E3"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361.476</w:t>
            </w:r>
          </w:p>
        </w:tc>
        <w:tc>
          <w:tcPr>
            <w:tcW w:w="927" w:type="dxa"/>
            <w:noWrap/>
            <w:hideMark/>
          </w:tcPr>
          <w:p w14:paraId="01143A85" w14:textId="459A3C4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13</w:t>
            </w:r>
          </w:p>
        </w:tc>
        <w:tc>
          <w:tcPr>
            <w:tcW w:w="992" w:type="dxa"/>
            <w:noWrap/>
            <w:hideMark/>
          </w:tcPr>
          <w:p w14:paraId="0015C2EF" w14:textId="25408CF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171.6</w:t>
            </w:r>
          </w:p>
        </w:tc>
        <w:tc>
          <w:tcPr>
            <w:tcW w:w="709" w:type="dxa"/>
            <w:noWrap/>
            <w:hideMark/>
          </w:tcPr>
          <w:p w14:paraId="5DE3EA4B" w14:textId="59978AFE"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7.2</w:t>
            </w:r>
          </w:p>
        </w:tc>
        <w:tc>
          <w:tcPr>
            <w:tcW w:w="709" w:type="dxa"/>
            <w:noWrap/>
            <w:hideMark/>
          </w:tcPr>
          <w:p w14:paraId="0BA02FAD" w14:textId="39A82C0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88.0</w:t>
            </w:r>
          </w:p>
        </w:tc>
        <w:tc>
          <w:tcPr>
            <w:tcW w:w="567" w:type="dxa"/>
            <w:noWrap/>
            <w:hideMark/>
          </w:tcPr>
          <w:p w14:paraId="1B51C6CF" w14:textId="3FCD070B"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3.7</w:t>
            </w:r>
          </w:p>
        </w:tc>
        <w:tc>
          <w:tcPr>
            <w:tcW w:w="709" w:type="dxa"/>
            <w:noWrap/>
            <w:hideMark/>
          </w:tcPr>
          <w:p w14:paraId="2B44A733" w14:textId="328F1C6A"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833</w:t>
            </w:r>
          </w:p>
        </w:tc>
        <w:tc>
          <w:tcPr>
            <w:tcW w:w="617" w:type="dxa"/>
            <w:noWrap/>
            <w:hideMark/>
          </w:tcPr>
          <w:p w14:paraId="03CF2B9E" w14:textId="7245808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35</w:t>
            </w:r>
          </w:p>
        </w:tc>
      </w:tr>
      <w:tr w:rsidR="00471639" w14:paraId="1F676119" w14:textId="77777777" w:rsidTr="00E71638">
        <w:trPr>
          <w:trHeight w:val="300"/>
        </w:trPr>
        <w:tc>
          <w:tcPr>
            <w:tcW w:w="742" w:type="dxa"/>
            <w:noWrap/>
            <w:hideMark/>
          </w:tcPr>
          <w:p w14:paraId="6468D666" w14:textId="61F17350"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94.62</w:t>
            </w:r>
          </w:p>
        </w:tc>
        <w:tc>
          <w:tcPr>
            <w:tcW w:w="1621" w:type="dxa"/>
            <w:noWrap/>
            <w:hideMark/>
          </w:tcPr>
          <w:p w14:paraId="24F5E085"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103953.902</w:t>
            </w:r>
          </w:p>
        </w:tc>
        <w:tc>
          <w:tcPr>
            <w:tcW w:w="1955" w:type="dxa"/>
            <w:noWrap/>
            <w:hideMark/>
          </w:tcPr>
          <w:p w14:paraId="07B32383" w14:textId="77777777"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415.816</w:t>
            </w:r>
          </w:p>
        </w:tc>
        <w:tc>
          <w:tcPr>
            <w:tcW w:w="927" w:type="dxa"/>
            <w:noWrap/>
            <w:hideMark/>
          </w:tcPr>
          <w:p w14:paraId="7E662038" w14:textId="68184E2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3</w:t>
            </w:r>
          </w:p>
        </w:tc>
        <w:tc>
          <w:tcPr>
            <w:tcW w:w="992" w:type="dxa"/>
            <w:noWrap/>
            <w:hideMark/>
          </w:tcPr>
          <w:p w14:paraId="2EEEF70F" w14:textId="047D8599"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591.3</w:t>
            </w:r>
          </w:p>
        </w:tc>
        <w:tc>
          <w:tcPr>
            <w:tcW w:w="709" w:type="dxa"/>
            <w:noWrap/>
            <w:hideMark/>
          </w:tcPr>
          <w:p w14:paraId="2088D7E3" w14:textId="2B91330C"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24.6</w:t>
            </w:r>
          </w:p>
        </w:tc>
        <w:tc>
          <w:tcPr>
            <w:tcW w:w="709" w:type="dxa"/>
            <w:noWrap/>
            <w:hideMark/>
          </w:tcPr>
          <w:p w14:paraId="3CCEE659" w14:textId="4125508F"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497</w:t>
            </w:r>
          </w:p>
        </w:tc>
        <w:tc>
          <w:tcPr>
            <w:tcW w:w="567" w:type="dxa"/>
            <w:noWrap/>
            <w:hideMark/>
          </w:tcPr>
          <w:p w14:paraId="6867B7BA" w14:textId="6FCF6EB1"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20</w:t>
            </w:r>
          </w:p>
        </w:tc>
        <w:tc>
          <w:tcPr>
            <w:tcW w:w="709" w:type="dxa"/>
            <w:noWrap/>
            <w:hideMark/>
          </w:tcPr>
          <w:p w14:paraId="6E003AC7" w14:textId="408DD173" w:rsidR="00A015EE" w:rsidRPr="00807223" w:rsidRDefault="00F903DB" w:rsidP="008034E5">
            <w:pPr>
              <w:bidi w:val="0"/>
              <w:jc w:val="right"/>
              <w:rPr>
                <w:rFonts w:ascii="Calibri" w:hAnsi="Calibri" w:cs="Calibri"/>
                <w:color w:val="EE0000"/>
                <w:sz w:val="22"/>
                <w:szCs w:val="22"/>
                <w:lang w:eastAsia="en-US"/>
              </w:rPr>
            </w:pPr>
            <w:r>
              <w:rPr>
                <w:rFonts w:ascii="Calibri" w:hAnsi="Calibri" w:cs="Calibri"/>
                <w:color w:val="EE0000"/>
                <w:sz w:val="22"/>
                <w:szCs w:val="22"/>
                <w:lang w:eastAsia="en-US"/>
              </w:rPr>
              <w:t>1166</w:t>
            </w:r>
          </w:p>
        </w:tc>
        <w:tc>
          <w:tcPr>
            <w:tcW w:w="617" w:type="dxa"/>
            <w:noWrap/>
            <w:hideMark/>
          </w:tcPr>
          <w:p w14:paraId="19DBC6D4" w14:textId="40431D23" w:rsidR="00A015EE" w:rsidRPr="00807223" w:rsidRDefault="00F903DB" w:rsidP="008034E5">
            <w:pPr>
              <w:keepNext/>
              <w:bidi w:val="0"/>
              <w:jc w:val="right"/>
              <w:rPr>
                <w:rFonts w:ascii="Calibri" w:hAnsi="Calibri" w:cs="Calibri"/>
                <w:color w:val="EE0000"/>
                <w:sz w:val="22"/>
                <w:szCs w:val="22"/>
                <w:lang w:eastAsia="en-US"/>
              </w:rPr>
            </w:pPr>
            <w:r>
              <w:rPr>
                <w:rFonts w:ascii="Calibri" w:hAnsi="Calibri" w:cs="Calibri"/>
                <w:color w:val="EE0000"/>
                <w:sz w:val="22"/>
                <w:szCs w:val="22"/>
                <w:lang w:eastAsia="en-US"/>
              </w:rPr>
              <w:t>49</w:t>
            </w:r>
          </w:p>
        </w:tc>
      </w:tr>
    </w:tbl>
    <w:p w14:paraId="09DCAAC0" w14:textId="4E1D4B7B" w:rsidR="00E510D9" w:rsidRPr="00807223" w:rsidRDefault="00F903DB" w:rsidP="008034E5">
      <w:pPr>
        <w:pStyle w:val="Caption"/>
        <w:bidi w:val="0"/>
        <w:jc w:val="center"/>
        <w:rPr>
          <w:color w:val="EE0000"/>
        </w:rPr>
      </w:pPr>
      <w:bookmarkStart w:id="108" w:name="_Toc219409746"/>
      <w:r>
        <w:rPr>
          <w:color w:val="EE0000"/>
        </w:rPr>
        <w:t>Table</w:t>
      </w:r>
      <w:r>
        <w:rPr>
          <w:color w:val="EE0000"/>
          <w:rtl/>
        </w:rPr>
        <w:t xml:space="preserve"> </w:t>
      </w:r>
      <w:r>
        <w:rPr>
          <w:color w:val="EE0000"/>
        </w:rPr>
        <w:fldChar w:fldCharType="begin"/>
      </w:r>
      <w:r>
        <w:rPr>
          <w:color w:val="EE0000"/>
        </w:rPr>
        <w:instrText xml:space="preserve"> SEQ Table \* ARABIC </w:instrText>
      </w:r>
      <w:r>
        <w:rPr>
          <w:color w:val="EE0000"/>
        </w:rPr>
        <w:fldChar w:fldCharType="separate"/>
      </w:r>
      <w:r>
        <w:rPr>
          <w:noProof/>
          <w:color w:val="EE0000"/>
          <w:rtl/>
        </w:rPr>
        <w:t>1</w:t>
      </w:r>
      <w:r>
        <w:rPr>
          <w:noProof/>
          <w:color w:val="EE0000"/>
        </w:rPr>
        <w:fldChar w:fldCharType="end"/>
      </w:r>
      <w:r>
        <w:rPr>
          <w:noProof/>
          <w:color w:val="EE0000"/>
        </w:rPr>
        <w:t xml:space="preserve"> -  Battery discharge event statistics in 2050 across selected scenarios</w:t>
      </w:r>
      <w:bookmarkEnd w:id="108"/>
    </w:p>
    <w:p w14:paraId="16EC2109" w14:textId="02ABE447" w:rsidR="009A54E0" w:rsidRPr="00807223" w:rsidRDefault="00F903DB" w:rsidP="008034E5">
      <w:pPr>
        <w:bidi w:val="0"/>
        <w:rPr>
          <w:rFonts w:ascii="Calibri" w:hAnsi="Calibri" w:cs="Calibri"/>
          <w:color w:val="00B050"/>
        </w:rPr>
      </w:pPr>
      <w:r>
        <w:rPr>
          <w:rFonts w:ascii="Calibri" w:hAnsi="Calibri" w:cs="Calibri"/>
        </w:rPr>
        <w:br/>
      </w:r>
      <w:r>
        <w:rPr>
          <w:rFonts w:ascii="Calibri" w:hAnsi="Calibri" w:cs="Calibri"/>
          <w:color w:val="00B050"/>
        </w:rPr>
        <w:t xml:space="preserve">The nuclear scenario, included as a sensitivity and counterfactual case, exhibits a qualitatively different infrastructure profile. The presence of firm low-carbon baseload capacity substantially reduces the required scale of both solar deployment and battery storage, while also lowering reliance on gas-fired flexibility. This configuration illustrates how the availability of dispatchable low-emissions generation can alleviate some of the infrastructure, land, and storage pressures </w:t>
      </w:r>
      <w:r>
        <w:rPr>
          <w:rFonts w:ascii="Calibri" w:hAnsi="Calibri" w:cs="Calibri"/>
          <w:color w:val="00B050"/>
        </w:rPr>
        <w:lastRenderedPageBreak/>
        <w:t>observed in solar-dominated pathways. Importantly, the nuclear case does not represent an optimized outcome within the selected scenario set but rather serves to highlight how technology availability and policy exclusions fundamentally reshape infrastructure requirements.</w:t>
      </w:r>
    </w:p>
    <w:p w14:paraId="2DBEBE55" w14:textId="77777777" w:rsidR="009A54E0" w:rsidRPr="009A54E0" w:rsidRDefault="009A54E0" w:rsidP="008034E5">
      <w:pPr>
        <w:bidi w:val="0"/>
        <w:rPr>
          <w:rFonts w:ascii="Calibri" w:hAnsi="Calibri" w:cs="Calibri"/>
        </w:rPr>
      </w:pPr>
    </w:p>
    <w:p w14:paraId="7BBC16A1" w14:textId="1AD20526" w:rsidR="009A54E0" w:rsidRPr="009A54E0" w:rsidRDefault="00F903DB" w:rsidP="008034E5">
      <w:pPr>
        <w:bidi w:val="0"/>
        <w:rPr>
          <w:rFonts w:ascii="Calibri" w:hAnsi="Calibri" w:cs="Calibri"/>
        </w:rPr>
      </w:pPr>
      <w:r>
        <w:rPr>
          <w:rFonts w:ascii="Calibri" w:hAnsi="Calibri" w:cs="Calibri"/>
        </w:rPr>
        <w:t>Overall, this section demonstrates that cost-efficient pathways to high renewable penetration are associated with a characteristic infrastructure scale defined by large but bounded solar deployment, rapidly increasing but operationally constrained storage capacity, and a residual level of dispatchable generation. Economic filtering constrains the magnitude of infrastructure expansion without altering its fundamental composition, while operational analysis reveals the limits of storage as a sole balancing solution. The gradual build-out trajectory observed over the planning horizon further confirms that infrastructure expansion is progressive rather than concentrated toward the end of the model horizon. These findings provide essential context for understanding the spatial and land-use constraints examined in the following section.</w:t>
      </w:r>
    </w:p>
    <w:p w14:paraId="6DFC3757" w14:textId="77777777" w:rsidR="00735D85" w:rsidRDefault="00735D85" w:rsidP="008034E5">
      <w:pPr>
        <w:bidi w:val="0"/>
        <w:rPr>
          <w:rFonts w:ascii="Calibri" w:hAnsi="Calibri" w:cs="Calibri"/>
        </w:rPr>
      </w:pPr>
    </w:p>
    <w:p w14:paraId="44E84533" w14:textId="62E7DADD" w:rsidR="009937F2" w:rsidRPr="005A75B3" w:rsidRDefault="00F903DB" w:rsidP="008034E5">
      <w:pPr>
        <w:pStyle w:val="Heading2"/>
        <w:bidi w:val="0"/>
        <w:rPr>
          <w:color w:val="EE0000"/>
        </w:rPr>
      </w:pPr>
      <w:bookmarkStart w:id="109" w:name="_Toc223013403"/>
      <w:r>
        <w:rPr>
          <w:color w:val="EE0000"/>
        </w:rPr>
        <w:t>3.8 Refined statistical relationships in the average system cost selected solution space</w:t>
      </w:r>
      <w:bookmarkEnd w:id="109"/>
    </w:p>
    <w:p w14:paraId="1DB37CF0" w14:textId="77777777" w:rsidR="009937F2" w:rsidRPr="005A75B3" w:rsidRDefault="009937F2" w:rsidP="008034E5">
      <w:pPr>
        <w:bidi w:val="0"/>
        <w:rPr>
          <w:rFonts w:ascii="Calibri" w:hAnsi="Calibri" w:cs="Calibri"/>
          <w:color w:val="EE0000"/>
          <w:rtl/>
        </w:rPr>
      </w:pPr>
    </w:p>
    <w:p w14:paraId="0E20C294" w14:textId="1CF88576" w:rsidR="009937F2" w:rsidRPr="005A75B3" w:rsidRDefault="00F903DB" w:rsidP="008034E5">
      <w:pPr>
        <w:bidi w:val="0"/>
        <w:rPr>
          <w:rFonts w:ascii="Calibri" w:hAnsi="Calibri" w:cs="Calibri"/>
          <w:color w:val="EE0000"/>
          <w:rtl/>
        </w:rPr>
      </w:pPr>
      <w:r>
        <w:rPr>
          <w:rFonts w:ascii="Calibri" w:hAnsi="Calibri" w:cs="Calibri"/>
          <w:color w:val="EE0000"/>
        </w:rPr>
        <w:t>This subsection concludes the results chapter by examining the statistical relationships between key system indicators within the reduced solution space defined by the average system cost-based scenario selection. While earlier analyses explored correlations across the full set of feasible scenarios, the focus here is on understanding which relationships persist after imposing economic efficiency constraints.</w:t>
      </w:r>
      <w:r>
        <w:rPr>
          <w:rFonts w:ascii="Calibri" w:hAnsi="Calibri" w:cs="Calibri"/>
          <w:color w:val="EE0000"/>
        </w:rPr>
        <w:br/>
      </w:r>
    </w:p>
    <w:p w14:paraId="333C64D9" w14:textId="621FD4AD" w:rsidR="009937F2" w:rsidRPr="005A75B3" w:rsidRDefault="00F903DB" w:rsidP="008034E5">
      <w:pPr>
        <w:bidi w:val="0"/>
        <w:rPr>
          <w:rFonts w:ascii="Calibri" w:hAnsi="Calibri" w:cs="Calibri"/>
          <w:color w:val="EE0000"/>
        </w:rPr>
      </w:pPr>
      <w:r>
        <w:rPr>
          <w:rFonts w:ascii="Calibri" w:hAnsi="Calibri" w:cs="Calibri"/>
          <w:color w:val="EE0000"/>
        </w:rPr>
        <w:t xml:space="preserve">Figure 20 presents a Pearson correlation heatmap calculated solely for the 13 scenarios selected based on their average system cost performance. By construction, this reduced set represents economically efficient system configurations, allowing the analysis to assess whether the structural relationships observed in the full scenario space remain valid once cost considerations are applied.  </w:t>
      </w:r>
      <w:r>
        <w:rPr>
          <w:rFonts w:ascii="Calibri" w:hAnsi="Calibri" w:cs="Calibri"/>
          <w:color w:val="EE0000"/>
        </w:rPr>
        <w:br/>
      </w:r>
    </w:p>
    <w:p w14:paraId="0717385B" w14:textId="7FE96BED" w:rsidR="00A07502" w:rsidRPr="005A75B3" w:rsidRDefault="00F903DB" w:rsidP="008034E5">
      <w:pPr>
        <w:keepNext/>
        <w:bidi w:val="0"/>
        <w:rPr>
          <w:color w:val="EE0000"/>
        </w:rPr>
      </w:pPr>
      <w:r>
        <w:rPr>
          <w:noProof/>
          <w:color w:val="EE0000"/>
        </w:rPr>
        <w:lastRenderedPageBreak/>
        <w:drawing>
          <wp:inline distT="0" distB="0" distL="0" distR="0" wp14:anchorId="40341B3F" wp14:editId="2A0611EF">
            <wp:extent cx="5274310" cy="2737485"/>
            <wp:effectExtent l="0" t="0" r="0" b="0"/>
            <wp:docPr id="3104738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3840" name=""/>
                    <pic:cNvPicPr/>
                  </pic:nvPicPr>
                  <pic:blipFill>
                    <a:blip r:embed="rId35"/>
                    <a:stretch>
                      <a:fillRect/>
                    </a:stretch>
                  </pic:blipFill>
                  <pic:spPr>
                    <a:xfrm>
                      <a:off x="0" y="0"/>
                      <a:ext cx="5274310" cy="2737485"/>
                    </a:xfrm>
                    <a:prstGeom prst="rect">
                      <a:avLst/>
                    </a:prstGeom>
                  </pic:spPr>
                </pic:pic>
              </a:graphicData>
            </a:graphic>
          </wp:inline>
        </w:drawing>
      </w:r>
      <w:r>
        <w:rPr>
          <w:noProof/>
          <w:color w:val="EE0000"/>
        </w:rPr>
        <w:t xml:space="preserve"> </w:t>
      </w:r>
    </w:p>
    <w:p w14:paraId="51A715CD" w14:textId="74F65912" w:rsidR="009937F2" w:rsidRPr="005A75B3" w:rsidRDefault="00F903DB" w:rsidP="008034E5">
      <w:pPr>
        <w:pStyle w:val="Caption"/>
        <w:bidi w:val="0"/>
        <w:jc w:val="center"/>
        <w:rPr>
          <w:rFonts w:ascii="Calibri" w:hAnsi="Calibri" w:cs="Calibri"/>
          <w:color w:val="EE0000"/>
        </w:rPr>
      </w:pPr>
      <w:bookmarkStart w:id="110" w:name="_Toc223013458"/>
      <w:r>
        <w:rPr>
          <w:color w:val="EE0000"/>
        </w:rPr>
        <w:t xml:space="preserve">Figure </w:t>
      </w:r>
      <w:r>
        <w:rPr>
          <w:rFonts w:ascii="Calibri" w:hAnsi="Calibri" w:cs="Calibri"/>
          <w:color w:val="EE0000"/>
        </w:rPr>
        <w:fldChar w:fldCharType="begin"/>
      </w:r>
      <w:r>
        <w:rPr>
          <w:rFonts w:ascii="Calibri" w:hAnsi="Calibri" w:cs="Calibri"/>
          <w:color w:val="EE0000"/>
        </w:rPr>
        <w:instrText xml:space="preserve"> SEQ Figure \* ARABIC </w:instrText>
      </w:r>
      <w:r>
        <w:rPr>
          <w:rFonts w:ascii="Calibri" w:hAnsi="Calibri" w:cs="Calibri"/>
          <w:color w:val="EE0000"/>
        </w:rPr>
        <w:fldChar w:fldCharType="separate"/>
      </w:r>
      <w:r>
        <w:rPr>
          <w:rFonts w:ascii="Calibri" w:hAnsi="Calibri" w:cs="Calibri"/>
          <w:noProof/>
          <w:color w:val="EE0000"/>
        </w:rPr>
        <w:t>20</w:t>
      </w:r>
      <w:r>
        <w:rPr>
          <w:rFonts w:ascii="Calibri" w:hAnsi="Calibri" w:cs="Calibri"/>
          <w:color w:val="EE0000"/>
        </w:rPr>
        <w:fldChar w:fldCharType="end"/>
      </w:r>
      <w:r>
        <w:rPr>
          <w:noProof/>
          <w:color w:val="EE0000"/>
        </w:rPr>
        <w:t xml:space="preserve"> - Pearson correlation matrix across 13 selected scenarios</w:t>
      </w:r>
      <w:bookmarkEnd w:id="110"/>
    </w:p>
    <w:p w14:paraId="77806C0A" w14:textId="52458FB6" w:rsidR="009937F2" w:rsidRPr="005A75B3" w:rsidRDefault="00F903DB" w:rsidP="008034E5">
      <w:pPr>
        <w:bidi w:val="0"/>
        <w:rPr>
          <w:rFonts w:ascii="Calibri" w:hAnsi="Calibri" w:cs="Calibri"/>
          <w:color w:val="EE0000"/>
        </w:rPr>
      </w:pPr>
      <w:r>
        <w:rPr>
          <w:rFonts w:ascii="Calibri" w:hAnsi="Calibri" w:cs="Calibri"/>
          <w:color w:val="EE0000"/>
        </w:rPr>
        <w:t>The correlation structure within the selected scenarios largely preserves the dominant relationships identified previously. Renewable share in 2050 remains strongly and positively correlated with solar land use and curtailment, and strongly negatively correlated with both total emissions and emissions in 2050. These results indicate that the fundamental trade-offs between renewable penetration, land requirements, and emissions reduction are robust to economic filtering and are not artifacts of extreme or inefficient solutions.</w:t>
      </w:r>
    </w:p>
    <w:p w14:paraId="14BDC26F" w14:textId="77777777" w:rsidR="009937F2" w:rsidRPr="005A75B3" w:rsidRDefault="009937F2" w:rsidP="008034E5">
      <w:pPr>
        <w:bidi w:val="0"/>
        <w:rPr>
          <w:rFonts w:ascii="Calibri" w:hAnsi="Calibri" w:cs="Calibri"/>
          <w:color w:val="EE0000"/>
          <w:rtl/>
        </w:rPr>
      </w:pPr>
    </w:p>
    <w:p w14:paraId="6D5B4C25" w14:textId="144532CB" w:rsidR="009937F2" w:rsidRPr="005A75B3" w:rsidRDefault="00F903DB" w:rsidP="008034E5">
      <w:pPr>
        <w:bidi w:val="0"/>
        <w:rPr>
          <w:rFonts w:ascii="Calibri" w:hAnsi="Calibri" w:cs="Calibri"/>
          <w:color w:val="EE0000"/>
        </w:rPr>
      </w:pPr>
      <w:r>
        <w:rPr>
          <w:rFonts w:ascii="Calibri" w:hAnsi="Calibri" w:cs="Calibri"/>
          <w:color w:val="EE0000"/>
        </w:rPr>
        <w:t>At the same time, several correlations involving system constraints and cost-related variables become weaker within the selected subset. In particular, the relationship between renewable share and budget-related indicators is reduced, reflecting the fact that the average system cost-based selection excludes scenarios with excessive capital expansion. As a result, the remaining scenarios exhibit a narrower cost range, within which variations in renewable penetration are driven more by structural system characteristics than by budget limits alone.</w:t>
      </w:r>
    </w:p>
    <w:p w14:paraId="7BCB133F" w14:textId="77777777" w:rsidR="00665237" w:rsidRPr="005A75B3" w:rsidRDefault="00665237" w:rsidP="008034E5">
      <w:pPr>
        <w:bidi w:val="0"/>
        <w:rPr>
          <w:rFonts w:ascii="Calibri" w:hAnsi="Calibri" w:cs="Calibri"/>
          <w:color w:val="EE0000"/>
          <w:rtl/>
        </w:rPr>
      </w:pPr>
    </w:p>
    <w:p w14:paraId="2748D761" w14:textId="538FFF52" w:rsidR="00DC338B" w:rsidRPr="005A75B3" w:rsidRDefault="00F903DB" w:rsidP="008034E5">
      <w:pPr>
        <w:bidi w:val="0"/>
        <w:rPr>
          <w:rFonts w:ascii="Calibri" w:hAnsi="Calibri" w:cs="Calibri"/>
          <w:color w:val="EE0000"/>
        </w:rPr>
      </w:pPr>
      <w:r>
        <w:rPr>
          <w:rFonts w:ascii="Calibri" w:hAnsi="Calibri" w:cs="Calibri"/>
          <w:color w:val="EE0000"/>
        </w:rPr>
        <w:t>Figure 20 demonstrates that economic filtering is refined rather than altering the underlying structure of system interactions. The dominant relationships between renewables, land use, curtailment, and emissions remain intact, while secondary correlations associated with extreme configurations are attenuated. This finding reinforces the consistency of the results presented throughout this chapter and provides a coherent transition to the discussion chapter, where the policy and planning implications of these robust relationships are examined.</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77777777"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77777777" w:rsidR="00CA43D5" w:rsidRDefault="00CA43D5" w:rsidP="00CA43D5">
      <w:pPr>
        <w:bidi w:val="0"/>
        <w:rPr>
          <w:rFonts w:ascii="Calibri" w:hAnsi="Calibri" w:cs="Calibri"/>
        </w:rPr>
      </w:pPr>
    </w:p>
    <w:p w14:paraId="092EFC06" w14:textId="59305FF8" w:rsidR="00DF3096" w:rsidRPr="00CA43D5" w:rsidRDefault="00F903DB" w:rsidP="00CA43D5">
      <w:pPr>
        <w:pStyle w:val="Heading1"/>
        <w:numPr>
          <w:ilvl w:val="0"/>
          <w:numId w:val="2"/>
        </w:numPr>
        <w:bidi w:val="0"/>
        <w:rPr>
          <w:rFonts w:ascii="Calibri" w:hAnsi="Calibri" w:cs="Calibri"/>
        </w:rPr>
      </w:pPr>
      <w:bookmarkStart w:id="111" w:name="_Toc209882159"/>
      <w:bookmarkStart w:id="112" w:name="_Toc209900269"/>
      <w:bookmarkStart w:id="113" w:name="_Toc209901115"/>
      <w:bookmarkStart w:id="114" w:name="_Toc223013404"/>
      <w:r>
        <w:rPr>
          <w:rFonts w:ascii="Calibri" w:hAnsi="Calibri" w:cs="Calibri"/>
        </w:rPr>
        <w:lastRenderedPageBreak/>
        <w:t>Discussion</w:t>
      </w:r>
      <w:bookmarkEnd w:id="111"/>
      <w:bookmarkEnd w:id="112"/>
      <w:bookmarkEnd w:id="113"/>
      <w:bookmarkEnd w:id="114"/>
    </w:p>
    <w:p w14:paraId="30569ED8" w14:textId="77777777" w:rsidR="00BA727B" w:rsidRPr="00BA727B" w:rsidRDefault="00F903DB" w:rsidP="008034E5">
      <w:pPr>
        <w:pStyle w:val="Heading2"/>
        <w:bidi w:val="0"/>
      </w:pPr>
      <w:bookmarkStart w:id="115" w:name="_Toc223013405"/>
      <w:r>
        <w:t>4.1 Land and emissions as joint binding constraints</w:t>
      </w:r>
      <w:bookmarkEnd w:id="115"/>
    </w:p>
    <w:p w14:paraId="06189386" w14:textId="77777777" w:rsidR="00BA727B" w:rsidRPr="00BA727B" w:rsidRDefault="00BA727B" w:rsidP="008034E5">
      <w:pPr>
        <w:bidi w:val="0"/>
        <w:rPr>
          <w:rFonts w:ascii="Calibri" w:hAnsi="Calibri" w:cs="Calibri"/>
          <w:rtl/>
        </w:rPr>
      </w:pPr>
    </w:p>
    <w:p w14:paraId="77E020FE" w14:textId="42B9F092" w:rsidR="00BA727B" w:rsidRPr="00BA727B" w:rsidRDefault="00F903DB" w:rsidP="008034E5">
      <w:pPr>
        <w:bidi w:val="0"/>
        <w:rPr>
          <w:rFonts w:ascii="Calibri" w:hAnsi="Calibri" w:cs="Calibri"/>
        </w:rPr>
      </w:pPr>
      <w:r>
        <w:rPr>
          <w:rFonts w:ascii="Calibri" w:hAnsi="Calibri" w:cs="Calibri"/>
        </w:rPr>
        <w:t>The results presented in the previous chapter highlight that land availability and emissions constraints act as jointly binding factors in shaping cost-efficient pathways toward high renewable penetration. Rather than operating independent limitations, these two dimensions interact structurally to define the feasible and economically viable solution space.</w:t>
      </w:r>
    </w:p>
    <w:p w14:paraId="6C5E9BA5" w14:textId="77777777" w:rsidR="00BA727B" w:rsidRPr="00BA727B" w:rsidRDefault="00BA727B" w:rsidP="008034E5">
      <w:pPr>
        <w:bidi w:val="0"/>
        <w:rPr>
          <w:rFonts w:ascii="Calibri" w:hAnsi="Calibri" w:cs="Calibri"/>
          <w:rtl/>
        </w:rPr>
      </w:pPr>
    </w:p>
    <w:p w14:paraId="21091102" w14:textId="13EF514E" w:rsidR="00BA727B" w:rsidRDefault="00F903DB" w:rsidP="008034E5">
      <w:pPr>
        <w:bidi w:val="0"/>
        <w:rPr>
          <w:rFonts w:ascii="Calibri" w:hAnsi="Calibri" w:cs="Calibri"/>
        </w:rPr>
      </w:pPr>
      <w:r>
        <w:rPr>
          <w:rFonts w:ascii="Calibri" w:hAnsi="Calibri" w:cs="Calibri"/>
        </w:rPr>
        <w:t>The three-dimensional relationship between renewable share, system cost, and solar land availability, as illustrated in the mesh analysis, demonstrates that increases in renewable penetration are consistently associated with both rising land requirements and declining emissions. Importantly, this relationship persists even after filtering scenarios based on average system cost, indicating that land use is not merely a byproduct of extreme or inefficient solutions, but a fundamental constraint inherent to renewable-dominated system designs.</w:t>
      </w:r>
    </w:p>
    <w:p w14:paraId="5881554F" w14:textId="77777777" w:rsidR="0095125C" w:rsidRPr="00BA727B" w:rsidRDefault="0095125C" w:rsidP="008034E5">
      <w:pPr>
        <w:bidi w:val="0"/>
        <w:rPr>
          <w:rFonts w:ascii="Calibri" w:hAnsi="Calibri" w:cs="Calibri"/>
        </w:rPr>
      </w:pPr>
    </w:p>
    <w:p w14:paraId="73DE2F5F" w14:textId="77777777" w:rsidR="00BA727B" w:rsidRPr="00BA727B" w:rsidRDefault="00F903DB" w:rsidP="008034E5">
      <w:pPr>
        <w:bidi w:val="0"/>
        <w:rPr>
          <w:rFonts w:ascii="Calibri" w:hAnsi="Calibri" w:cs="Calibri"/>
        </w:rPr>
      </w:pPr>
      <w:r>
        <w:rPr>
          <w:rFonts w:ascii="Calibri" w:hAnsi="Calibri" w:cs="Calibri"/>
        </w:rPr>
        <w:t>From an emissions perspective, the results show a robust and monotonic reduction in both total system emissions and emissions in 2050 as renewable penetration increases. This trend remains strong across the selected scenarios, confirming that high renewable shares are an effective mechanism for decarbonization. However, achieving these emissions reductions requires substantial expansion of solar generation capacity, which in turn translates directly into increased land use. As a result, emissions mitigation and land availability emerge as tightly coupled trade-offs rather than separable objectives.</w:t>
      </w:r>
    </w:p>
    <w:p w14:paraId="2DCC51D0" w14:textId="77777777" w:rsidR="00BA727B" w:rsidRPr="00BA727B" w:rsidRDefault="00BA727B" w:rsidP="008034E5">
      <w:pPr>
        <w:bidi w:val="0"/>
        <w:rPr>
          <w:rFonts w:ascii="Calibri" w:hAnsi="Calibri" w:cs="Calibri"/>
          <w:rtl/>
        </w:rPr>
      </w:pPr>
    </w:p>
    <w:p w14:paraId="126B6D9C" w14:textId="77777777" w:rsidR="00BA727B" w:rsidRPr="00BA727B" w:rsidRDefault="00F903DB" w:rsidP="008034E5">
      <w:pPr>
        <w:bidi w:val="0"/>
        <w:rPr>
          <w:rFonts w:ascii="Calibri" w:hAnsi="Calibri" w:cs="Calibri"/>
        </w:rPr>
      </w:pPr>
      <w:r>
        <w:rPr>
          <w:rFonts w:ascii="Calibri" w:hAnsi="Calibri" w:cs="Calibri"/>
        </w:rPr>
        <w:t>The infrastructure analysis further reinforces this interaction. As shown by the installed capacity results, solar deployment scales significantly with renewable penetration, while battery storage capacity increases to enable temporal balancing. These infrastructure requirements, although bounded by economic efficiency considerations, nonetheless impose spatial demands that cannot be ignored. Even in cost-optimal configurations, the system relies on large contiguous solar deployments, making land availability a persistent limiting factor.</w:t>
      </w:r>
    </w:p>
    <w:p w14:paraId="3E58B35E" w14:textId="77777777" w:rsidR="00BA727B" w:rsidRPr="00BA727B" w:rsidRDefault="00BA727B" w:rsidP="008034E5">
      <w:pPr>
        <w:bidi w:val="0"/>
        <w:rPr>
          <w:rFonts w:ascii="Calibri" w:hAnsi="Calibri" w:cs="Calibri"/>
          <w:rtl/>
        </w:rPr>
      </w:pPr>
    </w:p>
    <w:p w14:paraId="6BE5F1BD" w14:textId="77777777" w:rsidR="00BA727B" w:rsidRPr="00BA727B" w:rsidRDefault="00F903DB" w:rsidP="008034E5">
      <w:pPr>
        <w:bidi w:val="0"/>
        <w:rPr>
          <w:rFonts w:ascii="Calibri" w:hAnsi="Calibri" w:cs="Calibri"/>
        </w:rPr>
      </w:pPr>
      <w:r>
        <w:rPr>
          <w:rFonts w:ascii="Calibri" w:hAnsi="Calibri" w:cs="Calibri"/>
        </w:rPr>
        <w:t>The cost decomposition analysis provides additional insight into why land constraints remain binding. As renewable penetration increases, system costs become dominated by capital expenditures associated with solar and storage infrastructure. This capital-intensive nature of decarbonization pathways means that expanding land availability does not merely relax a physical constraint, but also directly affects economic feasibility. Conversely, fossil-dominated configurations appear less land-intensive but incur substantial external costs associated with air pollution and greenhouse gas emissions, underscoring the implicit land–emissions trade-off embedded in system design choices.</w:t>
      </w:r>
    </w:p>
    <w:p w14:paraId="6F77E2A2" w14:textId="77777777" w:rsidR="00BA727B" w:rsidRPr="00BA727B" w:rsidRDefault="00BA727B" w:rsidP="008034E5">
      <w:pPr>
        <w:bidi w:val="0"/>
        <w:rPr>
          <w:rFonts w:ascii="Calibri" w:hAnsi="Calibri" w:cs="Calibri"/>
          <w:rtl/>
        </w:rPr>
      </w:pPr>
    </w:p>
    <w:p w14:paraId="653E4E2C" w14:textId="77777777" w:rsidR="00BA727B" w:rsidRPr="00BA727B" w:rsidRDefault="00F903DB" w:rsidP="008034E5">
      <w:pPr>
        <w:bidi w:val="0"/>
        <w:rPr>
          <w:rFonts w:ascii="Calibri" w:hAnsi="Calibri" w:cs="Calibri"/>
        </w:rPr>
      </w:pPr>
      <w:r>
        <w:rPr>
          <w:rFonts w:ascii="Calibri" w:hAnsi="Calibri" w:cs="Calibri"/>
        </w:rPr>
        <w:lastRenderedPageBreak/>
        <w:t>Taken together, these findings suggest that land and emissions constraints should be considered jointly in long-term power system planning. Policies aimed at deep decarbonization cannot focus exclusively on emissions targets without addressing spatial planning, land-use prioritization, and public acceptance of large-scale renewable infrastructure. Similarly, land-use constraints implicitly shape the achievable emissions reductions under economically efficient system configurations.</w:t>
      </w:r>
    </w:p>
    <w:p w14:paraId="2249C86D" w14:textId="77777777" w:rsidR="00BA727B" w:rsidRPr="00BA727B" w:rsidRDefault="00BA727B" w:rsidP="008034E5">
      <w:pPr>
        <w:bidi w:val="0"/>
        <w:rPr>
          <w:rFonts w:ascii="Calibri" w:hAnsi="Calibri" w:cs="Calibri"/>
          <w:rtl/>
        </w:rPr>
      </w:pPr>
    </w:p>
    <w:p w14:paraId="72E124E5" w14:textId="039ABA4B" w:rsidR="002803D9" w:rsidRDefault="00F903DB" w:rsidP="008034E5">
      <w:pPr>
        <w:bidi w:val="0"/>
        <w:rPr>
          <w:rFonts w:ascii="Calibri" w:hAnsi="Calibri" w:cs="Calibri"/>
        </w:rPr>
      </w:pPr>
      <w:r>
        <w:rPr>
          <w:rFonts w:ascii="Calibri" w:hAnsi="Calibri" w:cs="Calibri"/>
        </w:rPr>
        <w:t>This joint constraint perspective provides a unifying framework for interpreting the results of the optimization model and sets the stage for examining the role of economic robustness, policy levers, and planning trade-offs in the following sections.</w:t>
      </w:r>
    </w:p>
    <w:p w14:paraId="42516698" w14:textId="77777777" w:rsidR="002803D9" w:rsidRDefault="002803D9" w:rsidP="008034E5">
      <w:pPr>
        <w:bidi w:val="0"/>
        <w:rPr>
          <w:rFonts w:ascii="Calibri" w:hAnsi="Calibri" w:cs="Calibri"/>
        </w:rPr>
      </w:pPr>
    </w:p>
    <w:p w14:paraId="34B5F78B" w14:textId="5CF9D08E" w:rsidR="00F96998" w:rsidRPr="00F96998" w:rsidRDefault="00F903DB" w:rsidP="008034E5">
      <w:pPr>
        <w:pStyle w:val="Heading2"/>
        <w:bidi w:val="0"/>
        <w:rPr>
          <w:rtl/>
        </w:rPr>
      </w:pPr>
      <w:bookmarkStart w:id="116" w:name="_Toc223013406"/>
      <w:r>
        <w:t>4.2 Economic efficiency and sensitivity to system constraints</w:t>
      </w:r>
      <w:bookmarkEnd w:id="116"/>
      <w:r>
        <w:t xml:space="preserve"> </w:t>
      </w:r>
    </w:p>
    <w:p w14:paraId="43E64F2F" w14:textId="77777777" w:rsidR="00F96998" w:rsidRPr="00F96998" w:rsidRDefault="00F96998" w:rsidP="008034E5">
      <w:pPr>
        <w:bidi w:val="0"/>
        <w:rPr>
          <w:rFonts w:ascii="Calibri" w:hAnsi="Calibri" w:cs="Calibri"/>
          <w:rtl/>
        </w:rPr>
      </w:pPr>
    </w:p>
    <w:p w14:paraId="7578A70C" w14:textId="5585B1FD" w:rsidR="00F96998" w:rsidRDefault="00F903DB" w:rsidP="008034E5">
      <w:pPr>
        <w:bidi w:val="0"/>
        <w:rPr>
          <w:rFonts w:ascii="Calibri" w:hAnsi="Calibri" w:cs="Calibri"/>
        </w:rPr>
      </w:pPr>
      <w:r>
        <w:rPr>
          <w:rFonts w:ascii="Calibri" w:hAnsi="Calibri" w:cs="Calibri"/>
        </w:rPr>
        <w:t>Beyond identifying cost-efficient scenarios under fixed constraints, it is essential to examine the robustness of the obtained solutions with respect to moderate variations in key system limits. In this study, a local sensitivity analysis was conducted around a representative cost-efficient scenario with approximately 91% renewable energy share in 2050, to assess the stability of system performance under changes in budget and land availability constraints.</w:t>
      </w:r>
    </w:p>
    <w:p w14:paraId="6DB2F893" w14:textId="67FC931F" w:rsidR="008F0C0D" w:rsidRPr="00F96998" w:rsidRDefault="00F903DB" w:rsidP="008034E5">
      <w:pPr>
        <w:bidi w:val="0"/>
        <w:rPr>
          <w:rFonts w:ascii="Calibri" w:hAnsi="Calibri" w:cs="Calibri"/>
        </w:rPr>
      </w:pPr>
      <w:r>
        <w:rPr>
          <w:rFonts w:ascii="Calibri" w:hAnsi="Calibri" w:cs="Calibri"/>
        </w:rPr>
        <w:br/>
        <w:t>The emergence of renewable penetration levels around 90 percent should not be interpreted as a universal structural threshold. Rather, this level reflects the interaction between budget limits, land availability, storage parameters, and demand trajectories within the scenario space examined here. In alternative configurations of these constraints, the exact penetration level at which feasibility margins narrow may shift. However, the analysis consistently shows that as renewable penetration approaches very high levels, the system operates within increasingly tighter feasibility bounds.</w:t>
      </w:r>
      <w:r>
        <w:t xml:space="preserve"> </w:t>
      </w:r>
      <w:r>
        <w:rPr>
          <w:rFonts w:ascii="Calibri" w:hAnsi="Calibri" w:cs="Calibri"/>
        </w:rPr>
        <w:t>The local sensitivity results presented below confirm that the system response around this range is continuous and constraint-driven rather than indicative of a discrete structural breakpoint.</w:t>
      </w:r>
    </w:p>
    <w:p w14:paraId="6E0D4354" w14:textId="77777777" w:rsidR="00F96998" w:rsidRDefault="00F96998" w:rsidP="008034E5">
      <w:pPr>
        <w:bidi w:val="0"/>
        <w:rPr>
          <w:rFonts w:ascii="Calibri" w:hAnsi="Calibri" w:cs="Calibri"/>
          <w:rtl/>
        </w:rPr>
      </w:pPr>
    </w:p>
    <w:p w14:paraId="26DA8388" w14:textId="7B5E5BB6" w:rsidR="00F5552F" w:rsidRDefault="00F903DB" w:rsidP="008034E5">
      <w:pPr>
        <w:keepNext/>
        <w:bidi w:val="0"/>
      </w:pPr>
      <w:r>
        <w:rPr>
          <w:noProof/>
        </w:rPr>
        <w:drawing>
          <wp:inline distT="0" distB="0" distL="0" distR="0" wp14:anchorId="45EAD3B1" wp14:editId="5CC80D48">
            <wp:extent cx="4891538" cy="2714904"/>
            <wp:effectExtent l="0" t="0" r="0" b="0"/>
            <wp:docPr id="196717168"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168" name="תמונה 1" descr="תמונה שמכילה טקסט, קו, תרשים, עלילה  תוכן בינה מלאכותית גנרטיבית עשוי להיות שגוי."/>
                    <pic:cNvPicPr/>
                  </pic:nvPicPr>
                  <pic:blipFill>
                    <a:blip r:embed="rId36"/>
                    <a:stretch>
                      <a:fillRect/>
                    </a:stretch>
                  </pic:blipFill>
                  <pic:spPr>
                    <a:xfrm>
                      <a:off x="0" y="0"/>
                      <a:ext cx="4899722" cy="2719446"/>
                    </a:xfrm>
                    <a:prstGeom prst="rect">
                      <a:avLst/>
                    </a:prstGeom>
                  </pic:spPr>
                </pic:pic>
              </a:graphicData>
            </a:graphic>
          </wp:inline>
        </w:drawing>
      </w:r>
      <w:r>
        <w:rPr>
          <w:noProof/>
        </w:rPr>
        <w:t xml:space="preserve"> </w:t>
      </w:r>
      <w:r>
        <w:rPr>
          <w:rFonts w:ascii="Calibri" w:hAnsi="Calibri" w:cs="Calibri"/>
          <w:noProof/>
        </w:rPr>
        <w:t xml:space="preserve"> </w:t>
      </w:r>
    </w:p>
    <w:p w14:paraId="5ED676AD" w14:textId="138F9037" w:rsidR="00F96998" w:rsidRPr="00F96998" w:rsidRDefault="00F903DB" w:rsidP="008034E5">
      <w:pPr>
        <w:pStyle w:val="Caption"/>
        <w:bidi w:val="0"/>
        <w:jc w:val="center"/>
        <w:rPr>
          <w:rFonts w:ascii="Calibri" w:hAnsi="Calibri" w:cs="Calibri"/>
        </w:rPr>
      </w:pPr>
      <w:bookmarkStart w:id="117" w:name="_Toc223013459"/>
      <w:r>
        <w:t xml:space="preserve">Figure </w:t>
      </w:r>
      <w:fldSimple w:instr=" SEQ Figure \* ARABIC ">
        <w:r>
          <w:rPr>
            <w:noProof/>
          </w:rPr>
          <w:t>21</w:t>
        </w:r>
      </w:fldSimple>
      <w:r>
        <w:rPr>
          <w:noProof/>
        </w:rPr>
        <w:t xml:space="preserve"> - Budget-only sensitivity of renewable share in 2050 (base scenario)</w:t>
      </w:r>
      <w:bookmarkEnd w:id="117"/>
    </w:p>
    <w:p w14:paraId="6EACC831" w14:textId="77777777" w:rsidR="00F96998" w:rsidRDefault="00F96998" w:rsidP="008034E5">
      <w:pPr>
        <w:bidi w:val="0"/>
        <w:rPr>
          <w:rFonts w:ascii="Calibri" w:hAnsi="Calibri" w:cs="Calibri"/>
          <w:rtl/>
        </w:rPr>
      </w:pPr>
    </w:p>
    <w:p w14:paraId="23B25976" w14:textId="77777777" w:rsidR="00F96998" w:rsidRDefault="00F96998" w:rsidP="008034E5">
      <w:pPr>
        <w:bidi w:val="0"/>
        <w:rPr>
          <w:rFonts w:ascii="Calibri" w:hAnsi="Calibri" w:cs="Calibri"/>
          <w:rtl/>
        </w:rPr>
      </w:pPr>
    </w:p>
    <w:p w14:paraId="06D12385" w14:textId="08F7A1D0" w:rsidR="00F96998" w:rsidRPr="00F96998" w:rsidRDefault="00F903DB" w:rsidP="008034E5">
      <w:pPr>
        <w:bidi w:val="0"/>
        <w:rPr>
          <w:rFonts w:ascii="Calibri" w:hAnsi="Calibri" w:cs="Calibri"/>
        </w:rPr>
      </w:pPr>
      <w:r>
        <w:rPr>
          <w:rFonts w:ascii="Calibri" w:hAnsi="Calibri" w:cs="Calibri"/>
        </w:rPr>
        <w:t>Figure 21 presents the sensitivity of the renewable energy share in 2050 to changes in the maximum allowable system cost, while holding land availability constant. The results indicate a pronounced asymmetry in system response. Budget reductions of up to 30% lead to a sharp decline in renewable penetration, with the renewable share dropping by more than 20 percentage points relative to the base scenario. In contrast, budget relaxations beyond the base case yield only marginal gains in renewable share, suggesting diminishing returns once a certain investment threshold is reached. This behavior highlights that economic constraints act as a binding limitation primarily on the downside, while additional budget flexibility does not translate linearly into higher renewable penetration.</w:t>
      </w:r>
    </w:p>
    <w:p w14:paraId="204C4C22" w14:textId="77777777" w:rsidR="00F96998" w:rsidRPr="00F96998" w:rsidRDefault="00F96998" w:rsidP="008034E5">
      <w:pPr>
        <w:bidi w:val="0"/>
        <w:rPr>
          <w:rFonts w:ascii="Calibri" w:hAnsi="Calibri" w:cs="Calibri"/>
          <w:rtl/>
        </w:rPr>
      </w:pPr>
    </w:p>
    <w:p w14:paraId="537992C9" w14:textId="020D2B4B" w:rsidR="00F5552F" w:rsidRDefault="00F903DB" w:rsidP="008034E5">
      <w:pPr>
        <w:keepNext/>
        <w:bidi w:val="0"/>
      </w:pPr>
      <w:r>
        <w:rPr>
          <w:noProof/>
        </w:rPr>
        <w:drawing>
          <wp:inline distT="0" distB="0" distL="0" distR="0" wp14:anchorId="01B27726" wp14:editId="3691A72D">
            <wp:extent cx="5045710" cy="2887342"/>
            <wp:effectExtent l="0" t="0" r="0" b="0"/>
            <wp:docPr id="640890473" name="תמונה 1" descr="תמונה שמכילה טקסט, קו, תרשים, עליל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0473" name="תמונה 1" descr="תמונה שמכילה טקסט, קו, תרשים, עלילה  תוכן בינה מלאכותית גנרטיבית עשוי להיות שגוי."/>
                    <pic:cNvPicPr/>
                  </pic:nvPicPr>
                  <pic:blipFill>
                    <a:blip r:embed="rId37"/>
                    <a:stretch>
                      <a:fillRect/>
                    </a:stretch>
                  </pic:blipFill>
                  <pic:spPr>
                    <a:xfrm>
                      <a:off x="0" y="0"/>
                      <a:ext cx="5056049" cy="2893258"/>
                    </a:xfrm>
                    <a:prstGeom prst="rect">
                      <a:avLst/>
                    </a:prstGeom>
                  </pic:spPr>
                </pic:pic>
              </a:graphicData>
            </a:graphic>
          </wp:inline>
        </w:drawing>
      </w:r>
      <w:r>
        <w:rPr>
          <w:rFonts w:ascii="Calibri" w:hAnsi="Calibri" w:cs="Calibri"/>
          <w:noProof/>
        </w:rPr>
        <w:t xml:space="preserve"> </w:t>
      </w:r>
    </w:p>
    <w:p w14:paraId="54FF9299" w14:textId="07CB5B89" w:rsidR="005959B2" w:rsidRPr="005959B2" w:rsidRDefault="00F903DB" w:rsidP="008034E5">
      <w:pPr>
        <w:pStyle w:val="Caption"/>
        <w:bidi w:val="0"/>
        <w:jc w:val="center"/>
        <w:rPr>
          <w:rFonts w:ascii="Calibri" w:hAnsi="Calibri" w:cs="Calibri"/>
        </w:rPr>
      </w:pPr>
      <w:bookmarkStart w:id="118" w:name="_Toc223013460"/>
      <w:r>
        <w:t xml:space="preserve">Figure </w:t>
      </w:r>
      <w:fldSimple w:instr=" SEQ Figure \* ARABIC ">
        <w:r>
          <w:rPr>
            <w:noProof/>
          </w:rPr>
          <w:t>22</w:t>
        </w:r>
      </w:fldSimple>
      <w:r>
        <w:rPr>
          <w:noProof/>
        </w:rPr>
        <w:t xml:space="preserve"> - Land-only sensitivity of renewable share in 2050 (base scenario)</w:t>
      </w:r>
      <w:bookmarkEnd w:id="118"/>
    </w:p>
    <w:p w14:paraId="3BB96CC1" w14:textId="77777777" w:rsidR="00F96998" w:rsidRDefault="00F96998" w:rsidP="008034E5">
      <w:pPr>
        <w:bidi w:val="0"/>
        <w:rPr>
          <w:rFonts w:ascii="Calibri" w:hAnsi="Calibri" w:cs="Calibri"/>
        </w:rPr>
      </w:pPr>
    </w:p>
    <w:p w14:paraId="2A116B47" w14:textId="7CC0F756" w:rsidR="00F96998" w:rsidRDefault="00F903DB" w:rsidP="008034E5">
      <w:pPr>
        <w:bidi w:val="0"/>
        <w:rPr>
          <w:rFonts w:ascii="Calibri" w:hAnsi="Calibri" w:cs="Calibri"/>
        </w:rPr>
      </w:pPr>
      <w:r>
        <w:rPr>
          <w:rFonts w:ascii="Calibri" w:hAnsi="Calibri" w:cs="Calibri"/>
        </w:rPr>
        <w:t>Figure 22 examines an analogous sensitivity analysis with respect to solar land availability, while keeping the budget fixed. A similar qualitative pattern is observed. Reductions in available land significantly constrain renewable deployment, whereas land expansions beyond the base scenario provide limited additional benefits. The saturation of renewable share at high land availability reflects the presence of complementary constraints in the system, such as storage capacity, temporal mismatch between generation and demand, and curtailment effects.</w:t>
      </w:r>
    </w:p>
    <w:p w14:paraId="5FE30CF3" w14:textId="77777777" w:rsidR="005959B2" w:rsidRDefault="005959B2" w:rsidP="008034E5">
      <w:pPr>
        <w:bidi w:val="0"/>
        <w:rPr>
          <w:rFonts w:ascii="Calibri" w:hAnsi="Calibri" w:cs="Calibri"/>
        </w:rPr>
      </w:pPr>
    </w:p>
    <w:p w14:paraId="60291BCB" w14:textId="0910CCE6" w:rsidR="00D126A7" w:rsidRDefault="00F903DB" w:rsidP="008034E5">
      <w:pPr>
        <w:keepNext/>
        <w:bidi w:val="0"/>
      </w:pPr>
      <w:r>
        <w:rPr>
          <w:noProof/>
        </w:rPr>
        <w:lastRenderedPageBreak/>
        <w:drawing>
          <wp:inline distT="0" distB="0" distL="0" distR="0" wp14:anchorId="0CC72FF0" wp14:editId="5086B259">
            <wp:extent cx="5274310" cy="2898775"/>
            <wp:effectExtent l="0" t="0" r="2540" b="0"/>
            <wp:docPr id="1592557390" name="תמונה 1" descr="תמונה שמכילה טקסט, תרשים, קו, צילום מסך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7390" name="תמונה 1" descr="תמונה שמכילה טקסט, תרשים, קו, צילום מסך  תוכן בינה מלאכותית גנרטיבית עשוי להיות שגוי."/>
                    <pic:cNvPicPr/>
                  </pic:nvPicPr>
                  <pic:blipFill>
                    <a:blip r:embed="rId38"/>
                    <a:stretch>
                      <a:fillRect/>
                    </a:stretch>
                  </pic:blipFill>
                  <pic:spPr>
                    <a:xfrm>
                      <a:off x="0" y="0"/>
                      <a:ext cx="5274310" cy="2898775"/>
                    </a:xfrm>
                    <a:prstGeom prst="rect">
                      <a:avLst/>
                    </a:prstGeom>
                  </pic:spPr>
                </pic:pic>
              </a:graphicData>
            </a:graphic>
          </wp:inline>
        </w:drawing>
      </w:r>
      <w:r>
        <w:rPr>
          <w:rFonts w:ascii="Calibri" w:hAnsi="Calibri" w:cs="Calibri"/>
          <w:noProof/>
        </w:rPr>
        <w:t xml:space="preserve"> </w:t>
      </w:r>
    </w:p>
    <w:p w14:paraId="3FD5C676" w14:textId="345067A0" w:rsidR="005959B2" w:rsidRPr="005959B2" w:rsidRDefault="00F903DB" w:rsidP="008034E5">
      <w:pPr>
        <w:pStyle w:val="Caption"/>
        <w:bidi w:val="0"/>
        <w:jc w:val="center"/>
        <w:rPr>
          <w:rFonts w:ascii="Calibri" w:hAnsi="Calibri" w:cs="Calibri"/>
        </w:rPr>
      </w:pPr>
      <w:bookmarkStart w:id="119" w:name="_Toc223013461"/>
      <w:r>
        <w:t xml:space="preserve">Figure </w:t>
      </w:r>
      <w:fldSimple w:instr=" SEQ Figure \* ARABIC ">
        <w:r>
          <w:rPr>
            <w:noProof/>
          </w:rPr>
          <w:t>23</w:t>
        </w:r>
      </w:fldSimple>
      <w:r>
        <w:rPr>
          <w:noProof/>
        </w:rPr>
        <w:t xml:space="preserve"> - Joint budget and land sensitivity of renewable share in 2050 (base scenario)</w:t>
      </w:r>
      <w:bookmarkEnd w:id="119"/>
    </w:p>
    <w:p w14:paraId="75B07A65" w14:textId="77777777" w:rsidR="005959B2" w:rsidRPr="00F96998" w:rsidRDefault="005959B2" w:rsidP="008034E5">
      <w:pPr>
        <w:bidi w:val="0"/>
        <w:rPr>
          <w:rFonts w:ascii="Calibri" w:hAnsi="Calibri" w:cs="Calibri"/>
        </w:rPr>
      </w:pPr>
    </w:p>
    <w:p w14:paraId="794D3BBC" w14:textId="77777777" w:rsidR="00F96998" w:rsidRPr="00F96998" w:rsidRDefault="00F96998" w:rsidP="008034E5">
      <w:pPr>
        <w:bidi w:val="0"/>
        <w:rPr>
          <w:rFonts w:ascii="Calibri" w:hAnsi="Calibri" w:cs="Calibri"/>
          <w:rtl/>
        </w:rPr>
      </w:pPr>
    </w:p>
    <w:p w14:paraId="22F99D4D" w14:textId="0F15F043" w:rsidR="00F96998" w:rsidRPr="00F96998" w:rsidRDefault="00F903DB" w:rsidP="008034E5">
      <w:pPr>
        <w:bidi w:val="0"/>
        <w:rPr>
          <w:rFonts w:ascii="Calibri" w:hAnsi="Calibri" w:cs="Calibri"/>
        </w:rPr>
      </w:pPr>
      <w:r>
        <w:rPr>
          <w:rFonts w:ascii="Calibri" w:hAnsi="Calibri" w:cs="Calibri"/>
        </w:rPr>
        <w:t>Figure 23 extends this analysis by jointly varying both budget and land constraints. The combined sensitivity surface reveals that high renewable penetration is only achievable within a relatively narrow feasible region, where sufficient financial and spatial resources coexist. Outside this region, the renewable share deteriorates rapidly, particularly when both constraints are tightened simultaneously. Importantly, the results show that relaxing only one constraint is insufficient to compensate for the tightening of the other, underscoring the coupled nature of economic and spatial limitations in high-renewable electricity systems.</w:t>
      </w:r>
    </w:p>
    <w:p w14:paraId="15CB2F01" w14:textId="77777777" w:rsidR="00564642" w:rsidRDefault="00564642" w:rsidP="008034E5">
      <w:pPr>
        <w:bidi w:val="0"/>
        <w:rPr>
          <w:rFonts w:ascii="Calibri" w:hAnsi="Calibri" w:cs="Calibri"/>
        </w:rPr>
      </w:pPr>
    </w:p>
    <w:p w14:paraId="5695A219" w14:textId="77777777" w:rsidR="00564642" w:rsidRDefault="00564642" w:rsidP="008034E5">
      <w:pPr>
        <w:bidi w:val="0"/>
        <w:rPr>
          <w:rFonts w:ascii="Calibri" w:hAnsi="Calibri" w:cs="Calibri"/>
        </w:rPr>
      </w:pPr>
    </w:p>
    <w:p w14:paraId="035D384D" w14:textId="4C3FAF88" w:rsidR="00DF3096" w:rsidRDefault="00F903DB" w:rsidP="008034E5">
      <w:pPr>
        <w:bidi w:val="0"/>
        <w:rPr>
          <w:rFonts w:ascii="Calibri" w:hAnsi="Calibri" w:cs="Calibri"/>
        </w:rPr>
      </w:pPr>
      <w:r>
        <w:rPr>
          <w:rFonts w:ascii="Calibri" w:hAnsi="Calibri" w:cs="Calibri"/>
        </w:rPr>
        <w:t>Overall, this sensitivity analysis demonstrates that while cost-efficient high-renewable solutions exist, they are locally fragile to adverse changes in key constraints. At the same time, the limited gains obtained from further relaxing, already non-binding constraints reinforce the notion that achieving very high renewable shares requires coordinated policy interventions across multiple dimensions. These findings support the interpretation that system optimality in this context is characterized not only by minimum cost, but also by constrained feasibility and robust considerations.</w:t>
      </w:r>
    </w:p>
    <w:p w14:paraId="48120E66" w14:textId="77777777" w:rsidR="00CD17C9" w:rsidRDefault="00CD17C9" w:rsidP="008034E5">
      <w:pPr>
        <w:bidi w:val="0"/>
        <w:rPr>
          <w:rFonts w:ascii="Calibri" w:hAnsi="Calibri" w:cs="Calibri"/>
        </w:rPr>
      </w:pPr>
    </w:p>
    <w:p w14:paraId="3322F327" w14:textId="47B35B0C" w:rsidR="00CD17C9" w:rsidRDefault="00F903DB" w:rsidP="008034E5">
      <w:pPr>
        <w:bidi w:val="0"/>
        <w:rPr>
          <w:rFonts w:ascii="Calibri" w:hAnsi="Calibri" w:cs="Calibri"/>
        </w:rPr>
      </w:pPr>
      <w:r>
        <w:rPr>
          <w:rFonts w:ascii="Calibri" w:hAnsi="Calibri" w:cs="Calibri"/>
        </w:rPr>
        <w:t>It should be noted that the sensitivity patterns identified in this section are evaluated around solutions that are optimal under specific and predefined policy and system constraints. As such, the observed robustness and fragility reflect local optimal responses within given parameter settings, rather than global optimality across the full space of possible system designs.</w:t>
      </w:r>
    </w:p>
    <w:p w14:paraId="38064BF3" w14:textId="77777777" w:rsidR="00CD17C9" w:rsidRDefault="00CD17C9" w:rsidP="008034E5">
      <w:pPr>
        <w:bidi w:val="0"/>
        <w:rPr>
          <w:rFonts w:ascii="Calibri" w:hAnsi="Calibri" w:cs="Calibri"/>
          <w:rtl/>
        </w:rPr>
      </w:pPr>
    </w:p>
    <w:p w14:paraId="7436033C" w14:textId="6B460A57" w:rsidR="00FD5100" w:rsidRPr="00FD5100" w:rsidRDefault="00F903DB" w:rsidP="008034E5">
      <w:pPr>
        <w:pStyle w:val="Heading2"/>
        <w:bidi w:val="0"/>
      </w:pPr>
      <w:bookmarkStart w:id="120" w:name="_Toc223013407"/>
      <w:r>
        <w:t>4.3 Policy implications and system-level insights</w:t>
      </w:r>
      <w:bookmarkEnd w:id="120"/>
    </w:p>
    <w:p w14:paraId="5727003E" w14:textId="77777777" w:rsidR="00FD5100" w:rsidRPr="00FD5100" w:rsidRDefault="00FD5100" w:rsidP="008034E5">
      <w:pPr>
        <w:bidi w:val="0"/>
        <w:rPr>
          <w:rFonts w:ascii="Calibri" w:hAnsi="Calibri" w:cs="Calibri"/>
          <w:rtl/>
        </w:rPr>
      </w:pPr>
    </w:p>
    <w:p w14:paraId="0E4136A6" w14:textId="77777777" w:rsidR="00FD5100" w:rsidRPr="00FD5100" w:rsidRDefault="00F903DB" w:rsidP="008034E5">
      <w:pPr>
        <w:bidi w:val="0"/>
        <w:rPr>
          <w:rFonts w:ascii="Calibri" w:hAnsi="Calibri" w:cs="Calibri"/>
        </w:rPr>
      </w:pPr>
      <w:r>
        <w:rPr>
          <w:rFonts w:ascii="Calibri" w:hAnsi="Calibri" w:cs="Calibri"/>
        </w:rPr>
        <w:lastRenderedPageBreak/>
        <w:t>The results of this study carry several implications for long-term power system planning and energy policy, particularly in contexts aiming for deep decarbonization under economic and spatial constraints. Rather than pointing to a single optimal system configuration, the analysis highlights a set of structural trade-offs that must be addressed through coordinated policy measures.</w:t>
      </w:r>
    </w:p>
    <w:p w14:paraId="76DA35E6" w14:textId="77777777" w:rsidR="00FD5100" w:rsidRPr="00FD5100" w:rsidRDefault="00FD5100" w:rsidP="008034E5">
      <w:pPr>
        <w:bidi w:val="0"/>
        <w:rPr>
          <w:rFonts w:ascii="Calibri" w:hAnsi="Calibri" w:cs="Calibri"/>
          <w:rtl/>
        </w:rPr>
      </w:pPr>
    </w:p>
    <w:p w14:paraId="0A71CAEB" w14:textId="1DB9A9A9" w:rsidR="0026084D" w:rsidRDefault="00F903DB" w:rsidP="008034E5">
      <w:pPr>
        <w:bidi w:val="0"/>
        <w:rPr>
          <w:rFonts w:ascii="Calibri" w:hAnsi="Calibri" w:cs="Calibri"/>
        </w:rPr>
      </w:pPr>
      <w:r>
        <w:rPr>
          <w:rFonts w:ascii="Calibri" w:hAnsi="Calibri" w:cs="Calibri"/>
        </w:rPr>
        <w:t>First, the findings emphasize that cost efficiency alone is an insufficient guiding principle for system-level decision making. While the average system cost based selection identifies economically plausible configurations, the analysis demonstrates that these solutions operate within a relatively narrow envelope of feasibility. Small deteriorations in key constraints, such as available budget or land, can significantly undermine renewable penetration, whereas relaxing already non-binding constraints yields limited additional benefits.</w:t>
      </w:r>
    </w:p>
    <w:p w14:paraId="244E5A90" w14:textId="77777777" w:rsidR="00A50102" w:rsidRPr="0026084D" w:rsidRDefault="00A50102" w:rsidP="008034E5">
      <w:pPr>
        <w:bidi w:val="0"/>
        <w:rPr>
          <w:rFonts w:ascii="Calibri" w:hAnsi="Calibri" w:cs="Calibri"/>
        </w:rPr>
      </w:pPr>
    </w:p>
    <w:p w14:paraId="4C71BD49" w14:textId="77777777" w:rsidR="00A50102" w:rsidRDefault="00F903DB" w:rsidP="008034E5">
      <w:pPr>
        <w:bidi w:val="0"/>
        <w:rPr>
          <w:rFonts w:ascii="Calibri" w:hAnsi="Calibri" w:cs="Calibri"/>
        </w:rPr>
      </w:pPr>
      <w:r>
        <w:rPr>
          <w:rFonts w:ascii="Calibri" w:hAnsi="Calibri" w:cs="Calibri"/>
        </w:rPr>
        <w:t>The sensitivity patterns observed across adjacent land and budget levels indicate that changes in renewable penetration near the high-end of the spectrum are gradual rather than discontinuous. This suggests that the apparent concentration of scenarios around specific penetration levels reflects constraint interaction rather than the existence of a sharp systemic tipping point.</w:t>
      </w:r>
    </w:p>
    <w:p w14:paraId="11A03833" w14:textId="77777777" w:rsidR="00A50102" w:rsidRPr="00A50102" w:rsidRDefault="00A50102" w:rsidP="008034E5">
      <w:pPr>
        <w:bidi w:val="0"/>
        <w:rPr>
          <w:rFonts w:ascii="Calibri" w:hAnsi="Calibri" w:cs="Calibri"/>
        </w:rPr>
      </w:pPr>
    </w:p>
    <w:p w14:paraId="01EAE81B" w14:textId="1DA45C06" w:rsidR="0026084D" w:rsidRPr="0026084D" w:rsidRDefault="00F903DB" w:rsidP="008034E5">
      <w:pPr>
        <w:bidi w:val="0"/>
        <w:rPr>
          <w:rFonts w:ascii="Calibri" w:hAnsi="Calibri" w:cs="Calibri"/>
        </w:rPr>
      </w:pPr>
      <w:r>
        <w:rPr>
          <w:rFonts w:ascii="Calibri" w:hAnsi="Calibri" w:cs="Calibri"/>
        </w:rPr>
        <w:t>In the present formulation, land availability is modeled purely as a physical constraint rather than as a monetized component of system cost. Land use does not enter the objective function nor the cumulative budget constraint and therefore affects system outcomes exclusively through feasibility limits on solar expansion. The influence of land on renewable penetration thus reflects spatial constraints rather than implicit economic valuation.</w:t>
      </w:r>
    </w:p>
    <w:p w14:paraId="2BD70483" w14:textId="77777777" w:rsidR="0026084D" w:rsidRPr="0026084D" w:rsidRDefault="0026084D" w:rsidP="008034E5">
      <w:pPr>
        <w:bidi w:val="0"/>
        <w:rPr>
          <w:rFonts w:ascii="Calibri" w:hAnsi="Calibri" w:cs="Calibri"/>
          <w:rtl/>
        </w:rPr>
      </w:pPr>
    </w:p>
    <w:p w14:paraId="51D7C5E8" w14:textId="6E53F33C" w:rsidR="00671F1A" w:rsidRPr="00FD5100" w:rsidRDefault="00F903DB" w:rsidP="008034E5">
      <w:pPr>
        <w:bidi w:val="0"/>
        <w:rPr>
          <w:rFonts w:ascii="Calibri" w:hAnsi="Calibri" w:cs="Calibri"/>
        </w:rPr>
      </w:pPr>
      <w:r>
        <w:rPr>
          <w:rFonts w:ascii="Calibri" w:hAnsi="Calibri" w:cs="Calibri"/>
        </w:rPr>
        <w:t>From a policy perspective, this suggests that ensuring minimum enabling conditions is more critical than pursuing marginal cost reductions once a cost-efficient regime has been reached.</w:t>
      </w:r>
      <w:r>
        <w:rPr>
          <w:rFonts w:ascii="Calibri" w:hAnsi="Calibri" w:cs="Calibri"/>
          <w:rtl/>
        </w:rPr>
        <w:br/>
      </w:r>
    </w:p>
    <w:p w14:paraId="3C948F88" w14:textId="77777777" w:rsidR="00FD5100" w:rsidRPr="00FD5100" w:rsidRDefault="00F903DB" w:rsidP="008034E5">
      <w:pPr>
        <w:bidi w:val="0"/>
        <w:rPr>
          <w:rFonts w:ascii="Calibri" w:hAnsi="Calibri" w:cs="Calibri"/>
        </w:rPr>
      </w:pPr>
      <w:r>
        <w:rPr>
          <w:rFonts w:ascii="Calibri" w:hAnsi="Calibri" w:cs="Calibri"/>
        </w:rPr>
        <w:t>Second, the coupled role of land and budget constraints implies that policy interventions must be multidimensional. The results show that relaxing a single constraint cannot compensate for the tightening of another, particularly at high renewable shares. Policies focused exclusively on financial incentives, without parallel spatial planning and land-use coordination, are therefore unlikely to deliver the intended outcomes. Similarly, allocating land for renewable deployment without ensuring adequate financial and infrastructural support may fail to translate into effective system transformation. Integrated planning across economic, spatial, and regulatory domains emerges as a prerequisite for robust decarbonization pathways.</w:t>
      </w:r>
    </w:p>
    <w:p w14:paraId="2A531A2B" w14:textId="77777777" w:rsidR="00FD5100" w:rsidRPr="00FD5100" w:rsidRDefault="00FD5100" w:rsidP="008034E5">
      <w:pPr>
        <w:bidi w:val="0"/>
        <w:rPr>
          <w:rFonts w:ascii="Calibri" w:hAnsi="Calibri" w:cs="Calibri"/>
          <w:rtl/>
        </w:rPr>
      </w:pPr>
    </w:p>
    <w:p w14:paraId="164587CF" w14:textId="40331FAE" w:rsidR="005904EC" w:rsidRDefault="00F903DB" w:rsidP="008034E5">
      <w:pPr>
        <w:bidi w:val="0"/>
        <w:rPr>
          <w:rFonts w:ascii="Calibri" w:hAnsi="Calibri" w:cs="Calibri"/>
        </w:rPr>
      </w:pPr>
      <w:r>
        <w:rPr>
          <w:rFonts w:ascii="Calibri" w:hAnsi="Calibri" w:cs="Calibri"/>
        </w:rPr>
        <w:t xml:space="preserve">Third, the comparison between renewable-dominated and fossil-dominated configurations underscores the importance of accounting for external costs in policy design. Although fossil-based systems may appear economically attractive when only direct system costs are considered, a substantial portion of their true cost arises from externalities associated with air pollution and greenhouse gas emissions. The results indicate that once these external costs are acknowledged, the apparent cost </w:t>
      </w:r>
      <w:r>
        <w:rPr>
          <w:rFonts w:ascii="Calibri" w:hAnsi="Calibri" w:cs="Calibri"/>
        </w:rPr>
        <w:lastRenderedPageBreak/>
        <w:t>advantage of fossil-dominated systems diminishes significantly. This finding reinforces the economic rationale for incorporating emissions pricing or equivalent regulatory mechanisms into long-term planning frameworks.</w:t>
      </w:r>
      <w:r>
        <w:rPr>
          <w:rFonts w:ascii="Calibri" w:hAnsi="Calibri" w:cs="Calibri"/>
        </w:rPr>
        <w:br/>
      </w:r>
      <w:r>
        <w:rPr>
          <w:rFonts w:ascii="Calibri" w:hAnsi="Calibri" w:cs="Calibri"/>
        </w:rPr>
        <w:br/>
        <w:t>The nuclear scenario provides an instructive counterfactual for policy interpretation rather than a prescriptive pathway. By introducing firm low-carbon baseload capacity, it reduces the system’s reliance on both fossil balancing and large-scale storage, thereby alleviating some of the land and flexibility pressures observed in high-renewable configurations. This contrast highlights that Israel’s heavy dependence on solar-based decarbonization is not solely a technological choice, but a consequence of structural constraints and policy exclusions. From a policy perspective, the result underscores the importance of recognizing how the absence or presence of firm low-carbon options reshapes the trade-offs between land use, storage deployment, and system cost.</w:t>
      </w:r>
      <w:r>
        <w:rPr>
          <w:rFonts w:ascii="Calibri" w:hAnsi="Calibri" w:cs="Calibri"/>
        </w:rPr>
        <w:br/>
      </w:r>
      <w:r>
        <w:rPr>
          <w:rFonts w:ascii="Calibri" w:hAnsi="Calibri" w:cs="Calibri"/>
        </w:rPr>
        <w:br/>
        <w:t>This cost emissions tradeoff is illustrated in Figure 24, which plots the average system cost in 2050 against the corresponding carbon intensity for the selected scenarios. The figure does not introduce new optimization results but provides a view of the relationship between economic efficiency and environmental performance. Fossil-dominated configurations occupy the low-cost but high-carbon corner of space, while high-renewable scenarios cluster at low carbon intensity with a bounded increase in average system cost. Importantly, the trade-off appears continuous, indicating that substantial emissions reductions can be achieved without a sharp escalation in electricity costs. From a policy perspective, this representation reframes decarbonization not as a binary choice between cost and emissions, but as a continuous spectrum of trade-offs with no sharp economic threshold.</w:t>
      </w:r>
    </w:p>
    <w:p w14:paraId="1BCE8A7C" w14:textId="141B4C9D" w:rsidR="00564642" w:rsidRDefault="00F903DB" w:rsidP="008034E5">
      <w:pPr>
        <w:keepNext/>
        <w:bidi w:val="0"/>
      </w:pPr>
      <w:commentRangeStart w:id="121"/>
      <w:r>
        <w:rPr>
          <w:noProof/>
        </w:rPr>
        <w:drawing>
          <wp:inline distT="0" distB="0" distL="0" distR="0" wp14:anchorId="5A74E7F5" wp14:editId="51F383DC">
            <wp:extent cx="5274310" cy="2774315"/>
            <wp:effectExtent l="0" t="0" r="0" b="0"/>
            <wp:docPr id="7762861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6132" name=""/>
                    <pic:cNvPicPr/>
                  </pic:nvPicPr>
                  <pic:blipFill>
                    <a:blip r:embed="rId39"/>
                    <a:stretch>
                      <a:fillRect/>
                    </a:stretch>
                  </pic:blipFill>
                  <pic:spPr>
                    <a:xfrm>
                      <a:off x="0" y="0"/>
                      <a:ext cx="5274310" cy="2774315"/>
                    </a:xfrm>
                    <a:prstGeom prst="rect">
                      <a:avLst/>
                    </a:prstGeom>
                  </pic:spPr>
                </pic:pic>
              </a:graphicData>
            </a:graphic>
          </wp:inline>
        </w:drawing>
      </w:r>
      <w:commentRangeEnd w:id="121"/>
      <w:r>
        <w:rPr>
          <w:rStyle w:val="CommentReference"/>
          <w:noProof/>
          <w:sz w:val="24"/>
          <w:szCs w:val="24"/>
        </w:rPr>
        <w:commentReference w:id="121"/>
      </w:r>
      <w:r>
        <w:rPr>
          <w:noProof/>
        </w:rPr>
        <w:t xml:space="preserve"> </w:t>
      </w:r>
    </w:p>
    <w:p w14:paraId="1E38815B" w14:textId="2C870C58" w:rsidR="005904EC" w:rsidRPr="002F2A04" w:rsidRDefault="00F903DB" w:rsidP="008034E5">
      <w:pPr>
        <w:pStyle w:val="Caption"/>
        <w:bidi w:val="0"/>
        <w:jc w:val="center"/>
        <w:rPr>
          <w:rFonts w:ascii="Calibri" w:hAnsi="Calibri" w:cs="Calibri"/>
          <w:rtl/>
        </w:rPr>
      </w:pPr>
      <w:bookmarkStart w:id="122" w:name="_Toc223013462"/>
      <w:r>
        <w:t xml:space="preserve">Figure </w:t>
      </w:r>
      <w:fldSimple w:instr=" SEQ Figure \* ARABIC ">
        <w:r>
          <w:rPr>
            <w:noProof/>
          </w:rPr>
          <w:t>24</w:t>
        </w:r>
      </w:fldSimple>
      <w:r>
        <w:rPr>
          <w:noProof/>
        </w:rPr>
        <w:t xml:space="preserve"> - Average system cost in 2050 versus carbon intensity in 2050 for selected scenarios</w:t>
      </w:r>
      <w:bookmarkEnd w:id="122"/>
    </w:p>
    <w:p w14:paraId="43F7647D" w14:textId="77777777" w:rsidR="00FD5100" w:rsidRPr="00FD5100" w:rsidRDefault="00F903DB" w:rsidP="008034E5">
      <w:pPr>
        <w:bidi w:val="0"/>
        <w:rPr>
          <w:rFonts w:ascii="Calibri" w:hAnsi="Calibri" w:cs="Calibri"/>
        </w:rPr>
      </w:pPr>
      <w:r>
        <w:rPr>
          <w:rFonts w:ascii="Calibri" w:hAnsi="Calibri" w:cs="Calibri"/>
        </w:rPr>
        <w:t xml:space="preserve">Finally, the observed saturation behavior at very high renewable shares carries important implications for target setting. Achieving renewable penetration levels beyond approximately 90% requires disproportionately higher investments and tighter coordination across system components, while yielding diminishing returns in terms of additional emissions reductions. This does not imply that such targets are </w:t>
      </w:r>
      <w:r>
        <w:rPr>
          <w:rFonts w:ascii="Calibri" w:hAnsi="Calibri" w:cs="Calibri"/>
        </w:rPr>
        <w:lastRenderedPageBreak/>
        <w:t>unattainable or undesirable, but rather that they demand a shift in policy focus from incremental improvements to structural system design, including storage deployment, flexibility resources, and land-use governance.</w:t>
      </w:r>
    </w:p>
    <w:p w14:paraId="04D6F23F" w14:textId="77777777" w:rsidR="00FD5100" w:rsidRPr="00FD5100" w:rsidRDefault="00FD5100" w:rsidP="008034E5">
      <w:pPr>
        <w:bidi w:val="0"/>
        <w:rPr>
          <w:rFonts w:ascii="Calibri" w:hAnsi="Calibri" w:cs="Calibri"/>
          <w:rtl/>
        </w:rPr>
      </w:pPr>
    </w:p>
    <w:p w14:paraId="74A16466" w14:textId="371A4485" w:rsidR="0058187E" w:rsidRDefault="00F903DB" w:rsidP="008034E5">
      <w:pPr>
        <w:bidi w:val="0"/>
        <w:rPr>
          <w:rFonts w:ascii="Calibri" w:hAnsi="Calibri" w:cs="Calibri"/>
        </w:rPr>
      </w:pPr>
      <w:r>
        <w:rPr>
          <w:rFonts w:ascii="Calibri" w:hAnsi="Calibri" w:cs="Calibri"/>
        </w:rPr>
        <w:t>Overall, the results suggest that successful transition toward a low-emissions electricity system depends less on identifying a single optimal solution and more on maintaining a coherent set of enabling conditions over time. Policies that recognize the joint role of economic efficiency, spatial constraints, and external costs are better positioned to support resilient and effective decarbonization strategies. These insights provide a natural bridge to the final sections of this chapter, which discuss the limitations of the present analysis and outline directions for future research</w:t>
      </w: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47D1D161" w14:textId="1EB8521F" w:rsidR="0058187E" w:rsidRDefault="00F903DB" w:rsidP="008034E5">
      <w:pPr>
        <w:pStyle w:val="Heading2"/>
        <w:bidi w:val="0"/>
      </w:pPr>
      <w:bookmarkStart w:id="123" w:name="_Toc223013408"/>
      <w:r>
        <w:t>4.4 Consistency with national-scale electricity planning studies</w:t>
      </w:r>
      <w:bookmarkEnd w:id="123"/>
    </w:p>
    <w:p w14:paraId="65AB941D" w14:textId="77777777" w:rsidR="00BF3ED0" w:rsidRPr="00BF3ED0" w:rsidRDefault="00BF3ED0" w:rsidP="008034E5">
      <w:pPr>
        <w:bidi w:val="0"/>
        <w:rPr>
          <w:rFonts w:ascii="Calibri" w:hAnsi="Calibri" w:cs="Calibri"/>
        </w:rPr>
      </w:pPr>
    </w:p>
    <w:p w14:paraId="3F24E923" w14:textId="77777777" w:rsidR="00BF3ED0" w:rsidRPr="00BF3ED0" w:rsidRDefault="00F903DB" w:rsidP="008034E5">
      <w:pPr>
        <w:bidi w:val="0"/>
        <w:rPr>
          <w:rFonts w:ascii="Calibri" w:hAnsi="Calibri" w:cs="Calibri"/>
        </w:rPr>
      </w:pPr>
      <w:r>
        <w:rPr>
          <w:rFonts w:ascii="Calibri" w:hAnsi="Calibri" w:cs="Calibri"/>
        </w:rPr>
        <w:t>To further assess the plausibility and relevance of the model outcomes, this section relates the results of the present optimization-based analysis to independent national-scale electricity system studies for 2050. Specifically, the comparison focuses on two recent planning efforts: the Net Zero Outlook (NZO) study and the long-term electricity planning scenarios published by the Israeli Ministry of Energy. These studies differ fundamentally in methodology from the present work, relying on scenario-based planning rather than formal optimization. The purpose of this comparison is therefore not to benchmark model performance, but to examine whether the resulting system characteristics are consistent in scale, structure, and implied trade-offs across independent analytical approaches.</w:t>
      </w:r>
    </w:p>
    <w:p w14:paraId="0610C7AC" w14:textId="77777777" w:rsidR="00BF3ED0" w:rsidRPr="00BF3ED0" w:rsidRDefault="00BF3ED0" w:rsidP="008034E5">
      <w:pPr>
        <w:bidi w:val="0"/>
        <w:rPr>
          <w:rFonts w:ascii="Calibri" w:hAnsi="Calibri" w:cs="Calibri"/>
          <w:rtl/>
        </w:rPr>
      </w:pPr>
    </w:p>
    <w:p w14:paraId="4CC8D0CC" w14:textId="0FF9D6E8" w:rsidR="00BF3ED0" w:rsidRPr="00BF3ED0" w:rsidRDefault="00F903DB" w:rsidP="008034E5">
      <w:pPr>
        <w:bidi w:val="0"/>
        <w:rPr>
          <w:rFonts w:ascii="Calibri" w:hAnsi="Calibri" w:cs="Calibri"/>
        </w:rPr>
      </w:pPr>
      <w:r>
        <w:rPr>
          <w:rFonts w:ascii="Calibri" w:hAnsi="Calibri" w:cs="Calibri"/>
        </w:rPr>
        <w:t>The NZO study provides a particularly relevant reference point, as its projected electricity demand for 2050 is comparable to the demand level assumed in this thesis. Despite methodological differences, both analyses converge on similar structural conclusions. NZO identifies solar photovoltaics as the dominant generation technology, supported by large-scale battery storage to address diurnal and seasonal variability, while maintaining a residual role for dispatchable generation to ensure system reliability. The renewable penetration levels, infrastructure scale, and reliance on storage reported in NZO are well aligned with the cost-efficient high-renewable scenarios identified in this study. This convergence suggests that the system configurations emerging from the optimization model are not artifacts of its formulation but rather reflect robust structural features of a future Israeli electricity system under deep decarbonization constraints.</w:t>
      </w:r>
    </w:p>
    <w:p w14:paraId="4EFF0E9B" w14:textId="77777777" w:rsidR="00BF3ED0" w:rsidRPr="00BF3ED0" w:rsidRDefault="00BF3ED0" w:rsidP="008034E5">
      <w:pPr>
        <w:bidi w:val="0"/>
        <w:rPr>
          <w:rFonts w:ascii="Calibri" w:hAnsi="Calibri" w:cs="Calibri"/>
          <w:rtl/>
        </w:rPr>
      </w:pPr>
    </w:p>
    <w:p w14:paraId="29E02AC0" w14:textId="77777777" w:rsidR="00BF3ED0" w:rsidRPr="00BF3ED0" w:rsidRDefault="00F903DB" w:rsidP="008034E5">
      <w:pPr>
        <w:bidi w:val="0"/>
        <w:rPr>
          <w:rFonts w:ascii="Calibri" w:hAnsi="Calibri" w:cs="Calibri"/>
        </w:rPr>
      </w:pPr>
      <w:r>
        <w:rPr>
          <w:rFonts w:ascii="Calibri" w:hAnsi="Calibri" w:cs="Calibri"/>
        </w:rPr>
        <w:t xml:space="preserve">The comparison with the Ministry of Energy’s planning scenarios further reinforces this interpretation, while also highlighting the role of demand assumptions in shaping system scale. The Ministry’s projections assume substantially higher electricity demand in 2050, on the order of approximately 210 TWh, which naturally leads to larger absolute capacities of generation and storage than those obtained in this thesis. However, when accounting for this difference in demand level, the qualitative system structure remains consistent. Both analyses emphasize extensive </w:t>
      </w:r>
      <w:r>
        <w:rPr>
          <w:rFonts w:ascii="Calibri" w:hAnsi="Calibri" w:cs="Calibri"/>
        </w:rPr>
        <w:lastRenderedPageBreak/>
        <w:t>solar deployment, significant storage requirements, and the continued presence of firm capacity as a balancing resource. The larger capacities reported in the Ministry’s scenarios thus reflect scaling effects rather than fundamentally different system dynamics.</w:t>
      </w:r>
    </w:p>
    <w:p w14:paraId="17D4C472" w14:textId="77777777" w:rsidR="00BF3ED0" w:rsidRPr="00BF3ED0" w:rsidRDefault="00BF3ED0" w:rsidP="008034E5">
      <w:pPr>
        <w:bidi w:val="0"/>
        <w:rPr>
          <w:rFonts w:ascii="Calibri" w:hAnsi="Calibri" w:cs="Calibri"/>
          <w:rtl/>
        </w:rPr>
      </w:pPr>
    </w:p>
    <w:p w14:paraId="6CA4514F" w14:textId="588101D5" w:rsidR="00BF3ED0" w:rsidRPr="00BF3ED0" w:rsidRDefault="00F903DB" w:rsidP="008034E5">
      <w:pPr>
        <w:bidi w:val="0"/>
        <w:rPr>
          <w:rFonts w:ascii="Calibri" w:hAnsi="Calibri" w:cs="Calibri"/>
        </w:rPr>
      </w:pPr>
      <w:r>
        <w:rPr>
          <w:rFonts w:ascii="Calibri" w:hAnsi="Calibri" w:cs="Calibri"/>
        </w:rPr>
        <w:t>Taken together, these comparisons indicate that the results of the present study are numerically and structurally consistent with independent national planning efforts, despite differences in modeling philosophy and assumptions. The alignment across studies supports the validity of the identified infrastructure scales, renewable penetration limits, and storage requirements. Importantly, it suggests that the key findings of this thesis, including the saturation behavior at very high renewable shares and the coupled role of land availability, budget constraints, and storage deployment, are not specific to an optimization framework but emerge across multiple analytical perspectives. In this sense, the results can be interpreted as a robust characterization of the challenges and trade-offs facing Israel’s electricity system transition toward 2050.</w:t>
      </w:r>
    </w:p>
    <w:p w14:paraId="61BE0B37" w14:textId="095F9062" w:rsidR="00B42748" w:rsidRPr="00B42748" w:rsidRDefault="00F903DB" w:rsidP="008034E5">
      <w:pPr>
        <w:pStyle w:val="Heading2"/>
        <w:bidi w:val="0"/>
      </w:pPr>
      <w:bookmarkStart w:id="124" w:name="_Toc223013409"/>
      <w:r>
        <w:t>4.5 Limitations</w:t>
      </w:r>
      <w:bookmarkEnd w:id="124"/>
    </w:p>
    <w:p w14:paraId="52C136BD" w14:textId="77777777" w:rsidR="00B42748" w:rsidRPr="00B42748" w:rsidRDefault="00B42748" w:rsidP="008034E5">
      <w:pPr>
        <w:bidi w:val="0"/>
        <w:rPr>
          <w:rFonts w:ascii="Calibri" w:hAnsi="Calibri" w:cs="Calibri"/>
          <w:rtl/>
        </w:rPr>
      </w:pPr>
    </w:p>
    <w:p w14:paraId="636BBB7C" w14:textId="77777777" w:rsidR="00D51783" w:rsidRPr="00D51783" w:rsidRDefault="00F903DB" w:rsidP="008034E5">
      <w:pPr>
        <w:bidi w:val="0"/>
        <w:rPr>
          <w:rFonts w:ascii="Calibri" w:hAnsi="Calibri" w:cs="Calibri"/>
        </w:rPr>
      </w:pPr>
      <w:r>
        <w:rPr>
          <w:rFonts w:ascii="Calibri" w:hAnsi="Calibri" w:cs="Calibri"/>
        </w:rPr>
        <w:t>While the modeling framework developed in this study provides a structured and internally consistent assessment of cost-efficient pathways toward high renewable penetration, several limitations should be acknowledged when interpreting the results. These limitations do not undermine the validity of the findings but rather define the scope within which the conclusions are applicable.</w:t>
      </w:r>
      <w:r>
        <w:rPr>
          <w:rFonts w:ascii="Calibri" w:hAnsi="Calibri" w:cs="Calibri"/>
        </w:rPr>
        <w:br/>
      </w:r>
      <w:r>
        <w:rPr>
          <w:rFonts w:ascii="Calibri" w:hAnsi="Calibri" w:cs="Calibri"/>
        </w:rPr>
        <w:br/>
        <w:t>An additional limitation concerns the interpretation of optimality within the modeling framework. In the present study, each scenario represents an optimal solution to a well-defined optimization problem, conditional on a specific set of exogenously defined parameters and constraints, including budget limits, land availability, technology options, and operational assumptions. The analysis does not seek to identify a single globally optimal electricity system across the entire space of conceivable policy and design choices.</w:t>
      </w:r>
    </w:p>
    <w:p w14:paraId="37047A6F" w14:textId="77777777" w:rsidR="00D51783" w:rsidRPr="00D51783" w:rsidRDefault="00D51783" w:rsidP="008034E5">
      <w:pPr>
        <w:bidi w:val="0"/>
        <w:rPr>
          <w:rFonts w:ascii="Calibri" w:hAnsi="Calibri" w:cs="Calibri"/>
          <w:rtl/>
        </w:rPr>
      </w:pPr>
    </w:p>
    <w:p w14:paraId="595DD0DE" w14:textId="23E5176D" w:rsidR="00B42748" w:rsidRDefault="00F903DB" w:rsidP="008034E5">
      <w:pPr>
        <w:bidi w:val="0"/>
        <w:rPr>
          <w:rFonts w:ascii="Calibri" w:hAnsi="Calibri" w:cs="Calibri"/>
        </w:rPr>
      </w:pPr>
      <w:r>
        <w:rPr>
          <w:rFonts w:ascii="Calibri" w:hAnsi="Calibri" w:cs="Calibri"/>
        </w:rPr>
        <w:t>Instead, the scenario set is constructed to explore a structured and policy-relevant subset of the solution space, within which optimal system configurations are derived. The resulting scenarios should therefore be interpreted as locally optimal outcomes within predefined parameter regimes, rather than as exhaustive representations of all possible optimal systems. This design choice reflects the realities of long-term energy planning, where decision-making is inherently constrained by institutional, spatial, and political boundaries.</w:t>
      </w:r>
      <w:r>
        <w:rPr>
          <w:rFonts w:ascii="Calibri" w:hAnsi="Calibri" w:cs="Calibri"/>
        </w:rPr>
        <w:br/>
      </w:r>
    </w:p>
    <w:p w14:paraId="0959B7A2" w14:textId="5351682C" w:rsidR="00712DC5" w:rsidRPr="00B42748" w:rsidRDefault="00F903DB" w:rsidP="008034E5">
      <w:pPr>
        <w:bidi w:val="0"/>
        <w:rPr>
          <w:rFonts w:ascii="Calibri" w:hAnsi="Calibri" w:cs="Calibri"/>
        </w:rPr>
      </w:pPr>
      <w:r>
        <w:rPr>
          <w:rFonts w:ascii="Calibri" w:hAnsi="Calibri" w:cs="Calibri"/>
        </w:rPr>
        <w:t>Within this overarching framing of conditional optimality, several additional modeling limitations should be noted.</w:t>
      </w:r>
    </w:p>
    <w:p w14:paraId="7F22B72D" w14:textId="77777777" w:rsidR="00B42748" w:rsidRPr="00B42748" w:rsidRDefault="00B42748" w:rsidP="008034E5">
      <w:pPr>
        <w:bidi w:val="0"/>
        <w:rPr>
          <w:rFonts w:ascii="Calibri" w:hAnsi="Calibri" w:cs="Calibri"/>
          <w:rtl/>
        </w:rPr>
      </w:pPr>
    </w:p>
    <w:p w14:paraId="71DA3414" w14:textId="77777777" w:rsidR="00B42748" w:rsidRPr="00B42748" w:rsidRDefault="00F903DB" w:rsidP="008034E5">
      <w:pPr>
        <w:bidi w:val="0"/>
        <w:rPr>
          <w:rFonts w:ascii="Calibri" w:hAnsi="Calibri" w:cs="Calibri"/>
        </w:rPr>
      </w:pPr>
      <w:r>
        <w:rPr>
          <w:rFonts w:ascii="Calibri" w:hAnsi="Calibri" w:cs="Calibri"/>
        </w:rPr>
        <w:t xml:space="preserve">First, the analysis relies on a fixed electricity demand trajectory for 2050, based on a single demand scenario. Although this approach enables a focused examination of system trade-offs, it does not capture uncertainty in future electricity demand </w:t>
      </w:r>
      <w:r>
        <w:rPr>
          <w:rFonts w:ascii="Calibri" w:hAnsi="Calibri" w:cs="Calibri"/>
        </w:rPr>
        <w:lastRenderedPageBreak/>
        <w:t>arising from population growth, electrification of additional sectors, or behavioral changes. Different demand trajectories could alter the absolute scale of required infrastructure and costs, although the qualitative relationships identified in this study are expected to remain robust.</w:t>
      </w:r>
    </w:p>
    <w:p w14:paraId="5B0CD17C" w14:textId="77777777" w:rsidR="00B42748" w:rsidRPr="00B42748" w:rsidRDefault="00B42748" w:rsidP="008034E5">
      <w:pPr>
        <w:bidi w:val="0"/>
        <w:rPr>
          <w:rFonts w:ascii="Calibri" w:hAnsi="Calibri" w:cs="Calibri"/>
          <w:rtl/>
        </w:rPr>
      </w:pPr>
    </w:p>
    <w:p w14:paraId="15CD6362" w14:textId="77777777" w:rsidR="00B42748" w:rsidRPr="00B42748" w:rsidRDefault="00F903DB" w:rsidP="008034E5">
      <w:pPr>
        <w:bidi w:val="0"/>
        <w:rPr>
          <w:rFonts w:ascii="Calibri" w:hAnsi="Calibri" w:cs="Calibri"/>
        </w:rPr>
      </w:pPr>
      <w:r>
        <w:rPr>
          <w:rFonts w:ascii="Calibri" w:hAnsi="Calibri" w:cs="Calibri"/>
        </w:rPr>
        <w:t>Second, the representation of the electricity system abstracts away from detailed network constraints. Transmission and distribution limitations, regional congestion, and grid reinforcement requirements are not explicitly modeled. As a result, the spatial feasibility of large-scale solar deployment and storage integration is assessed at an aggregate level rather than through a geographically resolved network model. Incorporating grid-level constraints could further restrict feasible solutions or shift the balance between technologies.</w:t>
      </w:r>
    </w:p>
    <w:p w14:paraId="036A5835" w14:textId="77777777" w:rsidR="00B42748" w:rsidRPr="00B42748" w:rsidRDefault="00B42748" w:rsidP="008034E5">
      <w:pPr>
        <w:bidi w:val="0"/>
        <w:rPr>
          <w:rFonts w:ascii="Calibri" w:hAnsi="Calibri" w:cs="Calibri"/>
          <w:rtl/>
        </w:rPr>
      </w:pPr>
    </w:p>
    <w:p w14:paraId="21C6A62C" w14:textId="00F52EE4" w:rsidR="00B42748" w:rsidRPr="00160590" w:rsidRDefault="00F903DB" w:rsidP="008034E5">
      <w:pPr>
        <w:bidi w:val="0"/>
        <w:rPr>
          <w:rFonts w:ascii="Calibri" w:hAnsi="Calibri" w:cs="Calibri"/>
          <w:rtl/>
        </w:rPr>
      </w:pPr>
      <w:r>
        <w:rPr>
          <w:rFonts w:ascii="Calibri" w:hAnsi="Calibri" w:cs="Calibri"/>
        </w:rPr>
        <w:t>Third, cost parameters for generation, storage, and emissions-related externalities are treated as deterministic inputs. While the selected values are consistent with current literature and projections, future cost trajectories remain uncertain, particularly for emerging storage technologies and carbon pricing mechanisms. The analysis therefore explores structural system behavior under assumed cost conditions rather than providing probabilistic forecasts.</w:t>
      </w:r>
      <w:r>
        <w:rPr>
          <w:rFonts w:ascii="Calibri" w:hAnsi="Calibri" w:cs="Calibri"/>
        </w:rPr>
        <w:br/>
      </w:r>
      <w:r>
        <w:rPr>
          <w:rFonts w:ascii="Calibri" w:hAnsi="Calibri" w:cs="Calibri"/>
        </w:rPr>
        <w:br/>
        <w:t>In addition to cost assumptions, the model adopts simplifying assumptions regarding technology lifetimes. Fixed technical lifetimes of 25 years are assumed for solar PV systems and 15 years for battery storage, consistent with current industry practice. These lifetimes are reflected in the annualized end-of-life (EOL) cost calculations included in the economic assessment. However, asset retirement, degradation, and replacement dynamics are not explicitly modeled within the optimization framework. Once installed, capacity is assumed to remain operational throughout the planning horizon. Given the 2023–2050 timeframe, this simplification is reasonable for most newly installed PV capacity, though future work could incorporate explicit lifetime and replacement modeling to capture long-term capital turnover more precisely.</w:t>
      </w:r>
    </w:p>
    <w:p w14:paraId="5CE1B34F" w14:textId="77777777" w:rsidR="00B42748" w:rsidRPr="00B42748" w:rsidRDefault="00B42748" w:rsidP="008034E5">
      <w:pPr>
        <w:bidi w:val="0"/>
        <w:rPr>
          <w:rFonts w:ascii="Calibri" w:hAnsi="Calibri" w:cs="Calibri"/>
          <w:rtl/>
        </w:rPr>
      </w:pPr>
    </w:p>
    <w:p w14:paraId="59A8C8EC" w14:textId="77777777" w:rsidR="00B42748" w:rsidRPr="00B42748" w:rsidRDefault="00F903DB" w:rsidP="008034E5">
      <w:pPr>
        <w:bidi w:val="0"/>
        <w:rPr>
          <w:rFonts w:ascii="Calibri" w:hAnsi="Calibri" w:cs="Calibri"/>
        </w:rPr>
      </w:pPr>
      <w:r>
        <w:rPr>
          <w:rFonts w:ascii="Calibri" w:hAnsi="Calibri" w:cs="Calibri"/>
        </w:rPr>
        <w:t>Fourth, land availability is modeled as an aggregate constraint without accounting for competing land uses, public acceptance, or environmental protection considerations. In practice, land suitability for renewable deployment is influenced by regulatory, social, and ecological factors that may impose additional restrictions beyond the total available area considered here.</w:t>
      </w:r>
    </w:p>
    <w:p w14:paraId="3B30DCCD" w14:textId="77777777" w:rsidR="00B42748" w:rsidRPr="00B42748" w:rsidRDefault="00B42748" w:rsidP="008034E5">
      <w:pPr>
        <w:bidi w:val="0"/>
        <w:rPr>
          <w:rFonts w:ascii="Calibri" w:hAnsi="Calibri" w:cs="Calibri"/>
          <w:rtl/>
        </w:rPr>
      </w:pPr>
    </w:p>
    <w:p w14:paraId="5C9380DC" w14:textId="77777777" w:rsidR="00B42748" w:rsidRPr="00B42748" w:rsidRDefault="00F903DB" w:rsidP="008034E5">
      <w:pPr>
        <w:bidi w:val="0"/>
        <w:rPr>
          <w:rFonts w:ascii="Calibri" w:hAnsi="Calibri" w:cs="Calibri"/>
        </w:rPr>
      </w:pPr>
      <w:r>
        <w:rPr>
          <w:rFonts w:ascii="Calibri" w:hAnsi="Calibri" w:cs="Calibri"/>
        </w:rPr>
        <w:t>Finally, the optimization framework focuses on the electricity sector in isolation. Interactions with other energy sectors, such as transportation, heating, and industrial processes, are not included. Sector coupling could introduce additional flexibility options or constraints that affect both system costs and achievable renewable penetration.</w:t>
      </w:r>
    </w:p>
    <w:p w14:paraId="21C35057" w14:textId="77777777" w:rsidR="00B42748" w:rsidRPr="00B42748" w:rsidRDefault="00B42748" w:rsidP="008034E5">
      <w:pPr>
        <w:bidi w:val="0"/>
        <w:rPr>
          <w:rFonts w:ascii="Calibri" w:hAnsi="Calibri" w:cs="Calibri"/>
          <w:rtl/>
        </w:rPr>
      </w:pPr>
    </w:p>
    <w:p w14:paraId="3198A8F7" w14:textId="0E154140" w:rsidR="00B42748" w:rsidRPr="00C51AB3" w:rsidRDefault="00F903DB" w:rsidP="008034E5">
      <w:pPr>
        <w:bidi w:val="0"/>
        <w:rPr>
          <w:rFonts w:ascii="Calibri" w:hAnsi="Calibri" w:cs="Calibri"/>
          <w:rtl/>
        </w:rPr>
      </w:pPr>
      <w:r>
        <w:rPr>
          <w:rFonts w:ascii="Calibri" w:hAnsi="Calibri" w:cs="Calibri"/>
        </w:rPr>
        <w:t xml:space="preserve">Overall, these limitations reflect deliberate modeling choices aimed at balancing analytical tractability with system-level insight. The framework is intended to support comparative analysis of trade-offs and constraints rather than to serve as a </w:t>
      </w:r>
      <w:r>
        <w:rPr>
          <w:rFonts w:ascii="Calibri" w:hAnsi="Calibri" w:cs="Calibri"/>
        </w:rPr>
        <w:lastRenderedPageBreak/>
        <w:t>detailed operational or forecasting tool. Recognizing these boundaries is essential for placing the results in their appropriate planning and policy context.</w:t>
      </w:r>
      <w:r>
        <w:t xml:space="preserve"> </w:t>
      </w:r>
      <w:r>
        <w:rPr>
          <w:rFonts w:ascii="Calibri" w:hAnsi="Calibri" w:cs="Calibri"/>
        </w:rPr>
        <w:t>Accordingly, the results should be interpreted as comparative system insights rather than point forecasts of future system configurations.</w:t>
      </w:r>
    </w:p>
    <w:p w14:paraId="4C6DFFC4" w14:textId="77777777" w:rsidR="009A02D2" w:rsidRDefault="009A02D2" w:rsidP="008034E5">
      <w:pPr>
        <w:bidi w:val="0"/>
        <w:rPr>
          <w:rFonts w:ascii="Calibri" w:hAnsi="Calibri" w:cs="Calibri"/>
          <w:rtl/>
        </w:rPr>
      </w:pPr>
    </w:p>
    <w:p w14:paraId="346B2840" w14:textId="722234E6" w:rsidR="009A02D2" w:rsidRPr="009A02D2" w:rsidRDefault="00F903DB" w:rsidP="008034E5">
      <w:pPr>
        <w:pStyle w:val="Heading2"/>
        <w:bidi w:val="0"/>
        <w:rPr>
          <w:rtl/>
        </w:rPr>
      </w:pPr>
      <w:bookmarkStart w:id="125" w:name="_Toc223013410"/>
      <w:r>
        <w:t>4.6 Future research</w:t>
      </w:r>
      <w:bookmarkEnd w:id="125"/>
    </w:p>
    <w:p w14:paraId="0DF3E2FD" w14:textId="77777777" w:rsidR="009A02D2" w:rsidRPr="009A02D2" w:rsidRDefault="009A02D2" w:rsidP="008034E5">
      <w:pPr>
        <w:bidi w:val="0"/>
        <w:rPr>
          <w:rFonts w:ascii="Calibri" w:hAnsi="Calibri" w:cs="Calibri"/>
          <w:rtl/>
        </w:rPr>
      </w:pPr>
    </w:p>
    <w:p w14:paraId="6057BF2D" w14:textId="77777777" w:rsidR="009A02D2" w:rsidRDefault="00F903DB" w:rsidP="008034E5">
      <w:pPr>
        <w:bidi w:val="0"/>
        <w:rPr>
          <w:rFonts w:ascii="Calibri" w:hAnsi="Calibri" w:cs="Calibri"/>
        </w:rPr>
      </w:pPr>
      <w:r>
        <w:rPr>
          <w:rFonts w:ascii="Calibri" w:hAnsi="Calibri" w:cs="Calibri"/>
        </w:rPr>
        <w:t>The results and limitations of this study point to several directions for future research that could extend and refine the insights presented here. These directions aim to deepen the understanding of system trade-offs, enhance model realism, and support more detailed policy analysis.</w:t>
      </w:r>
    </w:p>
    <w:p w14:paraId="16448EB6" w14:textId="77777777" w:rsidR="001E50D1" w:rsidRDefault="001E50D1" w:rsidP="008034E5">
      <w:pPr>
        <w:bidi w:val="0"/>
        <w:rPr>
          <w:rFonts w:ascii="Calibri" w:hAnsi="Calibri" w:cs="Calibri"/>
        </w:rPr>
      </w:pPr>
    </w:p>
    <w:p w14:paraId="763F3E3C" w14:textId="2981A536" w:rsidR="001E50D1" w:rsidRPr="009A02D2" w:rsidRDefault="00F903DB" w:rsidP="008034E5">
      <w:pPr>
        <w:bidi w:val="0"/>
        <w:rPr>
          <w:rFonts w:ascii="Calibri" w:hAnsi="Calibri" w:cs="Calibri"/>
        </w:rPr>
      </w:pPr>
      <w:r>
        <w:rPr>
          <w:rFonts w:ascii="Calibri" w:hAnsi="Calibri" w:cs="Calibri"/>
        </w:rPr>
        <w:t>A central direction for future research concerns the exploration of the parameter space itself. While each scenario analyzed in this study represents an optimal solution under a fixed set of exogenously defined constraints and assumptions, the analysis does not seek to identify globally optimal system designs across the full range of possible parameter combinations. Future work could therefore extend the framework by systematically varying key parameters, such as budget limits, land availability, technology portfolios, and policy constraints, and by embedding these variations within higher-level optimization or adaptive search procedures. Such an approach would enable the identification of parameter regimes that yield the most favorable trade-offs between cost, emissions, and feasibility, rather than treating these regimes as externally imposed.</w:t>
      </w:r>
    </w:p>
    <w:p w14:paraId="214E1530" w14:textId="77777777" w:rsidR="009A02D2" w:rsidRPr="009A02D2" w:rsidRDefault="009A02D2" w:rsidP="008034E5">
      <w:pPr>
        <w:bidi w:val="0"/>
        <w:rPr>
          <w:rFonts w:ascii="Calibri" w:hAnsi="Calibri" w:cs="Calibri"/>
          <w:rtl/>
        </w:rPr>
      </w:pPr>
    </w:p>
    <w:p w14:paraId="4B8FA53C" w14:textId="77777777" w:rsidR="009A02D2" w:rsidRPr="009A02D2" w:rsidRDefault="00F903DB" w:rsidP="008034E5">
      <w:pPr>
        <w:bidi w:val="0"/>
        <w:rPr>
          <w:rFonts w:ascii="Calibri" w:hAnsi="Calibri" w:cs="Calibri"/>
        </w:rPr>
      </w:pPr>
      <w:r>
        <w:rPr>
          <w:rFonts w:ascii="Calibri" w:hAnsi="Calibri" w:cs="Calibri"/>
        </w:rPr>
        <w:t>A first natural extension concerns the treatment of uncertainty. Future work could incorporate multiple demand trajectories, reflecting alternative assumptions regarding population growth, electrification of end-use sectors, and efficiency improvements. Similarly, uncertainty in technology costs, fuel prices, and emissions pricing could be addressed through stochastic or robust optimization approaches, allowing for a systematic evaluation of risk and resilience under uncertain futures.</w:t>
      </w:r>
    </w:p>
    <w:p w14:paraId="60C2BD9F" w14:textId="77777777" w:rsidR="009A02D2" w:rsidRPr="009A02D2" w:rsidRDefault="009A02D2" w:rsidP="008034E5">
      <w:pPr>
        <w:bidi w:val="0"/>
        <w:rPr>
          <w:rFonts w:ascii="Calibri" w:hAnsi="Calibri" w:cs="Calibri"/>
          <w:rtl/>
        </w:rPr>
      </w:pPr>
    </w:p>
    <w:p w14:paraId="29F159E6" w14:textId="77777777" w:rsidR="009A02D2" w:rsidRPr="009A02D2" w:rsidRDefault="00F903DB" w:rsidP="008034E5">
      <w:pPr>
        <w:bidi w:val="0"/>
        <w:rPr>
          <w:rFonts w:ascii="Calibri" w:hAnsi="Calibri" w:cs="Calibri"/>
        </w:rPr>
      </w:pPr>
      <w:r>
        <w:rPr>
          <w:rFonts w:ascii="Calibri" w:hAnsi="Calibri" w:cs="Calibri"/>
        </w:rPr>
        <w:t>Second, greater spatial resolution represents an important avenue for further research. Integrating geographically explicit land availability, renewable resource quality, and transmission constraints would enable a more realistic assessment of deployment feasibility and infrastructure needs. Such an extension could reveal regional bottlenecks, trade-offs between centralized and distributed generation, and the role of grid reinforcement in supporting high renewable penetration.</w:t>
      </w:r>
    </w:p>
    <w:p w14:paraId="2B129DEE" w14:textId="77777777" w:rsidR="009A02D2" w:rsidRPr="009A02D2" w:rsidRDefault="009A02D2" w:rsidP="008034E5">
      <w:pPr>
        <w:bidi w:val="0"/>
        <w:rPr>
          <w:rFonts w:ascii="Calibri" w:hAnsi="Calibri" w:cs="Calibri"/>
          <w:rtl/>
        </w:rPr>
      </w:pPr>
    </w:p>
    <w:p w14:paraId="044170FB" w14:textId="77777777" w:rsidR="009A02D2" w:rsidRPr="009A02D2" w:rsidRDefault="00F903DB" w:rsidP="008034E5">
      <w:pPr>
        <w:bidi w:val="0"/>
        <w:rPr>
          <w:rFonts w:ascii="Calibri" w:hAnsi="Calibri" w:cs="Calibri"/>
        </w:rPr>
      </w:pPr>
      <w:r>
        <w:rPr>
          <w:rFonts w:ascii="Calibri" w:hAnsi="Calibri" w:cs="Calibri"/>
        </w:rPr>
        <w:t>Third, future studies could explicitly model sector coupling between electricity, transportation, heating, and industry. Electrification of transport and heating may significantly alter demand profiles and introduce new flexibility options, such as vehicle-to-grid services or thermal storage. Including these interactions would provide a more comprehensive picture of the energy system and its decarbonization potential.</w:t>
      </w:r>
    </w:p>
    <w:p w14:paraId="5D980587" w14:textId="77777777" w:rsidR="009A02D2" w:rsidRPr="009A02D2" w:rsidRDefault="009A02D2" w:rsidP="008034E5">
      <w:pPr>
        <w:bidi w:val="0"/>
        <w:rPr>
          <w:rFonts w:ascii="Calibri" w:hAnsi="Calibri" w:cs="Calibri"/>
          <w:rtl/>
        </w:rPr>
      </w:pPr>
    </w:p>
    <w:p w14:paraId="2C18FCA9" w14:textId="77777777" w:rsidR="009A02D2" w:rsidRPr="009A02D2" w:rsidRDefault="00F903DB" w:rsidP="008034E5">
      <w:pPr>
        <w:bidi w:val="0"/>
        <w:rPr>
          <w:rFonts w:ascii="Calibri" w:hAnsi="Calibri" w:cs="Calibri"/>
        </w:rPr>
      </w:pPr>
      <w:r>
        <w:rPr>
          <w:rFonts w:ascii="Calibri" w:hAnsi="Calibri" w:cs="Calibri"/>
        </w:rPr>
        <w:lastRenderedPageBreak/>
        <w:t>Fourth, the representation of storage and flexibility could be expanded to include a broader portfolio of technologies, demand response, and flexible industrial loads. Exploring the relative roles of these options could help identify cost-effective alternatives to large-scale battery deployment, particularly at very high renewable shares.</w:t>
      </w:r>
    </w:p>
    <w:p w14:paraId="55A1B975" w14:textId="77777777" w:rsidR="009A02D2" w:rsidRPr="009A02D2" w:rsidRDefault="009A02D2" w:rsidP="008034E5">
      <w:pPr>
        <w:bidi w:val="0"/>
        <w:rPr>
          <w:rFonts w:ascii="Calibri" w:hAnsi="Calibri" w:cs="Calibri"/>
          <w:rtl/>
        </w:rPr>
      </w:pPr>
    </w:p>
    <w:p w14:paraId="3854A415" w14:textId="77777777" w:rsidR="009A02D2" w:rsidRPr="009A02D2" w:rsidRDefault="00F903DB" w:rsidP="008034E5">
      <w:pPr>
        <w:bidi w:val="0"/>
        <w:rPr>
          <w:rFonts w:ascii="Calibri" w:hAnsi="Calibri" w:cs="Calibri"/>
        </w:rPr>
      </w:pPr>
      <w:r>
        <w:rPr>
          <w:rFonts w:ascii="Calibri" w:hAnsi="Calibri" w:cs="Calibri"/>
        </w:rPr>
        <w:t>Finally, future research could place greater emphasis on policy design and institutional factors. This includes evaluating the impact of land-use regulations, permitting processes, public acceptance, and alternative emissions pricing schemes. Linking the optimization framework to policy instruments would allow for a more direct assessment of how regulatory choices shape feasible and cost-efficient decarbonization pathways.</w:t>
      </w:r>
    </w:p>
    <w:p w14:paraId="222786A8" w14:textId="77777777" w:rsidR="009A02D2" w:rsidRPr="009A02D2" w:rsidRDefault="009A02D2" w:rsidP="008034E5">
      <w:pPr>
        <w:bidi w:val="0"/>
        <w:rPr>
          <w:rFonts w:ascii="Calibri" w:hAnsi="Calibri" w:cs="Calibri"/>
          <w:rtl/>
        </w:rPr>
      </w:pPr>
    </w:p>
    <w:p w14:paraId="5AD2F806" w14:textId="41DE6A6A" w:rsidR="00374150" w:rsidRDefault="00F903DB" w:rsidP="008034E5">
      <w:pPr>
        <w:bidi w:val="0"/>
        <w:rPr>
          <w:rFonts w:ascii="Calibri" w:hAnsi="Calibri" w:cs="Calibri"/>
        </w:rPr>
      </w:pPr>
      <w:r>
        <w:rPr>
          <w:rFonts w:ascii="Calibri" w:hAnsi="Calibri" w:cs="Calibri"/>
        </w:rPr>
        <w:t>Taken together, these research directions highlight that the present study should be viewed as a foundational framework rather than a final prescription, providing a structured platform for both deeper system realism and systematic exploration of design and policy parameter spaces.</w:t>
      </w:r>
    </w:p>
    <w:p w14:paraId="163FBBD7" w14:textId="77777777" w:rsidR="00374150" w:rsidRDefault="00374150" w:rsidP="008034E5">
      <w:pPr>
        <w:bidi w:val="0"/>
        <w:rPr>
          <w:rFonts w:ascii="Calibri" w:hAnsi="Calibri" w:cs="Calibri"/>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26" w:name="_Toc209882164"/>
      <w:bookmarkStart w:id="127" w:name="_Toc209900274"/>
      <w:bookmarkStart w:id="128" w:name="_Toc209901120"/>
      <w:bookmarkStart w:id="129" w:name="_Toc223013411"/>
      <w:r>
        <w:t>Conclusions</w:t>
      </w:r>
      <w:bookmarkEnd w:id="126"/>
      <w:bookmarkEnd w:id="127"/>
      <w:bookmarkEnd w:id="128"/>
      <w:bookmarkEnd w:id="129"/>
    </w:p>
    <w:p w14:paraId="490D7F43" w14:textId="77777777" w:rsidR="000C0DE4" w:rsidRPr="000C0DE4" w:rsidRDefault="000C0DE4" w:rsidP="008034E5">
      <w:pPr>
        <w:bidi w:val="0"/>
        <w:rPr>
          <w:rtl/>
        </w:rPr>
      </w:pPr>
    </w:p>
    <w:p w14:paraId="405BF5F7" w14:textId="34286DEA" w:rsidR="002C698C" w:rsidRPr="002C698C" w:rsidRDefault="00F903DB" w:rsidP="00C53924">
      <w:pPr>
        <w:bidi w:val="0"/>
        <w:rPr>
          <w:rFonts w:ascii="Calibri" w:hAnsi="Calibri" w:cs="Calibri"/>
        </w:rPr>
      </w:pPr>
      <w:r>
        <w:rPr>
          <w:rFonts w:ascii="Calibri" w:hAnsi="Calibri" w:cs="Calibri"/>
        </w:rPr>
        <w:t>This study developed and applied an optimization-based framework to examine cost-efficient pathways toward high renewable penetration in a national-scale electricity system under economic, spatial, and emissions-related constraints. By systematically exploring a wide solution space and subsequently narrowing the analysis to economically efficient configurations, the work provides both quantitative insights and structural understanding of the trade-offs governing long-term power system decarbonization. The results demonstrate that high renewable penetration is technically feasible within the modeled system but is inherently constrained by the joint interaction of land availability, infrastructure scale, and system cost.</w:t>
      </w:r>
      <w:r>
        <w:rPr>
          <w:rFonts w:ascii="Calibri" w:hAnsi="Calibri" w:cs="Calibri"/>
        </w:rPr>
        <w:br/>
        <w:t>Across the full scenario space, increases in renewable share are consistently associated with higher solar deployment, expanded storage requirements, increased land use, and declining emissions. These relationships remain robust after filtering scenarios based on economic efficiency, indicating that they reflect fundamental system characteristics rather than artifacts of extreme or inefficient solutions.</w:t>
      </w:r>
    </w:p>
    <w:p w14:paraId="22F7EA7C" w14:textId="77777777" w:rsidR="002C698C" w:rsidRPr="002C698C" w:rsidRDefault="002C698C" w:rsidP="008034E5">
      <w:pPr>
        <w:bidi w:val="0"/>
        <w:rPr>
          <w:rFonts w:ascii="Calibri" w:hAnsi="Calibri" w:cs="Calibri"/>
          <w:rtl/>
        </w:rPr>
      </w:pPr>
    </w:p>
    <w:p w14:paraId="306DDC20" w14:textId="38A46BE4" w:rsidR="002C698C" w:rsidRPr="00C5459E" w:rsidRDefault="00F903DB" w:rsidP="008034E5">
      <w:pPr>
        <w:bidi w:val="0"/>
        <w:rPr>
          <w:rFonts w:ascii="Calibri" w:hAnsi="Calibri" w:cs="Calibri"/>
          <w:rtl/>
        </w:rPr>
      </w:pPr>
      <w:r>
        <w:rPr>
          <w:rFonts w:ascii="Calibri" w:hAnsi="Calibri" w:cs="Calibri"/>
        </w:rPr>
        <w:t>A central finding of this work is that economic efficiency acts primarily as a constraining force on the magnitude of infrastructure expansion rather than on its technological composition. Cost-efficient solutions retain the same core system structure as the broader feasible space, dominated by solar generation, supported by battery storage, and complemented by dispatchable capacity for system reliability. The average cost-based selection narrows the range of feasible configurations but does not alter the underlying mechanisms required to achieve deep emissions reductions.</w:t>
      </w:r>
    </w:p>
    <w:p w14:paraId="50638590" w14:textId="76FBC987" w:rsidR="002C698C" w:rsidRDefault="00F903DB" w:rsidP="008034E5">
      <w:pPr>
        <w:bidi w:val="0"/>
        <w:rPr>
          <w:rFonts w:ascii="Calibri" w:hAnsi="Calibri" w:cs="Calibri"/>
        </w:rPr>
      </w:pPr>
      <w:r>
        <w:rPr>
          <w:rFonts w:ascii="Calibri" w:hAnsi="Calibri" w:cs="Calibri"/>
        </w:rPr>
        <w:lastRenderedPageBreak/>
        <w:t>The analysis further highlights the role of land as a binding physical constraint in renewable-dominated systems within the present modeling framework. Even under economically efficient configurations, achieving high renewable shares necessitates substantial land allocation for solar deployment. Since land availability is represented as a feasibility constraint rather than a monetized component of system cost, its influence on renewable penetration reflects spatial limits rather than implicit economic valuation. This finding underscores that decarbonization of the electricity sector is not solely a technological or economic challenge, but also a spatial planning consideration that must be addressed explicitly in long-term energy strategies.</w:t>
      </w:r>
    </w:p>
    <w:p w14:paraId="289F1E0D" w14:textId="77777777" w:rsidR="00747623" w:rsidRPr="00747623" w:rsidRDefault="00747623" w:rsidP="00747623">
      <w:pPr>
        <w:bidi w:val="0"/>
        <w:rPr>
          <w:rFonts w:ascii="Calibri" w:hAnsi="Calibri" w:cs="Calibri"/>
          <w:rtl/>
        </w:rPr>
      </w:pPr>
    </w:p>
    <w:p w14:paraId="1507C84C" w14:textId="77777777" w:rsidR="002C698C" w:rsidRPr="002C698C" w:rsidRDefault="00F903DB" w:rsidP="008034E5">
      <w:pPr>
        <w:bidi w:val="0"/>
        <w:rPr>
          <w:rFonts w:ascii="Calibri" w:hAnsi="Calibri" w:cs="Calibri"/>
        </w:rPr>
      </w:pPr>
      <w:r>
        <w:rPr>
          <w:rFonts w:ascii="Calibri" w:hAnsi="Calibri" w:cs="Calibri"/>
        </w:rPr>
        <w:t>From a cost perspective, the decomposition of system expenditures reveals that the economic burden of decarbonization is driven predominantly by capital investments in renewable generation and storage infrastructure. While fossil-dominated configurations may appear cost-competitive when considering direct system costs alone, a significant portion of their true cost arises from externalities associated with air pollution and greenhouse gas emissions. Accounting for these external costs substantially reduces the apparent advantage of fossil-based systems and strengthens the economic case for renewable deployment.</w:t>
      </w:r>
    </w:p>
    <w:p w14:paraId="669BC886" w14:textId="77777777" w:rsidR="002C698C" w:rsidRPr="002C698C" w:rsidRDefault="002C698C" w:rsidP="008034E5">
      <w:pPr>
        <w:bidi w:val="0"/>
        <w:rPr>
          <w:rFonts w:ascii="Calibri" w:hAnsi="Calibri" w:cs="Calibri"/>
          <w:rtl/>
        </w:rPr>
      </w:pPr>
    </w:p>
    <w:p w14:paraId="0168B060" w14:textId="647D8C43" w:rsidR="002C698C" w:rsidRPr="002C698C" w:rsidRDefault="00F903DB" w:rsidP="008110E6">
      <w:pPr>
        <w:bidi w:val="0"/>
        <w:rPr>
          <w:rFonts w:ascii="Calibri" w:hAnsi="Calibri" w:cs="Calibri"/>
        </w:rPr>
      </w:pPr>
      <w:r>
        <w:rPr>
          <w:rFonts w:ascii="Calibri" w:hAnsi="Calibri" w:cs="Calibri"/>
        </w:rPr>
        <w:t>The local sensitivity analysis provides additional insight into system robustness around economically efficient configurations. The results show that cost-efficient high-renewable solutions operate within a relatively narrow feasibility envelope. Reductions in available budget or land led to sharp declines in achievable renewable penetration, whereas relaxing these constraints beyond the base case yields diminishing returns. This asymmetry suggests that maintaining minimum enabling conditions is more critical for system performance than pursuing marginal expansions of already non-binding constraints.</w:t>
      </w:r>
    </w:p>
    <w:p w14:paraId="2842F15F" w14:textId="77777777" w:rsidR="002C698C" w:rsidRPr="002C698C" w:rsidRDefault="002C698C" w:rsidP="008034E5">
      <w:pPr>
        <w:bidi w:val="0"/>
        <w:rPr>
          <w:rFonts w:ascii="Calibri" w:hAnsi="Calibri" w:cs="Calibri"/>
          <w:rtl/>
        </w:rPr>
      </w:pPr>
    </w:p>
    <w:p w14:paraId="2B32A095" w14:textId="1B2EBDDF" w:rsidR="002C698C" w:rsidRPr="002C698C" w:rsidRDefault="00F903DB" w:rsidP="008034E5">
      <w:pPr>
        <w:bidi w:val="0"/>
        <w:rPr>
          <w:rFonts w:ascii="Calibri" w:hAnsi="Calibri" w:cs="Calibri"/>
        </w:rPr>
      </w:pPr>
      <w:r>
        <w:rPr>
          <w:rFonts w:ascii="Calibri" w:hAnsi="Calibri" w:cs="Calibri"/>
        </w:rPr>
        <w:t>Taken together, the findings of this study suggest that successful transition toward a low-emissions electricity system depends less on identifying a single optimal solution and more on managing a coherent set of constraints over time. Policies aimed at deep decarbonization should therefore prioritize integrated planning across economic, spatial, and environmental dimensions. Coordinated approaches that align land-use planning, infrastructure investment, and emissions pricing are likely to be more effective than isolated policy instruments.</w:t>
      </w:r>
    </w:p>
    <w:p w14:paraId="504735A7" w14:textId="77777777" w:rsidR="002C698C" w:rsidRPr="002C698C" w:rsidRDefault="002C698C" w:rsidP="008034E5">
      <w:pPr>
        <w:bidi w:val="0"/>
        <w:rPr>
          <w:rFonts w:ascii="Calibri" w:hAnsi="Calibri" w:cs="Calibri"/>
          <w:rtl/>
        </w:rPr>
      </w:pPr>
    </w:p>
    <w:p w14:paraId="56E22EBB" w14:textId="596F9642" w:rsidR="002C698C" w:rsidRPr="002C698C" w:rsidRDefault="00F903DB" w:rsidP="008034E5">
      <w:pPr>
        <w:bidi w:val="0"/>
        <w:rPr>
          <w:rFonts w:ascii="Calibri" w:hAnsi="Calibri" w:cs="Calibri"/>
          <w:rtl/>
        </w:rPr>
      </w:pPr>
      <w:r>
        <w:rPr>
          <w:rFonts w:ascii="Calibri" w:hAnsi="Calibri" w:cs="Calibri"/>
        </w:rPr>
        <w:t>In terms of scientific contribution, this work provides a structured framework for analyzing, within a clearly defined scenario space, the interplay between cost efficiency, land use, and emissions in long-term power system planning.</w:t>
      </w:r>
      <w:r>
        <w:rPr>
          <w:rFonts w:ascii="Calibri" w:hAnsi="Calibri" w:cs="Calibri"/>
        </w:rPr>
        <w:br/>
        <w:t>By combining large-scale scenario exploration with focused economic filtering and robust analysis, the study offers a transparent and transferable methodology particularly relevant for land-constrained and densely populated countries, where spatial scarcity may become a dominant bottleneck in deep decarbonization pathways. In such contexts, the interaction between land allocation, infrastructure scale, and system cost is likely to play a central role in shaping feasible energy transitions.</w:t>
      </w:r>
    </w:p>
    <w:p w14:paraId="3E27A309" w14:textId="77777777" w:rsidR="002C698C" w:rsidRPr="002C698C" w:rsidRDefault="002C698C" w:rsidP="008034E5">
      <w:pPr>
        <w:bidi w:val="0"/>
        <w:rPr>
          <w:rFonts w:ascii="Calibri" w:hAnsi="Calibri" w:cs="Calibri"/>
          <w:rtl/>
        </w:rPr>
      </w:pPr>
    </w:p>
    <w:p w14:paraId="3BDFA9B5" w14:textId="11A667B7" w:rsidR="00DF3096" w:rsidRDefault="00F903DB" w:rsidP="008034E5">
      <w:pPr>
        <w:bidi w:val="0"/>
      </w:pPr>
      <w:r>
        <w:rPr>
          <w:rFonts w:ascii="Calibri" w:hAnsi="Calibri" w:cs="Calibri"/>
        </w:rPr>
        <w:lastRenderedPageBreak/>
        <w:t>Overall, the conclusions reinforce that deep decarbonization of the electricity sector is achievable, but not without trade-offs. Recognizing and explicitly addressing these trade-offs is essential for designing resilient, economically viable, and socially acceptable energy transitions.</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pStyle w:val="Heading1"/>
        <w:bidi w:val="0"/>
        <w:ind w:left="360"/>
      </w:pPr>
      <w:bookmarkStart w:id="130" w:name="_Toc209882165"/>
      <w:bookmarkStart w:id="131" w:name="_Toc209900275"/>
      <w:bookmarkStart w:id="132" w:name="_Toc209901121"/>
      <w:bookmarkEnd w:id="15"/>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5C4BF4C4" w14:textId="77777777" w:rsidR="00CA43D5" w:rsidRDefault="00CA43D5" w:rsidP="00CA43D5">
      <w:pPr>
        <w:bidi w:val="0"/>
      </w:pPr>
    </w:p>
    <w:p w14:paraId="56902A6C" w14:textId="77777777" w:rsidR="00CA43D5" w:rsidRDefault="00CA43D5" w:rsidP="00CA43D5">
      <w:pPr>
        <w:bidi w:val="0"/>
      </w:pPr>
    </w:p>
    <w:p w14:paraId="031607B2" w14:textId="77777777" w:rsidR="00CA43D5" w:rsidRDefault="00CA43D5" w:rsidP="00CA43D5">
      <w:pPr>
        <w:bidi w:val="0"/>
      </w:pPr>
    </w:p>
    <w:p w14:paraId="3830A019" w14:textId="77777777" w:rsidR="00CA43D5" w:rsidRDefault="00CA43D5" w:rsidP="00CA43D5">
      <w:pPr>
        <w:bidi w:val="0"/>
      </w:pPr>
    </w:p>
    <w:p w14:paraId="4C233B40" w14:textId="77777777" w:rsidR="00CA43D5" w:rsidRDefault="00CA43D5" w:rsidP="00CA43D5">
      <w:pPr>
        <w:bidi w:val="0"/>
      </w:pPr>
    </w:p>
    <w:p w14:paraId="1594AB46" w14:textId="77777777" w:rsidR="00CA43D5" w:rsidRDefault="00CA43D5" w:rsidP="00CA43D5">
      <w:pPr>
        <w:bidi w:val="0"/>
      </w:pPr>
    </w:p>
    <w:p w14:paraId="2CC0C870" w14:textId="77777777" w:rsidR="00CA43D5" w:rsidRDefault="00CA43D5" w:rsidP="00CA43D5">
      <w:pPr>
        <w:bidi w:val="0"/>
      </w:pPr>
    </w:p>
    <w:p w14:paraId="076C4BF2" w14:textId="77777777" w:rsidR="00CA43D5" w:rsidRDefault="00CA43D5" w:rsidP="00CA43D5">
      <w:pPr>
        <w:bidi w:val="0"/>
      </w:pPr>
    </w:p>
    <w:p w14:paraId="7E7C5A68" w14:textId="77777777" w:rsidR="00CA43D5" w:rsidRDefault="00CA43D5" w:rsidP="00CA43D5">
      <w:pPr>
        <w:bidi w:val="0"/>
      </w:pPr>
    </w:p>
    <w:p w14:paraId="78F50734" w14:textId="77777777" w:rsidR="00CA43D5" w:rsidRDefault="00CA43D5" w:rsidP="00CA43D5">
      <w:pPr>
        <w:bidi w:val="0"/>
      </w:pPr>
    </w:p>
    <w:p w14:paraId="1B73B4C0" w14:textId="77777777" w:rsidR="00CA43D5" w:rsidRDefault="00CA43D5" w:rsidP="00CA43D5">
      <w:pPr>
        <w:bidi w:val="0"/>
      </w:pPr>
    </w:p>
    <w:p w14:paraId="6BA71463" w14:textId="77777777" w:rsidR="00CA43D5" w:rsidRDefault="00CA43D5" w:rsidP="00CA43D5">
      <w:pPr>
        <w:bidi w:val="0"/>
      </w:pPr>
    </w:p>
    <w:p w14:paraId="395E944A" w14:textId="77777777" w:rsidR="00CA43D5" w:rsidRDefault="00CA43D5" w:rsidP="00CA43D5">
      <w:pPr>
        <w:bidi w:val="0"/>
      </w:pPr>
    </w:p>
    <w:p w14:paraId="4A6B759B" w14:textId="77777777" w:rsidR="00CA43D5" w:rsidRDefault="00CA43D5" w:rsidP="00CA43D5">
      <w:pPr>
        <w:bidi w:val="0"/>
      </w:pPr>
    </w:p>
    <w:p w14:paraId="5E78C069" w14:textId="77777777" w:rsidR="00CA43D5" w:rsidRDefault="00CA43D5" w:rsidP="00CA43D5">
      <w:pPr>
        <w:bidi w:val="0"/>
      </w:pPr>
    </w:p>
    <w:p w14:paraId="465B298B" w14:textId="77777777" w:rsidR="00CA43D5" w:rsidRDefault="00CA43D5" w:rsidP="00CA43D5">
      <w:pPr>
        <w:bidi w:val="0"/>
      </w:pPr>
    </w:p>
    <w:p w14:paraId="1AA87D65" w14:textId="77777777" w:rsidR="00CA43D5" w:rsidRDefault="00CA43D5" w:rsidP="00CA43D5">
      <w:pPr>
        <w:bidi w:val="0"/>
      </w:pPr>
    </w:p>
    <w:p w14:paraId="2F303C22" w14:textId="77777777" w:rsidR="00CA43D5" w:rsidRDefault="00CA43D5" w:rsidP="00CA43D5">
      <w:pPr>
        <w:bidi w:val="0"/>
      </w:pPr>
    </w:p>
    <w:p w14:paraId="0782318C" w14:textId="77777777" w:rsidR="00CA43D5" w:rsidRDefault="00CA43D5" w:rsidP="00CA43D5">
      <w:pPr>
        <w:bidi w:val="0"/>
      </w:pPr>
    </w:p>
    <w:p w14:paraId="06E03751" w14:textId="77777777" w:rsidR="00CA43D5" w:rsidRDefault="00CA43D5" w:rsidP="00CA43D5">
      <w:pPr>
        <w:bidi w:val="0"/>
      </w:pPr>
    </w:p>
    <w:p w14:paraId="1B34D5DE" w14:textId="77777777" w:rsidR="00CA43D5" w:rsidRDefault="00CA43D5" w:rsidP="00CA43D5">
      <w:pPr>
        <w:bidi w:val="0"/>
      </w:pPr>
    </w:p>
    <w:p w14:paraId="18A117A9" w14:textId="77777777" w:rsidR="00CA43D5" w:rsidRDefault="00CA43D5" w:rsidP="00CA43D5">
      <w:pPr>
        <w:bidi w:val="0"/>
      </w:pPr>
    </w:p>
    <w:p w14:paraId="09898300" w14:textId="77777777" w:rsidR="00CA43D5" w:rsidRDefault="00CA43D5" w:rsidP="00CA43D5">
      <w:pPr>
        <w:bidi w:val="0"/>
      </w:pPr>
    </w:p>
    <w:p w14:paraId="320971B8" w14:textId="77777777" w:rsidR="00374150" w:rsidRDefault="00374150" w:rsidP="008034E5">
      <w:pPr>
        <w:bidi w:val="0"/>
      </w:pPr>
    </w:p>
    <w:p w14:paraId="51EAB146" w14:textId="77777777" w:rsidR="00374150" w:rsidRDefault="00374150" w:rsidP="008034E5">
      <w:pPr>
        <w:bidi w:val="0"/>
      </w:pPr>
    </w:p>
    <w:p w14:paraId="2F0E1E18" w14:textId="77777777" w:rsidR="00820C63" w:rsidRDefault="00820C63" w:rsidP="008034E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33" w:name="_Toc223013412"/>
      <w:r>
        <w:t>References</w:t>
      </w:r>
      <w:bookmarkEnd w:id="130"/>
      <w:bookmarkEnd w:id="131"/>
      <w:bookmarkEnd w:id="132"/>
      <w:bookmarkEnd w:id="133"/>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lastRenderedPageBreak/>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0"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lastRenderedPageBreak/>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lastRenderedPageBreak/>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41"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34" w:name="_Toc209882166"/>
      <w:bookmarkStart w:id="135" w:name="_Toc209900276"/>
      <w:bookmarkStart w:id="136" w:name="_Toc209901122"/>
      <w:bookmarkStart w:id="137" w:name="_Toc223013413"/>
      <w:r>
        <w:t>Appendix</w:t>
      </w:r>
      <w:bookmarkEnd w:id="134"/>
      <w:bookmarkEnd w:id="135"/>
      <w:bookmarkEnd w:id="136"/>
      <w:bookmarkEnd w:id="137"/>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77777777" w:rsidR="004F2BAF" w:rsidRPr="004F2BAF" w:rsidRDefault="00F903DB" w:rsidP="008034E5">
      <w:pPr>
        <w:numPr>
          <w:ilvl w:val="0"/>
          <w:numId w:val="35"/>
        </w:numPr>
        <w:bidi w:val="0"/>
        <w:rPr>
          <w:rFonts w:ascii="Calibri" w:hAnsi="Calibri" w:cs="Calibri"/>
        </w:rPr>
      </w:pPr>
      <w:r>
        <w:rPr>
          <w:rFonts w:ascii="Calibri" w:hAnsi="Calibri" w:cs="Calibri"/>
        </w:rPr>
        <w:t>Solar PV (base year): 0.03695 tCO₂/MWh</w:t>
      </w:r>
    </w:p>
    <w:p w14:paraId="684B0C1C" w14:textId="77777777" w:rsidR="004F2BAF" w:rsidRPr="004F2BAF" w:rsidRDefault="00F903DB" w:rsidP="008034E5">
      <w:pPr>
        <w:numPr>
          <w:ilvl w:val="0"/>
          <w:numId w:val="35"/>
        </w:numPr>
        <w:bidi w:val="0"/>
        <w:rPr>
          <w:rFonts w:ascii="Calibri" w:hAnsi="Calibri" w:cs="Calibri"/>
        </w:rPr>
      </w:pPr>
      <w:r>
        <w:rPr>
          <w:rFonts w:ascii="Calibri" w:hAnsi="Calibri" w:cs="Calibri"/>
        </w:rPr>
        <w:t>Natural gas: 0.450 tCO₂/MWh</w:t>
      </w:r>
    </w:p>
    <w:p w14:paraId="221C7F77" w14:textId="77777777" w:rsidR="004F2BAF" w:rsidRPr="004F2BAF" w:rsidRDefault="00F903DB" w:rsidP="008034E5">
      <w:pPr>
        <w:numPr>
          <w:ilvl w:val="0"/>
          <w:numId w:val="35"/>
        </w:numPr>
        <w:bidi w:val="0"/>
        <w:rPr>
          <w:rFonts w:ascii="Calibri" w:hAnsi="Calibri" w:cs="Calibri"/>
        </w:rPr>
      </w:pPr>
      <w:r>
        <w:rPr>
          <w:rFonts w:ascii="Calibri" w:hAnsi="Calibri" w:cs="Calibri"/>
        </w:rPr>
        <w:t>Coal: 0.820 tCO₂/MWh</w:t>
      </w:r>
    </w:p>
    <w:p w14:paraId="3A52C449" w14:textId="77777777" w:rsidR="004F2BAF" w:rsidRPr="004F2BAF" w:rsidRDefault="00F903DB" w:rsidP="008034E5">
      <w:pPr>
        <w:numPr>
          <w:ilvl w:val="0"/>
          <w:numId w:val="35"/>
        </w:numPr>
        <w:bidi w:val="0"/>
        <w:rPr>
          <w:rFonts w:ascii="Calibri" w:hAnsi="Calibri" w:cs="Calibri"/>
        </w:rPr>
      </w:pPr>
      <w:r>
        <w:rPr>
          <w:rFonts w:ascii="Calibri" w:hAnsi="Calibri" w:cs="Calibri"/>
        </w:rPr>
        <w:t>Battery storage (base year): 0.040 tCO₂/MWh</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18C4AB21" w14:textId="77777777" w:rsidR="004F2BAF" w:rsidRPr="004F2BAF" w:rsidRDefault="00F903DB" w:rsidP="008034E5">
      <w:pPr>
        <w:bidi w:val="0"/>
        <w:rPr>
          <w:rFonts w:ascii="Calibri" w:hAnsi="Calibri" w:cs="Calibri"/>
        </w:rPr>
      </w:pPr>
      <w:r>
        <w:rPr>
          <w:rFonts w:ascii="Calibri" w:hAnsi="Calibri" w:cs="Calibri"/>
        </w:rPr>
        <w:t>For solar photovoltaic generation, emissions are modeled as time-dependent life-cycle emissions. The baseline emission factor of 0.03695 tCO₂/MWh in the base year is assumed to decline by 7 percent annually until the target year. This assumption reflects continued decarbonization of upstream manufacturing processes, electricity inputs, and global supply chains, consistent with the empirical trends reported by Cordova, Kissinger, and Riemer (2024).</w:t>
      </w:r>
    </w:p>
    <w:p w14:paraId="4BE5C0A4" w14:textId="77777777" w:rsidR="004F2BAF" w:rsidRPr="004F2BAF" w:rsidRDefault="00F903DB" w:rsidP="008034E5">
      <w:pPr>
        <w:bidi w:val="0"/>
        <w:rPr>
          <w:rFonts w:ascii="Calibri" w:hAnsi="Calibri" w:cs="Calibri"/>
        </w:rPr>
      </w:pPr>
      <w:r>
        <w:rPr>
          <w:rFonts w:ascii="Calibri" w:hAnsi="Calibri" w:cs="Calibri"/>
        </w:rPr>
        <w:t>Battery storage emissions are likewise treated as time-dependent life-cycle emissions associated with electricity discharged from the battery system. The baseline emission factor of 0.040 tCO₂/MWh is assumed to improve by 30 percent cumulatively by 2050. This assumption is supported by life-cycle assessment studies of lithium-ion batteries in grid-scale applications, including analyses of battery manufacturing and deployment in California’s electricity system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7F0990E1" w14:textId="77777777" w:rsidR="004F2BAF" w:rsidRPr="004F2BAF" w:rsidRDefault="00F903DB" w:rsidP="008034E5">
      <w:pPr>
        <w:bidi w:val="0"/>
        <w:rPr>
          <w:rFonts w:ascii="Calibri" w:hAnsi="Calibri" w:cs="Calibri"/>
        </w:rPr>
      </w:pPr>
      <w:r>
        <w:rPr>
          <w:rFonts w:ascii="Calibri" w:hAnsi="Calibri" w:cs="Calibri"/>
        </w:rPr>
        <w:lastRenderedPageBreak/>
        <w:t>The model distinguishes between operational expenditures (OPEX) and capital expenditures (CAPEX) for each technology. OPEX values, expressed in NIS per MWh, represent all recurring operational costs excluding capital investment. These include fixed and variable operation and maintenance costs, auxiliary electricity consumption, efficiency losses, fuel costs for thermal plants, and charging and discharging losses for battery storage. The OPEX parameters applied in the model are:</w:t>
      </w:r>
    </w:p>
    <w:p w14:paraId="2D080F96" w14:textId="77777777" w:rsidR="004F2BAF" w:rsidRPr="004F2BAF" w:rsidRDefault="00F903DB" w:rsidP="008034E5">
      <w:pPr>
        <w:numPr>
          <w:ilvl w:val="0"/>
          <w:numId w:val="36"/>
        </w:numPr>
        <w:bidi w:val="0"/>
        <w:rPr>
          <w:rFonts w:ascii="Calibri" w:hAnsi="Calibri" w:cs="Calibri"/>
        </w:rPr>
      </w:pPr>
      <w:r>
        <w:rPr>
          <w:rFonts w:ascii="Calibri" w:hAnsi="Calibri" w:cs="Calibri"/>
        </w:rPr>
        <w:t>Nuclear: 90 NIS/MWh</w:t>
      </w:r>
    </w:p>
    <w:p w14:paraId="294AAD1C" w14:textId="77777777" w:rsidR="004F2BAF" w:rsidRPr="004F2BAF" w:rsidRDefault="00F903DB" w:rsidP="008034E5">
      <w:pPr>
        <w:numPr>
          <w:ilvl w:val="0"/>
          <w:numId w:val="36"/>
        </w:numPr>
        <w:bidi w:val="0"/>
        <w:rPr>
          <w:rFonts w:ascii="Calibri" w:hAnsi="Calibri" w:cs="Calibri"/>
        </w:rPr>
      </w:pPr>
      <w:r>
        <w:rPr>
          <w:rFonts w:ascii="Calibri" w:hAnsi="Calibri" w:cs="Calibri"/>
        </w:rPr>
        <w:t>Solar PV: 70 NIS/MWh</w:t>
      </w:r>
    </w:p>
    <w:p w14:paraId="30DFC6D1" w14:textId="77777777" w:rsidR="004F2BAF" w:rsidRPr="004F2BAF" w:rsidRDefault="00F903DB" w:rsidP="008034E5">
      <w:pPr>
        <w:numPr>
          <w:ilvl w:val="0"/>
          <w:numId w:val="36"/>
        </w:numPr>
        <w:bidi w:val="0"/>
        <w:rPr>
          <w:rFonts w:ascii="Calibri" w:hAnsi="Calibri" w:cs="Calibri"/>
        </w:rPr>
      </w:pPr>
      <w:r>
        <w:rPr>
          <w:rFonts w:ascii="Calibri" w:hAnsi="Calibri" w:cs="Calibri"/>
        </w:rPr>
        <w:t>Natural gas: 85 NIS/MWh</w:t>
      </w:r>
    </w:p>
    <w:p w14:paraId="13DB09E2" w14:textId="77777777" w:rsidR="004F2BAF" w:rsidRPr="004F2BAF" w:rsidRDefault="00F903DB" w:rsidP="008034E5">
      <w:pPr>
        <w:numPr>
          <w:ilvl w:val="0"/>
          <w:numId w:val="36"/>
        </w:numPr>
        <w:bidi w:val="0"/>
        <w:rPr>
          <w:rFonts w:ascii="Calibri" w:hAnsi="Calibri" w:cs="Calibri"/>
        </w:rPr>
      </w:pPr>
      <w:r>
        <w:rPr>
          <w:rFonts w:ascii="Calibri" w:hAnsi="Calibri" w:cs="Calibri"/>
        </w:rPr>
        <w:t>Coal: 50 NIS/MWh</w:t>
      </w:r>
    </w:p>
    <w:p w14:paraId="5516E14B" w14:textId="77777777" w:rsidR="004F2BAF" w:rsidRPr="004F2BAF" w:rsidRDefault="00F903DB" w:rsidP="008034E5">
      <w:pPr>
        <w:numPr>
          <w:ilvl w:val="0"/>
          <w:numId w:val="36"/>
        </w:numPr>
        <w:bidi w:val="0"/>
        <w:rPr>
          <w:rFonts w:ascii="Calibri" w:hAnsi="Calibri" w:cs="Calibri"/>
        </w:rPr>
      </w:pPr>
      <w:r>
        <w:rPr>
          <w:rFonts w:ascii="Calibri" w:hAnsi="Calibri" w:cs="Calibri"/>
        </w:rPr>
        <w:t>Battery storage: 50 NIS/MWh</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77777777" w:rsidR="004F2BAF" w:rsidRPr="004F2BAF" w:rsidRDefault="00F903DB" w:rsidP="008034E5">
      <w:pPr>
        <w:numPr>
          <w:ilvl w:val="0"/>
          <w:numId w:val="37"/>
        </w:numPr>
        <w:bidi w:val="0"/>
        <w:rPr>
          <w:rFonts w:ascii="Calibri" w:hAnsi="Calibri" w:cs="Calibri"/>
        </w:rPr>
      </w:pPr>
      <w:r>
        <w:rPr>
          <w:rFonts w:ascii="Calibri" w:hAnsi="Calibri" w:cs="Calibri"/>
        </w:rPr>
        <w:t>Nuclear: 30,000,000 NIS/MW</w:t>
      </w:r>
    </w:p>
    <w:p w14:paraId="78A7574A" w14:textId="77777777" w:rsidR="004F2BAF" w:rsidRPr="004F2BAF" w:rsidRDefault="00F903DB" w:rsidP="008034E5">
      <w:pPr>
        <w:numPr>
          <w:ilvl w:val="0"/>
          <w:numId w:val="37"/>
        </w:numPr>
        <w:bidi w:val="0"/>
        <w:rPr>
          <w:rFonts w:ascii="Calibri" w:hAnsi="Calibri" w:cs="Calibri"/>
        </w:rPr>
      </w:pPr>
      <w:r>
        <w:rPr>
          <w:rFonts w:ascii="Calibri" w:hAnsi="Calibri" w:cs="Calibri"/>
        </w:rPr>
        <w:t>Solar PV: 6,000,000 NIS/MW</w:t>
      </w:r>
    </w:p>
    <w:p w14:paraId="46CCABCB" w14:textId="77777777" w:rsidR="004F2BAF" w:rsidRPr="004F2BAF" w:rsidRDefault="00F903DB" w:rsidP="008034E5">
      <w:pPr>
        <w:numPr>
          <w:ilvl w:val="0"/>
          <w:numId w:val="37"/>
        </w:numPr>
        <w:bidi w:val="0"/>
        <w:rPr>
          <w:rFonts w:ascii="Calibri" w:hAnsi="Calibri" w:cs="Calibri"/>
        </w:rPr>
      </w:pPr>
      <w:r>
        <w:rPr>
          <w:rFonts w:ascii="Calibri" w:hAnsi="Calibri" w:cs="Calibri"/>
        </w:rPr>
        <w:t>Natural gas: 3,700,000 NIS/MW</w:t>
      </w:r>
    </w:p>
    <w:p w14:paraId="34E7529A" w14:textId="77777777" w:rsidR="004F2BAF" w:rsidRPr="004F2BAF" w:rsidRDefault="00F903DB" w:rsidP="008034E5">
      <w:pPr>
        <w:numPr>
          <w:ilvl w:val="0"/>
          <w:numId w:val="37"/>
        </w:numPr>
        <w:bidi w:val="0"/>
        <w:rPr>
          <w:rFonts w:ascii="Calibri" w:hAnsi="Calibri" w:cs="Calibri"/>
        </w:rPr>
      </w:pPr>
      <w:r>
        <w:rPr>
          <w:rFonts w:ascii="Calibri" w:hAnsi="Calibri" w:cs="Calibri"/>
        </w:rPr>
        <w:t>Coal: 15,000,000 NIS/MW</w:t>
      </w:r>
    </w:p>
    <w:p w14:paraId="2958BF34" w14:textId="77777777" w:rsidR="004F2BAF" w:rsidRPr="004F2BAF" w:rsidRDefault="00F903DB" w:rsidP="008034E5">
      <w:pPr>
        <w:numPr>
          <w:ilvl w:val="0"/>
          <w:numId w:val="37"/>
        </w:numPr>
        <w:bidi w:val="0"/>
        <w:rPr>
          <w:rFonts w:ascii="Calibri" w:hAnsi="Calibri" w:cs="Calibri"/>
        </w:rPr>
      </w:pPr>
      <w:r>
        <w:rPr>
          <w:rFonts w:ascii="Calibri" w:hAnsi="Calibri" w:cs="Calibri"/>
        </w:rPr>
        <w:t>Battery storage: 2,600,000 NIS/MW</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lastRenderedPageBreak/>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5DE0E7AC" w14:textId="4FE58A93" w:rsidR="004F2BAF" w:rsidRPr="004F2BAF" w:rsidRDefault="00F903DB" w:rsidP="008034E5">
      <w:pPr>
        <w:bidi w:val="0"/>
        <w:rPr>
          <w:rFonts w:ascii="Calibri" w:hAnsi="Calibri" w:cs="Calibri"/>
        </w:rPr>
      </w:pPr>
      <w:r>
        <w:rPr>
          <w:rFonts w:ascii="Calibri" w:hAnsi="Calibri" w:cs="Calibri"/>
        </w:rPr>
        <w:t>Annual expansion is limited by technology-specific ramping constraints. For all technologies except nuclear, a maximum of ten expansion units per year is allowed, while nuclear expansion is limited to three units per year. These constraints reflect construction timelines, regulatory processes, and supply-chain limitations documented in capacity expansion modeling guidelines and long-term energy outlooks, the Storage Futures Study, the World Energy Outlook, and global electric generator capacity reports.</w:t>
      </w:r>
    </w:p>
    <w:p w14:paraId="18248C60" w14:textId="77777777" w:rsidR="004F2BAF" w:rsidRDefault="00F903DB" w:rsidP="008034E5">
      <w:pPr>
        <w:bidi w:val="0"/>
        <w:rPr>
          <w:rFonts w:ascii="Calibri" w:hAnsi="Calibri" w:cs="Calibri"/>
        </w:rPr>
      </w:pPr>
      <w:r>
        <w:rPr>
          <w:rFonts w:ascii="Calibri" w:hAnsi="Calibri" w:cs="Calibri"/>
        </w:rPr>
        <w:t>Scenario analysis is conducted by varying system-level constraints, including total investment budget, available land for solar deployment, and ramping limits for solar and battery expansion. Each scenario is solved independently as a multi-year, hourly linear optimization problem that minimizes cumulative life-cycle greenhouse gas emissions subject to demand balance, technical feasibility, and economy-wide constraints. This structure enables a systematic assessment of trade-offs between emissions reduction, system costs, land use, and long-term technology composition.</w:t>
      </w:r>
    </w:p>
    <w:p w14:paraId="75DAAEA5" w14:textId="77777777" w:rsidR="00D52B27" w:rsidRDefault="00D52B27" w:rsidP="008034E5">
      <w:pPr>
        <w:bidi w:val="0"/>
        <w:rPr>
          <w:rFonts w:ascii="Calibri" w:hAnsi="Calibri" w:cs="Calibri"/>
        </w:rPr>
      </w:pPr>
    </w:p>
    <w:p w14:paraId="4485B58E" w14:textId="52C43BBE" w:rsidR="00D52B27" w:rsidRPr="00D52B27" w:rsidRDefault="00F903DB" w:rsidP="008034E5">
      <w:pPr>
        <w:bidi w:val="0"/>
        <w:rPr>
          <w:rFonts w:ascii="Calibri" w:hAnsi="Calibri" w:cs="Calibri"/>
        </w:rPr>
      </w:pPr>
      <w:r>
        <w:rPr>
          <w:rFonts w:ascii="Calibri" w:hAnsi="Calibri" w:cs="Calibri"/>
          <w:b/>
          <w:bCs/>
        </w:rPr>
        <w:t>A.6 External Cost Accounting</w:t>
      </w:r>
    </w:p>
    <w:p w14:paraId="5892E8A5" w14:textId="77777777" w:rsidR="00D52B27" w:rsidRPr="00D52B27" w:rsidRDefault="00D52B27" w:rsidP="008034E5">
      <w:pPr>
        <w:bidi w:val="0"/>
        <w:rPr>
          <w:rFonts w:ascii="Calibri" w:hAnsi="Calibri" w:cs="Calibri"/>
          <w:rtl/>
        </w:rPr>
      </w:pPr>
    </w:p>
    <w:p w14:paraId="16F3D68A" w14:textId="77777777" w:rsidR="00D52B27" w:rsidRPr="00D52B27" w:rsidRDefault="00F903DB" w:rsidP="008034E5">
      <w:pPr>
        <w:bidi w:val="0"/>
        <w:rPr>
          <w:rFonts w:ascii="Calibri" w:hAnsi="Calibri" w:cs="Calibri"/>
        </w:rPr>
      </w:pPr>
      <w:r>
        <w:rPr>
          <w:rFonts w:ascii="Calibri" w:hAnsi="Calibri" w:cs="Calibri"/>
        </w:rPr>
        <w:t>In addition to direct investment (CAPEX) and operational (OPEX) costs, the model explicitly accounts for major external costs of electricity generation, calculated ex post for the target year 2050. The first component is the climate externality, quantified as the product of actual greenhouse gas emissions in 2050 (tCO₂e) and the Social Cost of Carbon (SCC). In this study, a conservative SCC value of approximately 200 NIS per ton CO₂e is applied, corresponding to the widely cited range of 50–100 USD/tCO₂e (2020 prices) reported in the literature, with higher values increasingly recommended for mid-century assessments. This approach reflects the marginal global damage associated with climate change impacts such as health effects, agricultural losses, and ecosystem degradation.</w:t>
      </w:r>
    </w:p>
    <w:p w14:paraId="237A2262" w14:textId="77777777" w:rsidR="00D52B27" w:rsidRPr="00D52B27" w:rsidRDefault="00D52B27" w:rsidP="008034E5">
      <w:pPr>
        <w:bidi w:val="0"/>
        <w:rPr>
          <w:rFonts w:ascii="Calibri" w:hAnsi="Calibri" w:cs="Calibri"/>
          <w:rtl/>
        </w:rPr>
      </w:pPr>
    </w:p>
    <w:p w14:paraId="1F85D090" w14:textId="77777777" w:rsidR="00D52B27" w:rsidRPr="00D52B27" w:rsidRDefault="00F903DB" w:rsidP="008034E5">
      <w:pPr>
        <w:bidi w:val="0"/>
        <w:rPr>
          <w:rFonts w:ascii="Calibri" w:hAnsi="Calibri" w:cs="Calibri"/>
        </w:rPr>
      </w:pPr>
      <w:r>
        <w:rPr>
          <w:rFonts w:ascii="Calibri" w:hAnsi="Calibri" w:cs="Calibri"/>
        </w:rPr>
        <w:t>A second external cost component represents end-of-life (EOL) obligations for solar photovoltaic and battery storage technologies. These costs capture future dismantling, recycling, and environmentally compliant disposal of infrastructure. The model applies an annualized EOL provision proportional to installed capacity in 2050, using cost assumptions of approximately 5,000 USD per MW for solar PV systems and 25,000 USD per MW for battery storage systems. These values are amortized over typical technical lifetimes of 25 years for solar installations and 15 years for battery systems. Such estimates are consistent with recent assessments highlighting the growing importance of waste management and material recovery for large-scale deployment of renewable energy technologies.</w:t>
      </w:r>
    </w:p>
    <w:p w14:paraId="6B9ED84F" w14:textId="77777777" w:rsidR="00D52B27" w:rsidRPr="00D52B27" w:rsidRDefault="00D52B27" w:rsidP="008034E5">
      <w:pPr>
        <w:bidi w:val="0"/>
        <w:rPr>
          <w:rFonts w:ascii="Calibri" w:hAnsi="Calibri" w:cs="Calibri"/>
          <w:rtl/>
        </w:rPr>
      </w:pPr>
    </w:p>
    <w:p w14:paraId="6B8FE7CE" w14:textId="676ECB31" w:rsidR="007E7BEF" w:rsidRPr="004F2BAF" w:rsidRDefault="00F903DB" w:rsidP="008034E5">
      <w:pPr>
        <w:bidi w:val="0"/>
        <w:rPr>
          <w:rFonts w:ascii="Calibri" w:hAnsi="Calibri" w:cs="Calibri"/>
          <w:b/>
          <w:bCs/>
        </w:rPr>
      </w:pPr>
      <w:r>
        <w:rPr>
          <w:rFonts w:ascii="Calibri" w:hAnsi="Calibri" w:cs="Calibri"/>
        </w:rPr>
        <w:t xml:space="preserve">External costs are added directly to the annual system cost in 2050 and do not affect the optimization process itself. This separation ensures that dispatch and capacity expansion decisions are driven by techno-economic constraints, while still enabling a comprehensive evaluation of the social cost implications across alternative </w:t>
      </w:r>
      <w:r>
        <w:rPr>
          <w:rFonts w:ascii="Calibri" w:hAnsi="Calibri" w:cs="Calibri"/>
        </w:rPr>
        <w:lastRenderedPageBreak/>
        <w:t>scenarios. The resulting cost indicators therefore reflect both private system costs and selected environmental externalities, providing a more complete basis for policy-relevant comparison.</w:t>
      </w:r>
      <w:r>
        <w:rPr>
          <w:rFonts w:ascii="Calibri" w:hAnsi="Calibri" w:cs="Calibri"/>
        </w:rPr>
        <w:br/>
      </w:r>
      <w:r>
        <w:rPr>
          <w:rFonts w:ascii="Calibri" w:hAnsi="Calibri" w:cs="Calibri"/>
        </w:rPr>
        <w:br/>
      </w:r>
      <w:r>
        <w:rPr>
          <w:rFonts w:ascii="Calibri" w:hAnsi="Calibri" w:cs="Calibri"/>
          <w:b/>
          <w:bCs/>
        </w:rPr>
        <w:t>Appendix B - Table Figure 7</w:t>
      </w:r>
    </w:p>
    <w:p w14:paraId="402A73F4" w14:textId="0ABCAB3F" w:rsidR="00D52B27" w:rsidRPr="004F2BAF" w:rsidRDefault="00D52B27" w:rsidP="008034E5">
      <w:pPr>
        <w:bidi w:val="0"/>
        <w:rPr>
          <w:rFonts w:ascii="Calibri" w:hAnsi="Calibri" w:cs="Calibri"/>
        </w:rPr>
      </w:pPr>
    </w:p>
    <w:p w14:paraId="6969A43B" w14:textId="77777777" w:rsidR="004F2BAF" w:rsidRPr="004F2BAF" w:rsidRDefault="004F2BAF" w:rsidP="008034E5">
      <w:pPr>
        <w:bidi w:val="0"/>
        <w:rPr>
          <w:rFonts w:ascii="Calibri" w:hAnsi="Calibri" w:cs="Calibri"/>
        </w:rPr>
      </w:pPr>
    </w:p>
    <w:tbl>
      <w:tblPr>
        <w:tblStyle w:val="TableGrid"/>
        <w:tblpPr w:leftFromText="180" w:rightFromText="180" w:vertAnchor="text" w:horzAnchor="margin" w:tblpXSpec="center" w:tblpY="180"/>
        <w:tblW w:w="10904" w:type="dxa"/>
        <w:tblLook w:val="04A0" w:firstRow="1" w:lastRow="0" w:firstColumn="1" w:lastColumn="0" w:noHBand="0" w:noVBand="1"/>
      </w:tblPr>
      <w:tblGrid>
        <w:gridCol w:w="2802"/>
        <w:gridCol w:w="850"/>
        <w:gridCol w:w="774"/>
        <w:gridCol w:w="800"/>
        <w:gridCol w:w="774"/>
        <w:gridCol w:w="793"/>
        <w:gridCol w:w="851"/>
        <w:gridCol w:w="850"/>
        <w:gridCol w:w="774"/>
        <w:gridCol w:w="785"/>
        <w:gridCol w:w="851"/>
      </w:tblGrid>
      <w:tr w:rsidR="00471639" w14:paraId="53F0FC26" w14:textId="77777777" w:rsidTr="00781C2A">
        <w:trPr>
          <w:trHeight w:val="300"/>
        </w:trPr>
        <w:tc>
          <w:tcPr>
            <w:tcW w:w="2802" w:type="dxa"/>
            <w:noWrap/>
            <w:hideMark/>
          </w:tcPr>
          <w:p w14:paraId="063FFF0C" w14:textId="6C45E1B0" w:rsidR="00500FA8" w:rsidRPr="00363B53" w:rsidRDefault="00F903DB" w:rsidP="008034E5">
            <w:pPr>
              <w:bidi w:val="0"/>
              <w:rPr>
                <w:rFonts w:ascii="Calibri" w:hAnsi="Calibri" w:cs="Calibri"/>
                <w:sz w:val="20"/>
                <w:szCs w:val="20"/>
              </w:rPr>
            </w:pPr>
            <w:r>
              <w:rPr>
                <w:rFonts w:ascii="Calibri" w:hAnsi="Calibri" w:cs="Calibri"/>
                <w:sz w:val="18"/>
                <w:szCs w:val="18"/>
              </w:rPr>
              <w:t>Max Area Solar KM^2\Cost Billion</w:t>
            </w:r>
          </w:p>
        </w:tc>
        <w:tc>
          <w:tcPr>
            <w:tcW w:w="850" w:type="dxa"/>
            <w:noWrap/>
            <w:hideMark/>
          </w:tcPr>
          <w:p w14:paraId="6028296D" w14:textId="77777777" w:rsidR="00500FA8" w:rsidRPr="00363B53" w:rsidRDefault="00F903DB" w:rsidP="008034E5">
            <w:pPr>
              <w:bidi w:val="0"/>
              <w:rPr>
                <w:rFonts w:ascii="Calibri" w:hAnsi="Calibri" w:cs="Calibri"/>
                <w:sz w:val="20"/>
                <w:szCs w:val="20"/>
              </w:rPr>
            </w:pPr>
            <w:r>
              <w:rPr>
                <w:rFonts w:ascii="Calibri" w:hAnsi="Calibri" w:cs="Calibri"/>
                <w:sz w:val="20"/>
                <w:szCs w:val="20"/>
              </w:rPr>
              <w:t>7</w:t>
            </w:r>
          </w:p>
        </w:tc>
        <w:tc>
          <w:tcPr>
            <w:tcW w:w="774" w:type="dxa"/>
            <w:noWrap/>
            <w:hideMark/>
          </w:tcPr>
          <w:p w14:paraId="7FCA3208" w14:textId="77777777" w:rsidR="00500FA8" w:rsidRPr="00363B53" w:rsidRDefault="00F903DB" w:rsidP="008034E5">
            <w:pPr>
              <w:bidi w:val="0"/>
              <w:rPr>
                <w:rFonts w:ascii="Calibri" w:hAnsi="Calibri" w:cs="Calibri"/>
                <w:sz w:val="20"/>
                <w:szCs w:val="20"/>
              </w:rPr>
            </w:pPr>
            <w:r>
              <w:rPr>
                <w:rFonts w:ascii="Calibri" w:hAnsi="Calibri" w:cs="Calibri"/>
                <w:sz w:val="20"/>
                <w:szCs w:val="20"/>
              </w:rPr>
              <w:t>7.5</w:t>
            </w:r>
          </w:p>
        </w:tc>
        <w:tc>
          <w:tcPr>
            <w:tcW w:w="800" w:type="dxa"/>
            <w:noWrap/>
            <w:hideMark/>
          </w:tcPr>
          <w:p w14:paraId="0AEE4B47" w14:textId="77777777" w:rsidR="00500FA8" w:rsidRPr="00363B53" w:rsidRDefault="00F903DB" w:rsidP="008034E5">
            <w:pPr>
              <w:bidi w:val="0"/>
              <w:rPr>
                <w:rFonts w:ascii="Calibri" w:hAnsi="Calibri" w:cs="Calibri"/>
                <w:sz w:val="20"/>
                <w:szCs w:val="20"/>
              </w:rPr>
            </w:pPr>
            <w:r>
              <w:rPr>
                <w:rFonts w:ascii="Calibri" w:hAnsi="Calibri" w:cs="Calibri"/>
                <w:sz w:val="20"/>
                <w:szCs w:val="20"/>
              </w:rPr>
              <w:t>8</w:t>
            </w:r>
          </w:p>
        </w:tc>
        <w:tc>
          <w:tcPr>
            <w:tcW w:w="774" w:type="dxa"/>
            <w:noWrap/>
            <w:hideMark/>
          </w:tcPr>
          <w:p w14:paraId="72CAABB2" w14:textId="77777777" w:rsidR="00500FA8" w:rsidRPr="00363B53" w:rsidRDefault="00F903DB" w:rsidP="008034E5">
            <w:pPr>
              <w:bidi w:val="0"/>
              <w:rPr>
                <w:rFonts w:ascii="Calibri" w:hAnsi="Calibri" w:cs="Calibri"/>
                <w:sz w:val="20"/>
                <w:szCs w:val="20"/>
              </w:rPr>
            </w:pPr>
            <w:r>
              <w:rPr>
                <w:rFonts w:ascii="Calibri" w:hAnsi="Calibri" w:cs="Calibri"/>
                <w:sz w:val="20"/>
                <w:szCs w:val="20"/>
              </w:rPr>
              <w:t>8.5</w:t>
            </w:r>
          </w:p>
        </w:tc>
        <w:tc>
          <w:tcPr>
            <w:tcW w:w="793" w:type="dxa"/>
            <w:noWrap/>
            <w:hideMark/>
          </w:tcPr>
          <w:p w14:paraId="6429C1C0" w14:textId="77777777" w:rsidR="00500FA8" w:rsidRPr="00363B53" w:rsidRDefault="00F903DB" w:rsidP="008034E5">
            <w:pPr>
              <w:bidi w:val="0"/>
              <w:rPr>
                <w:rFonts w:ascii="Calibri" w:hAnsi="Calibri" w:cs="Calibri"/>
                <w:sz w:val="20"/>
                <w:szCs w:val="20"/>
              </w:rPr>
            </w:pPr>
            <w:r>
              <w:rPr>
                <w:rFonts w:ascii="Calibri" w:hAnsi="Calibri" w:cs="Calibri"/>
                <w:sz w:val="20"/>
                <w:szCs w:val="20"/>
              </w:rPr>
              <w:t>9</w:t>
            </w:r>
          </w:p>
        </w:tc>
        <w:tc>
          <w:tcPr>
            <w:tcW w:w="851" w:type="dxa"/>
            <w:noWrap/>
            <w:hideMark/>
          </w:tcPr>
          <w:p w14:paraId="30FAC6C8" w14:textId="77777777" w:rsidR="00500FA8" w:rsidRPr="00363B53" w:rsidRDefault="00F903DB" w:rsidP="008034E5">
            <w:pPr>
              <w:bidi w:val="0"/>
              <w:rPr>
                <w:rFonts w:ascii="Calibri" w:hAnsi="Calibri" w:cs="Calibri"/>
                <w:sz w:val="20"/>
                <w:szCs w:val="20"/>
              </w:rPr>
            </w:pPr>
            <w:r>
              <w:rPr>
                <w:rFonts w:ascii="Calibri" w:hAnsi="Calibri" w:cs="Calibri"/>
                <w:sz w:val="20"/>
                <w:szCs w:val="20"/>
              </w:rPr>
              <w:t>9.5</w:t>
            </w:r>
          </w:p>
        </w:tc>
        <w:tc>
          <w:tcPr>
            <w:tcW w:w="850" w:type="dxa"/>
            <w:noWrap/>
            <w:hideMark/>
          </w:tcPr>
          <w:p w14:paraId="1FA8ACF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w:t>
            </w:r>
          </w:p>
        </w:tc>
        <w:tc>
          <w:tcPr>
            <w:tcW w:w="774" w:type="dxa"/>
            <w:noWrap/>
            <w:hideMark/>
          </w:tcPr>
          <w:p w14:paraId="24FF5B91" w14:textId="77777777" w:rsidR="00500FA8" w:rsidRPr="00363B53" w:rsidRDefault="00F903DB" w:rsidP="008034E5">
            <w:pPr>
              <w:bidi w:val="0"/>
              <w:rPr>
                <w:rFonts w:ascii="Calibri" w:hAnsi="Calibri" w:cs="Calibri"/>
                <w:sz w:val="20"/>
                <w:szCs w:val="20"/>
              </w:rPr>
            </w:pPr>
            <w:r>
              <w:rPr>
                <w:rFonts w:ascii="Calibri" w:hAnsi="Calibri" w:cs="Calibri"/>
                <w:sz w:val="20"/>
                <w:szCs w:val="20"/>
              </w:rPr>
              <w:t>10.5</w:t>
            </w:r>
          </w:p>
        </w:tc>
        <w:tc>
          <w:tcPr>
            <w:tcW w:w="785" w:type="dxa"/>
            <w:noWrap/>
            <w:hideMark/>
          </w:tcPr>
          <w:p w14:paraId="73687E1F" w14:textId="77777777" w:rsidR="00500FA8" w:rsidRPr="00363B53" w:rsidRDefault="00F903DB" w:rsidP="008034E5">
            <w:pPr>
              <w:bidi w:val="0"/>
              <w:rPr>
                <w:rFonts w:ascii="Calibri" w:hAnsi="Calibri" w:cs="Calibri"/>
                <w:sz w:val="20"/>
                <w:szCs w:val="20"/>
              </w:rPr>
            </w:pPr>
            <w:r>
              <w:rPr>
                <w:rFonts w:ascii="Calibri" w:hAnsi="Calibri" w:cs="Calibri"/>
                <w:sz w:val="20"/>
                <w:szCs w:val="20"/>
              </w:rPr>
              <w:t>11</w:t>
            </w:r>
          </w:p>
        </w:tc>
        <w:tc>
          <w:tcPr>
            <w:tcW w:w="851" w:type="dxa"/>
            <w:noWrap/>
            <w:hideMark/>
          </w:tcPr>
          <w:p w14:paraId="0ABB712A" w14:textId="77777777" w:rsidR="00500FA8" w:rsidRPr="00363B53" w:rsidRDefault="00F903DB" w:rsidP="008034E5">
            <w:pPr>
              <w:bidi w:val="0"/>
              <w:rPr>
                <w:rFonts w:ascii="Calibri" w:hAnsi="Calibri" w:cs="Calibri"/>
                <w:sz w:val="20"/>
                <w:szCs w:val="20"/>
              </w:rPr>
            </w:pPr>
            <w:r>
              <w:rPr>
                <w:rFonts w:ascii="Calibri" w:hAnsi="Calibri" w:cs="Calibri"/>
                <w:sz w:val="20"/>
                <w:szCs w:val="20"/>
              </w:rPr>
              <w:t>11.5</w:t>
            </w:r>
          </w:p>
        </w:tc>
      </w:tr>
      <w:tr w:rsidR="00471639" w14:paraId="5B5C240E" w14:textId="77777777" w:rsidTr="00781C2A">
        <w:trPr>
          <w:trHeight w:val="300"/>
        </w:trPr>
        <w:tc>
          <w:tcPr>
            <w:tcW w:w="2802" w:type="dxa"/>
            <w:noWrap/>
            <w:hideMark/>
          </w:tcPr>
          <w:p w14:paraId="5F0617DE" w14:textId="77777777" w:rsidR="00500FA8" w:rsidRPr="00363B53" w:rsidRDefault="00F903DB" w:rsidP="008034E5">
            <w:pPr>
              <w:bidi w:val="0"/>
              <w:rPr>
                <w:rFonts w:ascii="Calibri" w:hAnsi="Calibri" w:cs="Calibri"/>
                <w:sz w:val="20"/>
                <w:szCs w:val="20"/>
              </w:rPr>
            </w:pPr>
            <w:r>
              <w:rPr>
                <w:rFonts w:ascii="Calibri" w:hAnsi="Calibri" w:cs="Calibri"/>
                <w:sz w:val="20"/>
                <w:szCs w:val="20"/>
              </w:rPr>
              <w:t>450</w:t>
            </w:r>
          </w:p>
        </w:tc>
        <w:tc>
          <w:tcPr>
            <w:tcW w:w="850" w:type="dxa"/>
            <w:noWrap/>
            <w:hideMark/>
          </w:tcPr>
          <w:p w14:paraId="07CE863B" w14:textId="77777777" w:rsidR="00500FA8" w:rsidRPr="00363B53" w:rsidRDefault="00F903DB" w:rsidP="008034E5">
            <w:pPr>
              <w:bidi w:val="0"/>
              <w:rPr>
                <w:rFonts w:ascii="Calibri" w:hAnsi="Calibri" w:cs="Calibri"/>
                <w:sz w:val="20"/>
                <w:szCs w:val="20"/>
              </w:rPr>
            </w:pPr>
            <w:r>
              <w:rPr>
                <w:rFonts w:ascii="Calibri" w:hAnsi="Calibri" w:cs="Calibri"/>
                <w:sz w:val="20"/>
                <w:szCs w:val="20"/>
              </w:rPr>
              <w:t>71.831</w:t>
            </w:r>
          </w:p>
        </w:tc>
        <w:tc>
          <w:tcPr>
            <w:tcW w:w="774" w:type="dxa"/>
            <w:noWrap/>
            <w:hideMark/>
          </w:tcPr>
          <w:p w14:paraId="19002C19" w14:textId="77777777" w:rsidR="00500FA8" w:rsidRPr="00363B53" w:rsidRDefault="00F903DB" w:rsidP="008034E5">
            <w:pPr>
              <w:bidi w:val="0"/>
              <w:rPr>
                <w:rFonts w:ascii="Calibri" w:hAnsi="Calibri" w:cs="Calibri"/>
                <w:sz w:val="20"/>
                <w:szCs w:val="20"/>
              </w:rPr>
            </w:pPr>
            <w:r>
              <w:rPr>
                <w:rFonts w:ascii="Calibri" w:hAnsi="Calibri" w:cs="Calibri"/>
                <w:sz w:val="20"/>
                <w:szCs w:val="20"/>
              </w:rPr>
              <w:t>72.373</w:t>
            </w:r>
          </w:p>
        </w:tc>
        <w:tc>
          <w:tcPr>
            <w:tcW w:w="800" w:type="dxa"/>
            <w:noWrap/>
            <w:hideMark/>
          </w:tcPr>
          <w:p w14:paraId="36A88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72.650</w:t>
            </w:r>
          </w:p>
        </w:tc>
        <w:tc>
          <w:tcPr>
            <w:tcW w:w="774" w:type="dxa"/>
            <w:noWrap/>
            <w:hideMark/>
          </w:tcPr>
          <w:p w14:paraId="7AD38582"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72.811</w:t>
            </w:r>
          </w:p>
        </w:tc>
        <w:tc>
          <w:tcPr>
            <w:tcW w:w="793" w:type="dxa"/>
            <w:noWrap/>
            <w:hideMark/>
          </w:tcPr>
          <w:p w14:paraId="1FB5CD7B"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C98A7E6"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0" w:type="dxa"/>
            <w:noWrap/>
            <w:hideMark/>
          </w:tcPr>
          <w:p w14:paraId="276DEF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74" w:type="dxa"/>
            <w:noWrap/>
            <w:hideMark/>
          </w:tcPr>
          <w:p w14:paraId="3F8CF67A" w14:textId="429EAF8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785" w:type="dxa"/>
            <w:noWrap/>
            <w:hideMark/>
          </w:tcPr>
          <w:p w14:paraId="1DD88DE0" w14:textId="78D2FD08" w:rsidR="00500FA8" w:rsidRPr="00363B53" w:rsidRDefault="00F903DB" w:rsidP="008034E5">
            <w:pPr>
              <w:bidi w:val="0"/>
              <w:rPr>
                <w:rFonts w:ascii="Calibri" w:hAnsi="Calibri" w:cs="Calibri"/>
                <w:sz w:val="20"/>
                <w:szCs w:val="20"/>
              </w:rPr>
            </w:pPr>
            <w:r>
              <w:rPr>
                <w:rFonts w:ascii="Calibri" w:hAnsi="Calibri" w:cs="Calibri"/>
                <w:sz w:val="20"/>
                <w:szCs w:val="20"/>
              </w:rPr>
              <w:t>72.813</w:t>
            </w:r>
          </w:p>
        </w:tc>
        <w:tc>
          <w:tcPr>
            <w:tcW w:w="851" w:type="dxa"/>
            <w:noWrap/>
            <w:hideMark/>
          </w:tcPr>
          <w:p w14:paraId="17C77EE7" w14:textId="27A6BB1D" w:rsidR="00500FA8" w:rsidRPr="00363B53" w:rsidRDefault="00F903DB" w:rsidP="008034E5">
            <w:pPr>
              <w:bidi w:val="0"/>
              <w:rPr>
                <w:rFonts w:ascii="Calibri" w:hAnsi="Calibri" w:cs="Calibri"/>
                <w:sz w:val="20"/>
                <w:szCs w:val="20"/>
              </w:rPr>
            </w:pPr>
            <w:r>
              <w:rPr>
                <w:rFonts w:ascii="Calibri" w:hAnsi="Calibri" w:cs="Calibri"/>
                <w:sz w:val="20"/>
                <w:szCs w:val="20"/>
              </w:rPr>
              <w:t>72.813</w:t>
            </w:r>
          </w:p>
        </w:tc>
      </w:tr>
      <w:tr w:rsidR="00471639" w14:paraId="1516FA3E" w14:textId="77777777" w:rsidTr="00781C2A">
        <w:trPr>
          <w:trHeight w:val="300"/>
        </w:trPr>
        <w:tc>
          <w:tcPr>
            <w:tcW w:w="2802" w:type="dxa"/>
            <w:noWrap/>
            <w:hideMark/>
          </w:tcPr>
          <w:p w14:paraId="78E01981" w14:textId="77777777" w:rsidR="00500FA8" w:rsidRPr="00363B53" w:rsidRDefault="00F903DB" w:rsidP="008034E5">
            <w:pPr>
              <w:bidi w:val="0"/>
              <w:rPr>
                <w:rFonts w:ascii="Calibri" w:hAnsi="Calibri" w:cs="Calibri"/>
                <w:sz w:val="20"/>
                <w:szCs w:val="20"/>
              </w:rPr>
            </w:pPr>
            <w:r>
              <w:rPr>
                <w:rFonts w:ascii="Calibri" w:hAnsi="Calibri" w:cs="Calibri"/>
                <w:sz w:val="20"/>
                <w:szCs w:val="20"/>
              </w:rPr>
              <w:t>500</w:t>
            </w:r>
          </w:p>
        </w:tc>
        <w:tc>
          <w:tcPr>
            <w:tcW w:w="850" w:type="dxa"/>
            <w:noWrap/>
            <w:hideMark/>
          </w:tcPr>
          <w:p w14:paraId="483F63B2"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2E08AFE" w14:textId="77777777" w:rsidR="00500FA8" w:rsidRPr="00363B53" w:rsidRDefault="00F903DB" w:rsidP="008034E5">
            <w:pPr>
              <w:bidi w:val="0"/>
              <w:rPr>
                <w:rFonts w:ascii="Calibri" w:hAnsi="Calibri" w:cs="Calibri"/>
                <w:sz w:val="20"/>
                <w:szCs w:val="20"/>
              </w:rPr>
            </w:pPr>
            <w:r>
              <w:rPr>
                <w:rFonts w:ascii="Calibri" w:hAnsi="Calibri" w:cs="Calibri"/>
                <w:sz w:val="20"/>
                <w:szCs w:val="20"/>
              </w:rPr>
              <w:t>77.713</w:t>
            </w:r>
          </w:p>
        </w:tc>
        <w:tc>
          <w:tcPr>
            <w:tcW w:w="800" w:type="dxa"/>
            <w:noWrap/>
            <w:hideMark/>
          </w:tcPr>
          <w:p w14:paraId="3B40F84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78.456</w:t>
            </w:r>
          </w:p>
        </w:tc>
        <w:tc>
          <w:tcPr>
            <w:tcW w:w="774" w:type="dxa"/>
            <w:noWrap/>
            <w:hideMark/>
          </w:tcPr>
          <w:p w14:paraId="4680C87A" w14:textId="77777777" w:rsidR="00500FA8" w:rsidRPr="00363B53" w:rsidRDefault="00F903DB" w:rsidP="008034E5">
            <w:pPr>
              <w:bidi w:val="0"/>
              <w:rPr>
                <w:rFonts w:ascii="Calibri" w:hAnsi="Calibri" w:cs="Calibri"/>
                <w:sz w:val="20"/>
                <w:szCs w:val="20"/>
              </w:rPr>
            </w:pPr>
            <w:r>
              <w:rPr>
                <w:rFonts w:ascii="Calibri" w:hAnsi="Calibri" w:cs="Calibri"/>
                <w:sz w:val="20"/>
                <w:szCs w:val="20"/>
              </w:rPr>
              <w:t>78.924</w:t>
            </w:r>
          </w:p>
        </w:tc>
        <w:tc>
          <w:tcPr>
            <w:tcW w:w="793" w:type="dxa"/>
            <w:noWrap/>
            <w:hideMark/>
          </w:tcPr>
          <w:p w14:paraId="5597DB9E"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79.129</w:t>
            </w:r>
          </w:p>
        </w:tc>
        <w:tc>
          <w:tcPr>
            <w:tcW w:w="851" w:type="dxa"/>
            <w:noWrap/>
            <w:hideMark/>
          </w:tcPr>
          <w:p w14:paraId="3DD11A6F"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850" w:type="dxa"/>
            <w:noWrap/>
            <w:hideMark/>
          </w:tcPr>
          <w:p w14:paraId="19EFEC98" w14:textId="77777777" w:rsidR="00500FA8" w:rsidRPr="00363B53" w:rsidRDefault="00F903DB" w:rsidP="008034E5">
            <w:pPr>
              <w:bidi w:val="0"/>
              <w:rPr>
                <w:rFonts w:ascii="Calibri" w:hAnsi="Calibri" w:cs="Calibri"/>
                <w:sz w:val="20"/>
                <w:szCs w:val="20"/>
              </w:rPr>
            </w:pPr>
            <w:r>
              <w:rPr>
                <w:rFonts w:ascii="Calibri" w:hAnsi="Calibri" w:cs="Calibri"/>
                <w:sz w:val="20"/>
                <w:szCs w:val="20"/>
              </w:rPr>
              <w:t>79.139</w:t>
            </w:r>
          </w:p>
        </w:tc>
        <w:tc>
          <w:tcPr>
            <w:tcW w:w="774" w:type="dxa"/>
            <w:noWrap/>
            <w:hideMark/>
          </w:tcPr>
          <w:p w14:paraId="245435A6" w14:textId="6DA6622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785" w:type="dxa"/>
            <w:noWrap/>
            <w:hideMark/>
          </w:tcPr>
          <w:p w14:paraId="4D9ADE25" w14:textId="6C6EBBAF" w:rsidR="00500FA8" w:rsidRPr="00363B53" w:rsidRDefault="00F903DB" w:rsidP="008034E5">
            <w:pPr>
              <w:bidi w:val="0"/>
              <w:rPr>
                <w:rFonts w:ascii="Calibri" w:hAnsi="Calibri" w:cs="Calibri"/>
                <w:sz w:val="20"/>
                <w:szCs w:val="20"/>
              </w:rPr>
            </w:pPr>
            <w:r>
              <w:rPr>
                <w:rFonts w:ascii="Calibri" w:hAnsi="Calibri" w:cs="Calibri"/>
                <w:sz w:val="20"/>
                <w:szCs w:val="20"/>
              </w:rPr>
              <w:t>79.138</w:t>
            </w:r>
          </w:p>
        </w:tc>
        <w:tc>
          <w:tcPr>
            <w:tcW w:w="851" w:type="dxa"/>
            <w:noWrap/>
            <w:hideMark/>
          </w:tcPr>
          <w:p w14:paraId="49491E2A" w14:textId="37CD6A73" w:rsidR="00500FA8" w:rsidRPr="00363B53" w:rsidRDefault="00F903DB" w:rsidP="008034E5">
            <w:pPr>
              <w:bidi w:val="0"/>
              <w:rPr>
                <w:rFonts w:ascii="Calibri" w:hAnsi="Calibri" w:cs="Calibri"/>
                <w:sz w:val="20"/>
                <w:szCs w:val="20"/>
              </w:rPr>
            </w:pPr>
            <w:r>
              <w:rPr>
                <w:rFonts w:ascii="Calibri" w:hAnsi="Calibri" w:cs="Calibri"/>
                <w:sz w:val="20"/>
                <w:szCs w:val="20"/>
              </w:rPr>
              <w:t>79.138</w:t>
            </w:r>
          </w:p>
        </w:tc>
      </w:tr>
      <w:tr w:rsidR="00471639" w14:paraId="1F41FA66" w14:textId="77777777" w:rsidTr="00781C2A">
        <w:trPr>
          <w:trHeight w:val="300"/>
        </w:trPr>
        <w:tc>
          <w:tcPr>
            <w:tcW w:w="2802" w:type="dxa"/>
            <w:noWrap/>
            <w:hideMark/>
          </w:tcPr>
          <w:p w14:paraId="2D8ACCDB" w14:textId="77777777" w:rsidR="00500FA8" w:rsidRPr="00363B53" w:rsidRDefault="00F903DB" w:rsidP="008034E5">
            <w:pPr>
              <w:bidi w:val="0"/>
              <w:rPr>
                <w:rFonts w:ascii="Calibri" w:hAnsi="Calibri" w:cs="Calibri"/>
                <w:sz w:val="20"/>
                <w:szCs w:val="20"/>
              </w:rPr>
            </w:pPr>
            <w:r>
              <w:rPr>
                <w:rFonts w:ascii="Calibri" w:hAnsi="Calibri" w:cs="Calibri"/>
                <w:sz w:val="20"/>
                <w:szCs w:val="20"/>
              </w:rPr>
              <w:t>550</w:t>
            </w:r>
          </w:p>
        </w:tc>
        <w:tc>
          <w:tcPr>
            <w:tcW w:w="850" w:type="dxa"/>
            <w:noWrap/>
            <w:hideMark/>
          </w:tcPr>
          <w:p w14:paraId="40E1A71B"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BD47D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1DE2316"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1F4C934" w14:textId="77777777" w:rsidR="00500FA8" w:rsidRPr="00363B53" w:rsidRDefault="00F903DB" w:rsidP="008034E5">
            <w:pPr>
              <w:bidi w:val="0"/>
              <w:rPr>
                <w:rFonts w:ascii="Calibri" w:hAnsi="Calibri" w:cs="Calibri"/>
                <w:sz w:val="20"/>
                <w:szCs w:val="20"/>
              </w:rPr>
            </w:pPr>
            <w:r>
              <w:rPr>
                <w:rFonts w:ascii="Calibri" w:hAnsi="Calibri" w:cs="Calibri"/>
                <w:sz w:val="20"/>
                <w:szCs w:val="20"/>
              </w:rPr>
              <w:t>83.928</w:t>
            </w:r>
          </w:p>
        </w:tc>
        <w:tc>
          <w:tcPr>
            <w:tcW w:w="793" w:type="dxa"/>
            <w:noWrap/>
            <w:hideMark/>
          </w:tcPr>
          <w:p w14:paraId="76D78AEE" w14:textId="77777777" w:rsidR="00500FA8" w:rsidRPr="00363B53" w:rsidRDefault="00F903DB" w:rsidP="008034E5">
            <w:pPr>
              <w:bidi w:val="0"/>
              <w:rPr>
                <w:rFonts w:ascii="Calibri" w:hAnsi="Calibri" w:cs="Calibri"/>
                <w:sz w:val="20"/>
                <w:szCs w:val="20"/>
              </w:rPr>
            </w:pPr>
            <w:r>
              <w:rPr>
                <w:rFonts w:ascii="Calibri" w:hAnsi="Calibri" w:cs="Calibri"/>
                <w:sz w:val="20"/>
                <w:szCs w:val="20"/>
              </w:rPr>
              <w:t>84.414</w:t>
            </w:r>
          </w:p>
        </w:tc>
        <w:tc>
          <w:tcPr>
            <w:tcW w:w="851" w:type="dxa"/>
            <w:noWrap/>
            <w:hideMark/>
          </w:tcPr>
          <w:p w14:paraId="45F9D1C2"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84.701</w:t>
            </w:r>
          </w:p>
        </w:tc>
        <w:tc>
          <w:tcPr>
            <w:tcW w:w="850" w:type="dxa"/>
            <w:noWrap/>
            <w:hideMark/>
          </w:tcPr>
          <w:p w14:paraId="1BF0DEB7" w14:textId="77777777" w:rsidR="00500FA8" w:rsidRPr="00363B53" w:rsidRDefault="00F903DB" w:rsidP="008034E5">
            <w:pPr>
              <w:bidi w:val="0"/>
              <w:rPr>
                <w:rFonts w:ascii="Calibri" w:hAnsi="Calibri" w:cs="Calibri"/>
                <w:sz w:val="20"/>
                <w:szCs w:val="20"/>
              </w:rPr>
            </w:pPr>
            <w:r>
              <w:rPr>
                <w:rFonts w:ascii="Calibri" w:hAnsi="Calibri" w:cs="Calibri"/>
                <w:sz w:val="20"/>
                <w:szCs w:val="20"/>
              </w:rPr>
              <w:t>84.719</w:t>
            </w:r>
          </w:p>
        </w:tc>
        <w:tc>
          <w:tcPr>
            <w:tcW w:w="774" w:type="dxa"/>
            <w:noWrap/>
            <w:hideMark/>
          </w:tcPr>
          <w:p w14:paraId="029CC0CA" w14:textId="7391AE0E"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785" w:type="dxa"/>
            <w:noWrap/>
            <w:hideMark/>
          </w:tcPr>
          <w:p w14:paraId="529CC299" w14:textId="2F73738F" w:rsidR="00500FA8" w:rsidRPr="00363B53" w:rsidRDefault="00F903DB" w:rsidP="008034E5">
            <w:pPr>
              <w:bidi w:val="0"/>
              <w:rPr>
                <w:rFonts w:ascii="Calibri" w:hAnsi="Calibri" w:cs="Calibri"/>
                <w:sz w:val="20"/>
                <w:szCs w:val="20"/>
              </w:rPr>
            </w:pPr>
            <w:r>
              <w:rPr>
                <w:rFonts w:ascii="Calibri" w:hAnsi="Calibri" w:cs="Calibri"/>
                <w:sz w:val="20"/>
                <w:szCs w:val="20"/>
              </w:rPr>
              <w:t>84.718</w:t>
            </w:r>
          </w:p>
        </w:tc>
        <w:tc>
          <w:tcPr>
            <w:tcW w:w="851" w:type="dxa"/>
            <w:noWrap/>
            <w:hideMark/>
          </w:tcPr>
          <w:p w14:paraId="62E250C8" w14:textId="7B300941" w:rsidR="00500FA8" w:rsidRPr="00363B53" w:rsidRDefault="00F903DB" w:rsidP="008034E5">
            <w:pPr>
              <w:bidi w:val="0"/>
              <w:rPr>
                <w:rFonts w:ascii="Calibri" w:hAnsi="Calibri" w:cs="Calibri"/>
                <w:sz w:val="20"/>
                <w:szCs w:val="20"/>
              </w:rPr>
            </w:pPr>
            <w:r>
              <w:rPr>
                <w:rFonts w:ascii="Calibri" w:hAnsi="Calibri" w:cs="Calibri"/>
                <w:sz w:val="20"/>
                <w:szCs w:val="20"/>
              </w:rPr>
              <w:t>84.718</w:t>
            </w:r>
          </w:p>
        </w:tc>
      </w:tr>
      <w:tr w:rsidR="00471639" w14:paraId="6A4DB898" w14:textId="77777777" w:rsidTr="00781C2A">
        <w:trPr>
          <w:trHeight w:val="300"/>
        </w:trPr>
        <w:tc>
          <w:tcPr>
            <w:tcW w:w="2802" w:type="dxa"/>
            <w:noWrap/>
            <w:hideMark/>
          </w:tcPr>
          <w:p w14:paraId="412FEA8E" w14:textId="77777777" w:rsidR="00500FA8" w:rsidRPr="00363B53" w:rsidRDefault="00F903DB" w:rsidP="008034E5">
            <w:pPr>
              <w:bidi w:val="0"/>
              <w:rPr>
                <w:rFonts w:ascii="Calibri" w:hAnsi="Calibri" w:cs="Calibri"/>
                <w:sz w:val="20"/>
                <w:szCs w:val="20"/>
              </w:rPr>
            </w:pPr>
            <w:r>
              <w:rPr>
                <w:rFonts w:ascii="Calibri" w:hAnsi="Calibri" w:cs="Calibri"/>
                <w:sz w:val="20"/>
                <w:szCs w:val="20"/>
              </w:rPr>
              <w:t>600</w:t>
            </w:r>
          </w:p>
        </w:tc>
        <w:tc>
          <w:tcPr>
            <w:tcW w:w="850" w:type="dxa"/>
            <w:noWrap/>
            <w:hideMark/>
          </w:tcPr>
          <w:p w14:paraId="664618B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2A2ED0C4"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610BB017"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86F47BC"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001FC7ED" w14:textId="77777777" w:rsidR="00500FA8" w:rsidRPr="00363B53" w:rsidRDefault="00F903DB" w:rsidP="008034E5">
            <w:pPr>
              <w:bidi w:val="0"/>
              <w:rPr>
                <w:rFonts w:ascii="Calibri" w:hAnsi="Calibri" w:cs="Calibri"/>
                <w:sz w:val="20"/>
                <w:szCs w:val="20"/>
              </w:rPr>
            </w:pPr>
            <w:r>
              <w:rPr>
                <w:rFonts w:ascii="Calibri" w:hAnsi="Calibri" w:cs="Calibri"/>
                <w:sz w:val="20"/>
                <w:szCs w:val="20"/>
              </w:rPr>
              <w:t>88.251</w:t>
            </w:r>
          </w:p>
        </w:tc>
        <w:tc>
          <w:tcPr>
            <w:tcW w:w="851" w:type="dxa"/>
            <w:noWrap/>
            <w:hideMark/>
          </w:tcPr>
          <w:p w14:paraId="5E456D4B" w14:textId="77777777" w:rsidR="00500FA8" w:rsidRPr="00363B53" w:rsidRDefault="00F903DB" w:rsidP="008034E5">
            <w:pPr>
              <w:bidi w:val="0"/>
              <w:rPr>
                <w:rFonts w:ascii="Calibri" w:hAnsi="Calibri" w:cs="Calibri"/>
                <w:sz w:val="20"/>
                <w:szCs w:val="20"/>
              </w:rPr>
            </w:pPr>
            <w:r>
              <w:rPr>
                <w:rFonts w:ascii="Calibri" w:hAnsi="Calibri" w:cs="Calibri"/>
                <w:sz w:val="20"/>
                <w:szCs w:val="20"/>
              </w:rPr>
              <w:t>88.718</w:t>
            </w:r>
          </w:p>
        </w:tc>
        <w:tc>
          <w:tcPr>
            <w:tcW w:w="850" w:type="dxa"/>
            <w:noWrap/>
            <w:hideMark/>
          </w:tcPr>
          <w:p w14:paraId="287EB7CE" w14:textId="77777777" w:rsidR="00500FA8" w:rsidRPr="00363B53" w:rsidRDefault="00F903DB" w:rsidP="008034E5">
            <w:pPr>
              <w:bidi w:val="0"/>
              <w:rPr>
                <w:rFonts w:ascii="Calibri" w:hAnsi="Calibri" w:cs="Calibri"/>
                <w:sz w:val="20"/>
                <w:szCs w:val="20"/>
              </w:rPr>
            </w:pPr>
            <w:r>
              <w:rPr>
                <w:rFonts w:ascii="Calibri" w:hAnsi="Calibri" w:cs="Calibri"/>
                <w:sz w:val="20"/>
                <w:szCs w:val="20"/>
              </w:rPr>
              <w:t>88.988</w:t>
            </w:r>
          </w:p>
        </w:tc>
        <w:tc>
          <w:tcPr>
            <w:tcW w:w="774" w:type="dxa"/>
            <w:noWrap/>
            <w:hideMark/>
          </w:tcPr>
          <w:p w14:paraId="205E2EBB" w14:textId="4ACB3413"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785" w:type="dxa"/>
            <w:noWrap/>
            <w:hideMark/>
          </w:tcPr>
          <w:p w14:paraId="58338E0E" w14:textId="5861A54B" w:rsidR="00500FA8" w:rsidRPr="00363B53" w:rsidRDefault="00F903DB" w:rsidP="008034E5">
            <w:pPr>
              <w:bidi w:val="0"/>
              <w:rPr>
                <w:rFonts w:ascii="Calibri" w:hAnsi="Calibri" w:cs="Calibri"/>
                <w:sz w:val="20"/>
                <w:szCs w:val="20"/>
              </w:rPr>
            </w:pPr>
            <w:r>
              <w:rPr>
                <w:rFonts w:ascii="Calibri" w:hAnsi="Calibri" w:cs="Calibri"/>
                <w:sz w:val="20"/>
                <w:szCs w:val="20"/>
              </w:rPr>
              <w:t>89.006</w:t>
            </w:r>
          </w:p>
        </w:tc>
        <w:tc>
          <w:tcPr>
            <w:tcW w:w="851" w:type="dxa"/>
            <w:noWrap/>
            <w:hideMark/>
          </w:tcPr>
          <w:p w14:paraId="4CDD8BEC" w14:textId="38FB5C1F" w:rsidR="00500FA8" w:rsidRPr="00363B53" w:rsidRDefault="00F903DB" w:rsidP="008034E5">
            <w:pPr>
              <w:bidi w:val="0"/>
              <w:rPr>
                <w:rFonts w:ascii="Calibri" w:hAnsi="Calibri" w:cs="Calibri"/>
                <w:sz w:val="20"/>
                <w:szCs w:val="20"/>
              </w:rPr>
            </w:pPr>
            <w:r>
              <w:rPr>
                <w:rFonts w:ascii="Calibri" w:hAnsi="Calibri" w:cs="Calibri"/>
                <w:sz w:val="20"/>
                <w:szCs w:val="20"/>
              </w:rPr>
              <w:t>89.006</w:t>
            </w:r>
          </w:p>
        </w:tc>
      </w:tr>
      <w:tr w:rsidR="00471639" w14:paraId="421371D5" w14:textId="77777777" w:rsidTr="00781C2A">
        <w:trPr>
          <w:trHeight w:val="300"/>
        </w:trPr>
        <w:tc>
          <w:tcPr>
            <w:tcW w:w="2802" w:type="dxa"/>
            <w:noWrap/>
            <w:hideMark/>
          </w:tcPr>
          <w:p w14:paraId="42AF9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650</w:t>
            </w:r>
          </w:p>
        </w:tc>
        <w:tc>
          <w:tcPr>
            <w:tcW w:w="850" w:type="dxa"/>
            <w:noWrap/>
            <w:hideMark/>
          </w:tcPr>
          <w:p w14:paraId="64BD9856"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588A19F2"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51238A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714FD9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2B5090C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CCEC16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91.110</w:t>
            </w:r>
          </w:p>
        </w:tc>
        <w:tc>
          <w:tcPr>
            <w:tcW w:w="850" w:type="dxa"/>
            <w:noWrap/>
            <w:hideMark/>
          </w:tcPr>
          <w:p w14:paraId="32DDDB6A" w14:textId="77777777" w:rsidR="00500FA8" w:rsidRPr="00363B53" w:rsidRDefault="00F903DB" w:rsidP="008034E5">
            <w:pPr>
              <w:bidi w:val="0"/>
              <w:rPr>
                <w:rFonts w:ascii="Calibri" w:hAnsi="Calibri" w:cs="Calibri"/>
                <w:sz w:val="20"/>
                <w:szCs w:val="20"/>
              </w:rPr>
            </w:pPr>
            <w:r>
              <w:rPr>
                <w:rFonts w:ascii="Calibri" w:hAnsi="Calibri" w:cs="Calibri"/>
                <w:sz w:val="20"/>
                <w:szCs w:val="20"/>
              </w:rPr>
              <w:t>91.798</w:t>
            </w:r>
          </w:p>
        </w:tc>
        <w:tc>
          <w:tcPr>
            <w:tcW w:w="774" w:type="dxa"/>
            <w:noWrap/>
            <w:hideMark/>
          </w:tcPr>
          <w:p w14:paraId="0437534B" w14:textId="4F4CE7CA" w:rsidR="00500FA8" w:rsidRPr="00363B53" w:rsidRDefault="00F903DB" w:rsidP="008034E5">
            <w:pPr>
              <w:bidi w:val="0"/>
              <w:rPr>
                <w:rFonts w:ascii="Calibri" w:hAnsi="Calibri" w:cs="Calibri"/>
                <w:sz w:val="20"/>
                <w:szCs w:val="20"/>
              </w:rPr>
            </w:pPr>
            <w:r>
              <w:rPr>
                <w:rFonts w:ascii="Calibri" w:hAnsi="Calibri" w:cs="Calibri"/>
                <w:sz w:val="20"/>
                <w:szCs w:val="20"/>
              </w:rPr>
              <w:t>92.174</w:t>
            </w:r>
          </w:p>
        </w:tc>
        <w:tc>
          <w:tcPr>
            <w:tcW w:w="785" w:type="dxa"/>
            <w:noWrap/>
            <w:hideMark/>
          </w:tcPr>
          <w:p w14:paraId="5983194B" w14:textId="1FDAE174" w:rsidR="00500FA8" w:rsidRPr="00363B53" w:rsidRDefault="00F903DB" w:rsidP="008034E5">
            <w:pPr>
              <w:bidi w:val="0"/>
              <w:rPr>
                <w:rFonts w:ascii="Calibri" w:hAnsi="Calibri" w:cs="Calibri"/>
                <w:sz w:val="20"/>
                <w:szCs w:val="20"/>
              </w:rPr>
            </w:pPr>
            <w:r>
              <w:rPr>
                <w:rFonts w:ascii="Calibri" w:hAnsi="Calibri" w:cs="Calibri"/>
                <w:sz w:val="20"/>
                <w:szCs w:val="20"/>
              </w:rPr>
              <w:t>92.187</w:t>
            </w:r>
          </w:p>
        </w:tc>
        <w:tc>
          <w:tcPr>
            <w:tcW w:w="851" w:type="dxa"/>
            <w:noWrap/>
            <w:hideMark/>
          </w:tcPr>
          <w:p w14:paraId="156E432A" w14:textId="7CE09DE0" w:rsidR="00500FA8" w:rsidRPr="00363B53" w:rsidRDefault="00F903DB" w:rsidP="008034E5">
            <w:pPr>
              <w:bidi w:val="0"/>
              <w:rPr>
                <w:rFonts w:ascii="Calibri" w:hAnsi="Calibri" w:cs="Calibri"/>
                <w:sz w:val="20"/>
                <w:szCs w:val="20"/>
              </w:rPr>
            </w:pPr>
            <w:r>
              <w:rPr>
                <w:rFonts w:ascii="Calibri" w:hAnsi="Calibri" w:cs="Calibri"/>
                <w:sz w:val="20"/>
                <w:szCs w:val="20"/>
              </w:rPr>
              <w:t>92.187</w:t>
            </w:r>
          </w:p>
        </w:tc>
      </w:tr>
      <w:tr w:rsidR="00471639" w14:paraId="41A452F3" w14:textId="77777777" w:rsidTr="00781C2A">
        <w:trPr>
          <w:trHeight w:val="300"/>
        </w:trPr>
        <w:tc>
          <w:tcPr>
            <w:tcW w:w="2802" w:type="dxa"/>
            <w:noWrap/>
            <w:hideMark/>
          </w:tcPr>
          <w:p w14:paraId="7F02CE78" w14:textId="77777777" w:rsidR="00500FA8" w:rsidRPr="00363B53" w:rsidRDefault="00F903DB" w:rsidP="008034E5">
            <w:pPr>
              <w:bidi w:val="0"/>
              <w:rPr>
                <w:rFonts w:ascii="Calibri" w:hAnsi="Calibri" w:cs="Calibri"/>
                <w:sz w:val="20"/>
                <w:szCs w:val="20"/>
              </w:rPr>
            </w:pPr>
            <w:r>
              <w:rPr>
                <w:rFonts w:ascii="Calibri" w:hAnsi="Calibri" w:cs="Calibri"/>
                <w:sz w:val="20"/>
                <w:szCs w:val="20"/>
              </w:rPr>
              <w:t>700</w:t>
            </w:r>
          </w:p>
        </w:tc>
        <w:tc>
          <w:tcPr>
            <w:tcW w:w="850" w:type="dxa"/>
            <w:noWrap/>
            <w:hideMark/>
          </w:tcPr>
          <w:p w14:paraId="29B7C67C"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0A464450"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44B76C8E"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4BCC65F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7B70A18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2AF187FE"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EFAEDEC"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B86379F" w14:textId="44A4AE9A" w:rsidR="00500FA8" w:rsidRPr="00363B53" w:rsidRDefault="00F903DB" w:rsidP="008034E5">
            <w:pPr>
              <w:bidi w:val="0"/>
              <w:rPr>
                <w:rFonts w:ascii="Calibri" w:hAnsi="Calibri" w:cs="Calibri"/>
                <w:sz w:val="20"/>
                <w:szCs w:val="20"/>
              </w:rPr>
            </w:pPr>
            <w:r>
              <w:rPr>
                <w:rFonts w:ascii="Calibri" w:hAnsi="Calibri" w:cs="Calibri"/>
                <w:sz w:val="20"/>
                <w:szCs w:val="20"/>
              </w:rPr>
              <w:t>93.179</w:t>
            </w:r>
          </w:p>
        </w:tc>
        <w:tc>
          <w:tcPr>
            <w:tcW w:w="785" w:type="dxa"/>
            <w:noWrap/>
            <w:hideMark/>
          </w:tcPr>
          <w:p w14:paraId="7710B423" w14:textId="6B634CCD" w:rsidR="00500FA8" w:rsidRPr="00363B53" w:rsidRDefault="00F903DB" w:rsidP="008034E5">
            <w:pPr>
              <w:bidi w:val="0"/>
              <w:rPr>
                <w:rFonts w:ascii="Calibri" w:hAnsi="Calibri" w:cs="Calibri"/>
                <w:sz w:val="20"/>
                <w:szCs w:val="20"/>
              </w:rPr>
            </w:pPr>
            <w:r>
              <w:rPr>
                <w:rFonts w:ascii="Calibri" w:hAnsi="Calibri" w:cs="Calibri"/>
                <w:sz w:val="20"/>
                <w:szCs w:val="20"/>
              </w:rPr>
              <w:t>93.542</w:t>
            </w:r>
          </w:p>
        </w:tc>
        <w:tc>
          <w:tcPr>
            <w:tcW w:w="851" w:type="dxa"/>
            <w:noWrap/>
            <w:hideMark/>
          </w:tcPr>
          <w:p w14:paraId="56DB99B3" w14:textId="64965704" w:rsidR="00500FA8" w:rsidRPr="00363B53" w:rsidRDefault="00F903DB" w:rsidP="008034E5">
            <w:pPr>
              <w:bidi w:val="0"/>
              <w:rPr>
                <w:rFonts w:ascii="Calibri" w:hAnsi="Calibri" w:cs="Calibri"/>
                <w:sz w:val="20"/>
                <w:szCs w:val="20"/>
              </w:rPr>
            </w:pPr>
            <w:r>
              <w:rPr>
                <w:rFonts w:ascii="Calibri" w:hAnsi="Calibri" w:cs="Calibri"/>
                <w:sz w:val="20"/>
                <w:szCs w:val="20"/>
              </w:rPr>
              <w:t>93.542</w:t>
            </w:r>
          </w:p>
        </w:tc>
      </w:tr>
      <w:tr w:rsidR="00471639" w14:paraId="08D3AF5E" w14:textId="77777777" w:rsidTr="00781C2A">
        <w:trPr>
          <w:trHeight w:val="300"/>
        </w:trPr>
        <w:tc>
          <w:tcPr>
            <w:tcW w:w="2802" w:type="dxa"/>
            <w:noWrap/>
            <w:hideMark/>
          </w:tcPr>
          <w:p w14:paraId="580F15D5" w14:textId="77777777" w:rsidR="00500FA8" w:rsidRPr="00363B53" w:rsidRDefault="00F903DB" w:rsidP="008034E5">
            <w:pPr>
              <w:bidi w:val="0"/>
              <w:rPr>
                <w:rFonts w:ascii="Calibri" w:hAnsi="Calibri" w:cs="Calibri"/>
                <w:sz w:val="20"/>
                <w:szCs w:val="20"/>
              </w:rPr>
            </w:pPr>
            <w:r>
              <w:rPr>
                <w:rFonts w:ascii="Calibri" w:hAnsi="Calibri" w:cs="Calibri"/>
                <w:sz w:val="20"/>
                <w:szCs w:val="20"/>
              </w:rPr>
              <w:t>750</w:t>
            </w:r>
          </w:p>
        </w:tc>
        <w:tc>
          <w:tcPr>
            <w:tcW w:w="850" w:type="dxa"/>
            <w:noWrap/>
            <w:hideMark/>
          </w:tcPr>
          <w:p w14:paraId="55C57940"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3C9632B"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2FEE3713"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60C38E32"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932FA2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43B31916"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48D62AF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5B3A6A77" w14:textId="177C2F74"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6B134E4A" w14:textId="4B03C740"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5EAF5EC6" w14:textId="512C6F94" w:rsidR="00500FA8" w:rsidRPr="00363B53" w:rsidRDefault="00F903DB" w:rsidP="008034E5">
            <w:pPr>
              <w:bidi w:val="0"/>
              <w:rPr>
                <w:rFonts w:ascii="Calibri" w:hAnsi="Calibri" w:cs="Calibri"/>
                <w:sz w:val="20"/>
                <w:szCs w:val="20"/>
              </w:rPr>
            </w:pPr>
            <w:r>
              <w:rPr>
                <w:rFonts w:ascii="Calibri" w:hAnsi="Calibri" w:cs="Calibri"/>
                <w:sz w:val="20"/>
                <w:szCs w:val="20"/>
              </w:rPr>
              <w:t>7.6850</w:t>
            </w:r>
          </w:p>
        </w:tc>
      </w:tr>
      <w:tr w:rsidR="00471639" w14:paraId="3851FB85" w14:textId="77777777" w:rsidTr="00781C2A">
        <w:trPr>
          <w:trHeight w:val="300"/>
        </w:trPr>
        <w:tc>
          <w:tcPr>
            <w:tcW w:w="2802" w:type="dxa"/>
            <w:noWrap/>
            <w:hideMark/>
          </w:tcPr>
          <w:p w14:paraId="3BFB7008" w14:textId="77777777" w:rsidR="00500FA8" w:rsidRPr="00363B53" w:rsidRDefault="00F903DB" w:rsidP="008034E5">
            <w:pPr>
              <w:bidi w:val="0"/>
              <w:rPr>
                <w:rFonts w:ascii="Calibri" w:hAnsi="Calibri" w:cs="Calibri"/>
                <w:sz w:val="20"/>
                <w:szCs w:val="20"/>
              </w:rPr>
            </w:pPr>
            <w:r>
              <w:rPr>
                <w:rFonts w:ascii="Calibri" w:hAnsi="Calibri" w:cs="Calibri"/>
                <w:sz w:val="20"/>
                <w:szCs w:val="20"/>
              </w:rPr>
              <w:t>800</w:t>
            </w:r>
          </w:p>
        </w:tc>
        <w:tc>
          <w:tcPr>
            <w:tcW w:w="850" w:type="dxa"/>
            <w:noWrap/>
            <w:hideMark/>
          </w:tcPr>
          <w:p w14:paraId="3805B64D"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4E2F882E"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10882F3F"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538931E4"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514BE5E6"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7BF7BDF"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800199E"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76E382AF" w14:textId="1EE7EA1B"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11196DEF" w14:textId="70162D91"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79B3521" w14:textId="0644AC6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27A1366F" w14:textId="77777777" w:rsidTr="00781C2A">
        <w:trPr>
          <w:trHeight w:val="300"/>
        </w:trPr>
        <w:tc>
          <w:tcPr>
            <w:tcW w:w="2802" w:type="dxa"/>
            <w:noWrap/>
            <w:hideMark/>
          </w:tcPr>
          <w:p w14:paraId="3C2AF090" w14:textId="77777777" w:rsidR="00500FA8" w:rsidRPr="00363B53" w:rsidRDefault="00F903DB" w:rsidP="008034E5">
            <w:pPr>
              <w:bidi w:val="0"/>
              <w:rPr>
                <w:rFonts w:ascii="Calibri" w:hAnsi="Calibri" w:cs="Calibri"/>
                <w:sz w:val="20"/>
                <w:szCs w:val="20"/>
              </w:rPr>
            </w:pPr>
            <w:r>
              <w:rPr>
                <w:rFonts w:ascii="Calibri" w:hAnsi="Calibri" w:cs="Calibri"/>
                <w:sz w:val="20"/>
                <w:szCs w:val="20"/>
              </w:rPr>
              <w:t>850</w:t>
            </w:r>
          </w:p>
        </w:tc>
        <w:tc>
          <w:tcPr>
            <w:tcW w:w="850" w:type="dxa"/>
            <w:noWrap/>
            <w:hideMark/>
          </w:tcPr>
          <w:p w14:paraId="565B9695"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2ACBCE8"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07D7BD8B"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7A8F25E1"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60AD2544"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6D7B9DB5"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3A5E1A32"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471FCA4D" w14:textId="7DF2A41A"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29A0D985" w14:textId="11BFB3DA"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1AC58C39" w14:textId="0B08B435"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r w:rsidR="00471639" w14:paraId="65054327" w14:textId="77777777" w:rsidTr="00781C2A">
        <w:trPr>
          <w:trHeight w:val="300"/>
        </w:trPr>
        <w:tc>
          <w:tcPr>
            <w:tcW w:w="2802" w:type="dxa"/>
            <w:noWrap/>
            <w:hideMark/>
          </w:tcPr>
          <w:p w14:paraId="6EB1FDFD" w14:textId="77777777" w:rsidR="00500FA8" w:rsidRPr="00363B53" w:rsidRDefault="00F903DB" w:rsidP="008034E5">
            <w:pPr>
              <w:bidi w:val="0"/>
              <w:rPr>
                <w:rFonts w:ascii="Calibri" w:hAnsi="Calibri" w:cs="Calibri"/>
                <w:sz w:val="20"/>
                <w:szCs w:val="20"/>
              </w:rPr>
            </w:pPr>
            <w:r>
              <w:rPr>
                <w:rFonts w:ascii="Calibri" w:hAnsi="Calibri" w:cs="Calibri"/>
                <w:sz w:val="20"/>
                <w:szCs w:val="20"/>
              </w:rPr>
              <w:t>900</w:t>
            </w:r>
          </w:p>
        </w:tc>
        <w:tc>
          <w:tcPr>
            <w:tcW w:w="850" w:type="dxa"/>
            <w:noWrap/>
            <w:hideMark/>
          </w:tcPr>
          <w:p w14:paraId="3D69BF8F" w14:textId="77777777" w:rsidR="00500FA8" w:rsidRPr="00363B53" w:rsidRDefault="00F903DB" w:rsidP="008034E5">
            <w:pPr>
              <w:bidi w:val="0"/>
              <w:rPr>
                <w:rFonts w:ascii="Calibri" w:hAnsi="Calibri" w:cs="Calibri"/>
                <w:sz w:val="20"/>
                <w:szCs w:val="20"/>
              </w:rPr>
            </w:pPr>
            <w:r>
              <w:rPr>
                <w:rFonts w:ascii="Calibri" w:hAnsi="Calibri" w:cs="Calibri"/>
                <w:sz w:val="20"/>
                <w:szCs w:val="20"/>
              </w:rPr>
              <w:t>73.368</w:t>
            </w:r>
          </w:p>
        </w:tc>
        <w:tc>
          <w:tcPr>
            <w:tcW w:w="774" w:type="dxa"/>
            <w:noWrap/>
            <w:hideMark/>
          </w:tcPr>
          <w:p w14:paraId="1CE6931D" w14:textId="77777777" w:rsidR="00500FA8" w:rsidRPr="00363B53" w:rsidRDefault="00F903DB" w:rsidP="008034E5">
            <w:pPr>
              <w:bidi w:val="0"/>
              <w:rPr>
                <w:rFonts w:ascii="Calibri" w:hAnsi="Calibri" w:cs="Calibri"/>
                <w:sz w:val="20"/>
                <w:szCs w:val="20"/>
              </w:rPr>
            </w:pPr>
            <w:r>
              <w:rPr>
                <w:rFonts w:ascii="Calibri" w:hAnsi="Calibri" w:cs="Calibri"/>
                <w:sz w:val="20"/>
                <w:szCs w:val="20"/>
              </w:rPr>
              <w:t>78.137</w:t>
            </w:r>
          </w:p>
        </w:tc>
        <w:tc>
          <w:tcPr>
            <w:tcW w:w="800" w:type="dxa"/>
            <w:noWrap/>
            <w:hideMark/>
          </w:tcPr>
          <w:p w14:paraId="54A681EC" w14:textId="77777777" w:rsidR="00500FA8" w:rsidRPr="00363B53" w:rsidRDefault="00F903DB" w:rsidP="008034E5">
            <w:pPr>
              <w:bidi w:val="0"/>
              <w:rPr>
                <w:rFonts w:ascii="Calibri" w:hAnsi="Calibri" w:cs="Calibri"/>
                <w:sz w:val="20"/>
                <w:szCs w:val="20"/>
              </w:rPr>
            </w:pPr>
            <w:r>
              <w:rPr>
                <w:rFonts w:ascii="Calibri" w:hAnsi="Calibri" w:cs="Calibri"/>
                <w:sz w:val="20"/>
                <w:szCs w:val="20"/>
              </w:rPr>
              <w:t>82.463</w:t>
            </w:r>
          </w:p>
        </w:tc>
        <w:tc>
          <w:tcPr>
            <w:tcW w:w="774" w:type="dxa"/>
            <w:noWrap/>
            <w:hideMark/>
          </w:tcPr>
          <w:p w14:paraId="12D31207" w14:textId="77777777" w:rsidR="00500FA8" w:rsidRPr="00363B53" w:rsidRDefault="00F903DB" w:rsidP="008034E5">
            <w:pPr>
              <w:bidi w:val="0"/>
              <w:rPr>
                <w:rFonts w:ascii="Calibri" w:hAnsi="Calibri" w:cs="Calibri"/>
                <w:sz w:val="20"/>
                <w:szCs w:val="20"/>
              </w:rPr>
            </w:pPr>
            <w:r>
              <w:rPr>
                <w:rFonts w:ascii="Calibri" w:hAnsi="Calibri" w:cs="Calibri"/>
                <w:sz w:val="20"/>
                <w:szCs w:val="20"/>
              </w:rPr>
              <w:t>86.270</w:t>
            </w:r>
          </w:p>
        </w:tc>
        <w:tc>
          <w:tcPr>
            <w:tcW w:w="793" w:type="dxa"/>
            <w:noWrap/>
            <w:hideMark/>
          </w:tcPr>
          <w:p w14:paraId="46676179" w14:textId="77777777" w:rsidR="00500FA8" w:rsidRPr="00363B53" w:rsidRDefault="00F903DB" w:rsidP="008034E5">
            <w:pPr>
              <w:bidi w:val="0"/>
              <w:rPr>
                <w:rFonts w:ascii="Calibri" w:hAnsi="Calibri" w:cs="Calibri"/>
                <w:sz w:val="20"/>
                <w:szCs w:val="20"/>
              </w:rPr>
            </w:pPr>
            <w:r>
              <w:rPr>
                <w:rFonts w:ascii="Calibri" w:hAnsi="Calibri" w:cs="Calibri"/>
                <w:sz w:val="20"/>
                <w:szCs w:val="20"/>
              </w:rPr>
              <w:t>89.199</w:t>
            </w:r>
          </w:p>
        </w:tc>
        <w:tc>
          <w:tcPr>
            <w:tcW w:w="851" w:type="dxa"/>
            <w:noWrap/>
            <w:hideMark/>
          </w:tcPr>
          <w:p w14:paraId="07132B03" w14:textId="77777777" w:rsidR="00500FA8" w:rsidRPr="00363B53" w:rsidRDefault="00F903DB" w:rsidP="008034E5">
            <w:pPr>
              <w:bidi w:val="0"/>
              <w:rPr>
                <w:rFonts w:ascii="Calibri" w:hAnsi="Calibri" w:cs="Calibri"/>
                <w:sz w:val="20"/>
                <w:szCs w:val="20"/>
              </w:rPr>
            </w:pPr>
            <w:r>
              <w:rPr>
                <w:rFonts w:ascii="Calibri" w:hAnsi="Calibri" w:cs="Calibri"/>
                <w:sz w:val="20"/>
                <w:szCs w:val="20"/>
              </w:rPr>
              <w:t>91.170</w:t>
            </w:r>
          </w:p>
        </w:tc>
        <w:tc>
          <w:tcPr>
            <w:tcW w:w="850" w:type="dxa"/>
            <w:noWrap/>
            <w:hideMark/>
          </w:tcPr>
          <w:p w14:paraId="0565D395" w14:textId="77777777" w:rsidR="00500FA8" w:rsidRPr="00363B53" w:rsidRDefault="00F903DB" w:rsidP="008034E5">
            <w:pPr>
              <w:bidi w:val="0"/>
              <w:rPr>
                <w:rFonts w:ascii="Calibri" w:hAnsi="Calibri" w:cs="Calibri"/>
                <w:sz w:val="20"/>
                <w:szCs w:val="20"/>
              </w:rPr>
            </w:pPr>
            <w:r>
              <w:rPr>
                <w:rFonts w:ascii="Calibri" w:hAnsi="Calibri" w:cs="Calibri"/>
                <w:sz w:val="20"/>
                <w:szCs w:val="20"/>
              </w:rPr>
              <w:t>92.513</w:t>
            </w:r>
          </w:p>
        </w:tc>
        <w:tc>
          <w:tcPr>
            <w:tcW w:w="774" w:type="dxa"/>
            <w:noWrap/>
            <w:hideMark/>
          </w:tcPr>
          <w:p w14:paraId="2E72A52A" w14:textId="55452265" w:rsidR="00500FA8" w:rsidRPr="00363B53" w:rsidRDefault="00F903DB" w:rsidP="008034E5">
            <w:pPr>
              <w:bidi w:val="0"/>
              <w:rPr>
                <w:rFonts w:ascii="Calibri" w:hAnsi="Calibri" w:cs="Calibri"/>
                <w:sz w:val="20"/>
                <w:szCs w:val="20"/>
              </w:rPr>
            </w:pPr>
            <w:r>
              <w:rPr>
                <w:rFonts w:ascii="Calibri" w:hAnsi="Calibri" w:cs="Calibri"/>
                <w:sz w:val="20"/>
                <w:szCs w:val="20"/>
              </w:rPr>
              <w:t>93.450</w:t>
            </w:r>
          </w:p>
        </w:tc>
        <w:tc>
          <w:tcPr>
            <w:tcW w:w="785" w:type="dxa"/>
            <w:noWrap/>
            <w:hideMark/>
          </w:tcPr>
          <w:p w14:paraId="7F371246" w14:textId="3A09AB9D" w:rsidR="00500FA8" w:rsidRPr="00363B53" w:rsidRDefault="00F903DB" w:rsidP="008034E5">
            <w:pPr>
              <w:bidi w:val="0"/>
              <w:rPr>
                <w:rFonts w:ascii="Calibri" w:hAnsi="Calibri" w:cs="Calibri"/>
                <w:sz w:val="20"/>
                <w:szCs w:val="20"/>
              </w:rPr>
            </w:pPr>
            <w:r>
              <w:rPr>
                <w:rFonts w:ascii="Calibri" w:hAnsi="Calibri" w:cs="Calibri"/>
                <w:sz w:val="20"/>
                <w:szCs w:val="20"/>
              </w:rPr>
              <w:t>94.069</w:t>
            </w:r>
          </w:p>
        </w:tc>
        <w:tc>
          <w:tcPr>
            <w:tcW w:w="851" w:type="dxa"/>
            <w:noWrap/>
            <w:hideMark/>
          </w:tcPr>
          <w:p w14:paraId="7EC4F559" w14:textId="659435C6" w:rsidR="00500FA8" w:rsidRPr="00363B53" w:rsidRDefault="00F903DB" w:rsidP="008034E5">
            <w:pPr>
              <w:bidi w:val="0"/>
              <w:rPr>
                <w:rFonts w:ascii="Calibri" w:hAnsi="Calibri" w:cs="Calibri"/>
                <w:sz w:val="20"/>
                <w:szCs w:val="20"/>
              </w:rPr>
            </w:pPr>
            <w:r>
              <w:rPr>
                <w:rFonts w:ascii="Calibri" w:hAnsi="Calibri" w:cs="Calibri"/>
                <w:sz w:val="20"/>
                <w:szCs w:val="20"/>
              </w:rPr>
              <w:t>94.497</w:t>
            </w:r>
          </w:p>
        </w:tc>
      </w:tr>
    </w:tbl>
    <w:p w14:paraId="287583E7" w14:textId="77777777" w:rsidR="004F2BAF" w:rsidRDefault="004F2BAF" w:rsidP="008034E5">
      <w:pPr>
        <w:bidi w:val="0"/>
        <w:rPr>
          <w:rFonts w:ascii="Calibri" w:hAnsi="Calibri" w:cs="Calibri"/>
          <w:rtl/>
        </w:rPr>
      </w:pPr>
    </w:p>
    <w:p w14:paraId="43FF9167" w14:textId="77777777" w:rsidR="0089220C" w:rsidRDefault="0089220C" w:rsidP="008034E5">
      <w:pPr>
        <w:bidi w:val="0"/>
        <w:rPr>
          <w:rFonts w:ascii="Calibri" w:hAnsi="Calibri" w:cs="Calibri"/>
          <w:rtl/>
        </w:rPr>
      </w:pPr>
    </w:p>
    <w:p w14:paraId="67595A1D" w14:textId="77777777" w:rsidR="0089220C" w:rsidRDefault="0089220C" w:rsidP="008034E5">
      <w:pPr>
        <w:bidi w:val="0"/>
        <w:rPr>
          <w:rFonts w:ascii="Calibri" w:hAnsi="Calibri" w:cs="Calibri"/>
          <w:rtl/>
        </w:rPr>
      </w:pPr>
    </w:p>
    <w:p w14:paraId="4270F0C0" w14:textId="77777777" w:rsidR="0089220C" w:rsidRDefault="0089220C" w:rsidP="008034E5">
      <w:pPr>
        <w:bidi w:val="0"/>
        <w:rPr>
          <w:rFonts w:ascii="Calibri" w:hAnsi="Calibri" w:cs="Calibri"/>
          <w:rtl/>
        </w:rPr>
      </w:pPr>
    </w:p>
    <w:p w14:paraId="40221EC8" w14:textId="77777777" w:rsidR="00E7284C" w:rsidRDefault="00E7284C" w:rsidP="008034E5">
      <w:pPr>
        <w:bidi w:val="0"/>
      </w:pPr>
    </w:p>
    <w:p w14:paraId="44283685" w14:textId="77777777" w:rsidR="00E7284C" w:rsidRDefault="00E7284C" w:rsidP="008034E5">
      <w:pPr>
        <w:bidi w:val="0"/>
      </w:pPr>
    </w:p>
    <w:p w14:paraId="52F908BC" w14:textId="77777777" w:rsidR="00E7284C" w:rsidRDefault="00E7284C" w:rsidP="008034E5">
      <w:pPr>
        <w:bidi w:val="0"/>
      </w:pPr>
    </w:p>
    <w:p w14:paraId="09327C0B" w14:textId="77777777" w:rsidR="00E7284C" w:rsidRDefault="00E7284C" w:rsidP="008034E5">
      <w:pPr>
        <w:bidi w:val="0"/>
      </w:pPr>
    </w:p>
    <w:p w14:paraId="14FF4A82" w14:textId="77777777" w:rsidR="00E7284C" w:rsidRDefault="00E7284C" w:rsidP="008034E5">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019BC645" w14:textId="77777777" w:rsidR="00E7284C" w:rsidRDefault="00E7284C" w:rsidP="008034E5">
      <w:pPr>
        <w:bidi w:val="0"/>
      </w:pPr>
    </w:p>
    <w:p w14:paraId="5B1FCDB0" w14:textId="77777777" w:rsidR="00E7284C" w:rsidRDefault="00E7284C" w:rsidP="008034E5">
      <w:pPr>
        <w:bidi w:val="0"/>
      </w:pPr>
    </w:p>
    <w:p w14:paraId="4536E232" w14:textId="77777777" w:rsidR="00E7284C" w:rsidRDefault="00E7284C" w:rsidP="008034E5">
      <w:pPr>
        <w:bidi w:val="0"/>
      </w:pPr>
    </w:p>
    <w:p w14:paraId="72AE93CE" w14:textId="77777777" w:rsidR="00E7284C" w:rsidRDefault="00E7284C" w:rsidP="008034E5">
      <w:pPr>
        <w:bidi w:val="0"/>
      </w:pPr>
    </w:p>
    <w:p w14:paraId="322DEB25" w14:textId="3FB36588" w:rsidR="003014A6" w:rsidRPr="003014A6" w:rsidRDefault="00F903DB" w:rsidP="008034E5">
      <w:pPr>
        <w:bidi w:val="0"/>
        <w:rPr>
          <w:rFonts w:ascii="Calibri" w:hAnsi="Calibri" w:cs="Calibri"/>
        </w:rPr>
      </w:pPr>
      <w:r>
        <w:rPr>
          <w:rFonts w:ascii="Calibri" w:hAnsi="Calibri" w:cs="Calibri"/>
          <w:b/>
          <w:bCs/>
        </w:rPr>
        <w:t>Appendix C - Correlation network</w:t>
      </w:r>
    </w:p>
    <w:p w14:paraId="26A2BAB1" w14:textId="77777777" w:rsidR="003014A6" w:rsidRDefault="00F903DB" w:rsidP="008034E5">
      <w:pPr>
        <w:bidi w:val="0"/>
        <w:ind w:left="720"/>
        <w:rPr>
          <w:rFonts w:ascii="Calibri" w:hAnsi="Calibri" w:cs="Calibri"/>
        </w:rPr>
      </w:pPr>
      <w:r>
        <w:rPr>
          <w:rFonts w:ascii="Calibri" w:hAnsi="Calibri" w:cs="Calibri"/>
        </w:rPr>
        <w:t>Visualizes only the strongest correlations (|r|≥0.85) among variables. Complements the Pearson matrix but adds limited quantitative insight, so it is moved to the appendix.</w:t>
      </w:r>
    </w:p>
    <w:p w14:paraId="4BE0E062" w14:textId="301586E1" w:rsidR="003014A6" w:rsidRDefault="00F903DB" w:rsidP="008034E5">
      <w:pPr>
        <w:bidi w:val="0"/>
        <w:ind w:left="720"/>
        <w:rPr>
          <w:rFonts w:ascii="Calibri" w:hAnsi="Calibri" w:cs="Calibri"/>
        </w:rPr>
      </w:pPr>
      <w:r>
        <w:rPr>
          <w:noProof/>
        </w:rPr>
        <w:lastRenderedPageBreak/>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77777777" w:rsidR="003014A6" w:rsidRPr="006049B4" w:rsidRDefault="00F903DB" w:rsidP="003014A6">
                            <w:pPr>
                              <w:pStyle w:val="Caption"/>
                              <w:bidi w:val="0"/>
                              <w:jc w:val="center"/>
                              <w:rPr>
                                <w:noProof/>
                              </w:rPr>
                            </w:pPr>
                            <w:bookmarkStart w:id="138" w:name="_Toc223013463"/>
                            <w:r>
                              <w:t xml:space="preserve">Figure </w:t>
                            </w:r>
                            <w:fldSimple w:instr=" SEQ Figure \* ARABIC ">
                              <w:r>
                                <w:rPr>
                                  <w:noProof/>
                                </w:rPr>
                                <w:t>25</w:t>
                              </w:r>
                            </w:fldSimple>
                            <w:r>
                              <w:rPr>
                                <w:noProof/>
                              </w:rPr>
                              <w:t xml:space="preserve"> - Correlation network</w:t>
                            </w:r>
                            <w:bookmarkEnd w:id="13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left:0;text-align:left;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77777777" w:rsidR="003014A6" w:rsidRPr="006049B4" w:rsidRDefault="00F903DB" w:rsidP="003014A6">
                      <w:pPr>
                        <w:pStyle w:val="Caption"/>
                        <w:bidi w:val="0"/>
                        <w:jc w:val="center"/>
                        <w:rPr>
                          <w:noProof/>
                        </w:rPr>
                      </w:pPr>
                      <w:bookmarkStart w:id="139" w:name="_Toc223013463"/>
                      <w:r>
                        <w:t xml:space="preserve">Figure </w:t>
                      </w:r>
                      <w:fldSimple w:instr=" SEQ Figure \* ARABIC ">
                        <w:r>
                          <w:rPr>
                            <w:noProof/>
                          </w:rPr>
                          <w:t>25</w:t>
                        </w:r>
                      </w:fldSimple>
                      <w:r>
                        <w:rPr>
                          <w:noProof/>
                        </w:rPr>
                        <w:t xml:space="preserve"> - Correlation network</w:t>
                      </w:r>
                      <w:bookmarkEnd w:id="139"/>
                    </w:p>
                  </w:txbxContent>
                </v:textbox>
                <w10:wrap type="square"/>
              </v:shape>
            </w:pict>
          </mc:Fallback>
        </mc:AlternateContent>
      </w:r>
      <w:r>
        <w:rPr>
          <w:noProof/>
        </w:rPr>
        <w:drawing>
          <wp:anchor distT="0" distB="0" distL="114300" distR="114300" simplePos="0" relativeHeight="251658240" behindDoc="0" locked="0" layoutInCell="1" allowOverlap="1" wp14:anchorId="3C9CEC84" wp14:editId="5D8A13A0">
            <wp:simplePos x="0" y="0"/>
            <wp:positionH relativeFrom="column">
              <wp:posOffset>-1132840</wp:posOffset>
            </wp:positionH>
            <wp:positionV relativeFrom="paragraph">
              <wp:posOffset>186690</wp:posOffset>
            </wp:positionV>
            <wp:extent cx="7452995" cy="3620770"/>
            <wp:effectExtent l="0" t="0" r="0" b="0"/>
            <wp:wrapSquare wrapText="bothSides"/>
            <wp:docPr id="607730125" name="תמונה 19" descr="תמונה שמכילה קו, תרשים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0125" name="תמונה 19" descr="תמונה שמכילה קו, תרשים  תוכן בינה מלאכותית גנרטיבית עשוי להיות שגוי."/>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7452995"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2CBEE7F5" w:rsidR="00DF3096" w:rsidRPr="00EC0EFA" w:rsidRDefault="00F903DB" w:rsidP="008034E5">
      <w:pPr>
        <w:bidi w:val="0"/>
        <w:rPr>
          <w:rFonts w:ascii="Calibri" w:hAnsi="Calibri" w:cs="Calibri"/>
        </w:rPr>
      </w:pPr>
      <w:r>
        <w:rPr>
          <w:rFonts w:ascii="Calibri" w:hAnsi="Calibri" w:cs="Calibri"/>
          <w:b/>
          <w:bCs/>
        </w:rPr>
        <w:t>Appendix D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40" w:name="_Toc142292921"/>
      <w:r>
        <w:rPr>
          <w:rFonts w:ascii="Calibri" w:hAnsi="Calibri" w:cs="Calibri"/>
          <w:i/>
          <w:iCs/>
        </w:rPr>
        <w:t>Figure S6: Relationship between water suppliers and consumers</w:t>
      </w:r>
      <w:r>
        <w:rPr>
          <w:rFonts w:ascii="Calibri" w:hAnsi="Calibri" w:cs="Calibri"/>
          <w:i/>
          <w:iCs/>
          <w:rtl/>
        </w:rPr>
        <w:br/>
      </w:r>
    </w:p>
    <w:bookmarkEnd w:id="140"/>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41"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41"/>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42"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42"/>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43" w:name="_Toc142292923"/>
    </w:p>
    <w:bookmarkEnd w:id="143"/>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lastRenderedPageBreak/>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44"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44"/>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45"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45"/>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46"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46"/>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3"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Production and consumption of water (Central Bureau of Statistics, 2022)</w:t>
        </w:r>
      </w:hyperlink>
      <w:bookmarkStart w:id="147" w:name="_Ref142481691"/>
    </w:p>
    <w:p w14:paraId="7ABCBA5F"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The Israeli population forecast (Central Bureau of Statistics, 2019)</w:t>
        </w:r>
      </w:hyperlink>
      <w:bookmarkEnd w:id="147"/>
    </w:p>
    <w:p w14:paraId="3546B9A9" w14:textId="77777777"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10B78150" w:rsidR="00C5547A" w:rsidRPr="00023F04" w:rsidRDefault="00F903DB" w:rsidP="008034E5">
      <w:pPr>
        <w:bidi w:val="0"/>
        <w:rPr>
          <w:rFonts w:ascii="Calibri" w:hAnsi="Calibri" w:cs="Calibri"/>
        </w:rPr>
      </w:pPr>
      <w:r>
        <w:rPr>
          <w:rFonts w:ascii="Calibri" w:hAnsi="Calibri" w:cs="Calibri"/>
          <w:b/>
          <w:bCs/>
        </w:rPr>
        <w:t>Appendix 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5B646805" w14:textId="27579739" w:rsidR="005318E1" w:rsidRPr="005318E1" w:rsidRDefault="00F903DB" w:rsidP="00E53C01">
      <w:pPr>
        <w:rPr>
          <w:rFonts w:ascii="Calibri" w:hAnsi="Calibri" w:cs="Calibri"/>
          <w:sz w:val="40"/>
          <w:szCs w:val="40"/>
          <w:rtl/>
        </w:rPr>
      </w:pPr>
      <w:r>
        <w:rPr>
          <w:rFonts w:ascii="Calibri" w:hAnsi="Calibri" w:cs="Calibri" w:hint="cs"/>
          <w:sz w:val="40"/>
          <w:szCs w:val="40"/>
          <w:rtl/>
        </w:rPr>
        <w:t>תקציר בעברית</w:t>
      </w:r>
      <w:r>
        <w:rPr>
          <w:rFonts w:ascii="Calibri" w:hAnsi="Calibri" w:cs="Calibri"/>
          <w:sz w:val="40"/>
          <w:szCs w:val="40"/>
          <w:rtl/>
        </w:rPr>
        <w:t xml:space="preserve"> </w:t>
      </w:r>
    </w:p>
    <w:p w14:paraId="7BA413FB" w14:textId="0669C3C6" w:rsidR="00843E95" w:rsidRPr="00843E95" w:rsidRDefault="00F903DB" w:rsidP="00E53C01">
      <w:pPr>
        <w:rPr>
          <w:rFonts w:ascii="Calibri" w:hAnsi="Calibri" w:cs="Calibri"/>
        </w:rPr>
      </w:pPr>
      <w:r>
        <w:rPr>
          <w:rFonts w:ascii="Calibri" w:hAnsi="Calibri" w:cs="Calibri"/>
          <w:rtl/>
        </w:rPr>
        <w:t xml:space="preserve">התמודדות עם שינויי האקלים מחייבת דה־קרבוניזציה מהירה של מערכות ייצור החשמל הלאומיות, אולם מסלולי המעבר האפשריים מושפעים במידה רבה מאילוצים מבניים כלכליים, מרחביים וסביבתיים. ישראל מהווה מקרה בוחן ייחודי בהקשר זה, בשל שילוב של גידול דמוגרפי מואץ, יעדי אקלים שאפתניים, ומגבלות חריפות של זמינות קרקע. בהסתמך על מודל מסגרת לקיימות לאומית, תזה זו מפתחת מודל אופטימיזציה למערכת החשמל בישראל ברזולוציה שעתית </w:t>
      </w:r>
      <w:r>
        <w:rPr>
          <w:rFonts w:ascii="Calibri" w:hAnsi="Calibri" w:cs="Calibri"/>
          <w:rtl/>
        </w:rPr>
        <w:lastRenderedPageBreak/>
        <w:t>(כ־245,000 צעדי זמן, לשנים 2023–2050). הבעיה מנוסחת כבעיית תכנות ליניארי רחבת</w:t>
      </w:r>
      <w:r>
        <w:rPr>
          <w:rFonts w:ascii="Calibri" w:hAnsi="Calibri" w:cs="Calibri" w:hint="cs"/>
          <w:rtl/>
        </w:rPr>
        <w:t xml:space="preserve"> </w:t>
      </w:r>
      <w:r>
        <w:rPr>
          <w:rFonts w:ascii="Calibri" w:hAnsi="Calibri" w:cs="Calibri"/>
          <w:rtl/>
        </w:rPr>
        <w:t>היקף, שמטרתה מזעור פליטות גזי חממה מצטברות, בכפוף לאילוצים על זמינות קרקע סולארית, עלות מערכתית, דינמיקת אגירה ומגבלות תפעוליות.</w:t>
      </w:r>
    </w:p>
    <w:p w14:paraId="609F6D4E" w14:textId="77777777" w:rsidR="00843E95" w:rsidRPr="00843E95" w:rsidRDefault="00843E95" w:rsidP="00E53C01">
      <w:pPr>
        <w:rPr>
          <w:rFonts w:ascii="Calibri" w:hAnsi="Calibri" w:cs="Calibri"/>
        </w:rPr>
      </w:pPr>
    </w:p>
    <w:p w14:paraId="5F31438B" w14:textId="4543875A" w:rsidR="00843E95" w:rsidRPr="00843E95" w:rsidRDefault="00F903DB" w:rsidP="00E53C01">
      <w:pPr>
        <w:rPr>
          <w:rFonts w:ascii="Calibri" w:hAnsi="Calibri" w:cs="Calibri"/>
        </w:rPr>
      </w:pPr>
      <w:r>
        <w:rPr>
          <w:rFonts w:ascii="Calibri" w:hAnsi="Calibri" w:cs="Calibri"/>
          <w:rtl/>
        </w:rPr>
        <w:t>התוצאות מראות באופן עקבי כי ייצור סולארי ואגירת אנרגיה בבטריות מהווים את הגורמים המרכזיים המאפשרים חדירה גבוהה של אנרגיות מתחדשות, בעוד שייצור מבוסס גז טבעי נותר כגורם איזון שיורי. שיעורי מתחדשות של כ־70–80% נמצאים כברי</w:t>
      </w:r>
      <w:r>
        <w:rPr>
          <w:rFonts w:ascii="Calibri" w:hAnsi="Calibri" w:cs="Calibri" w:hint="cs"/>
          <w:rtl/>
        </w:rPr>
        <w:t xml:space="preserve"> </w:t>
      </w:r>
      <w:r>
        <w:rPr>
          <w:rFonts w:ascii="Calibri" w:hAnsi="Calibri" w:cs="Calibri"/>
          <w:rtl/>
        </w:rPr>
        <w:t>השגה מבחינה טכנית וכלכלית תחת ההנחות הנוכחיות. לעומת זאת, דחיפה מעבר לכ־90% מתחדשות כרוכה בהרחבה בלתי פרופורציונלית של תשתיות וקרקע סולארית במסגרת ההנחות והאילוצים שנבחנו במחקר זה, ומלווה בעלייה בעלויות המערכת וברמות אובדן אנרגיה. כאשר נבחנות רק העלויות הישירות של המערכת, תצורות מבוססות דלקים פוסיליים נראות זולות משמעותית ממערכות עתירות מתחדשות. עם זאת, כאשר נכללות במפורש העלויות החיצוניות של זיהום אוויר ופליטות גזי חממה, העלות הכוללת של מסלולים פוסיליים מתקרבת לרמות העלות של מערכות המגיעות לכ־90% מתחדשות. ממצא זה מדגיש כי יתרון העלות לכאורה תלוי בהרכב העלויות ובשיטת החשבונאות, ולא בהיקף ההוצאה הכולל בלבד.</w:t>
      </w:r>
    </w:p>
    <w:p w14:paraId="7FF90F26" w14:textId="77777777" w:rsidR="00843E95" w:rsidRPr="00843E95" w:rsidRDefault="00843E95" w:rsidP="00E53C01">
      <w:pPr>
        <w:rPr>
          <w:rFonts w:ascii="Calibri" w:hAnsi="Calibri" w:cs="Calibri"/>
        </w:rPr>
      </w:pPr>
    </w:p>
    <w:p w14:paraId="407C6B26" w14:textId="511BCC8E" w:rsidR="00843E95" w:rsidRDefault="00F903DB" w:rsidP="00E53C01">
      <w:pPr>
        <w:rPr>
          <w:rFonts w:ascii="Calibri" w:hAnsi="Calibri" w:cs="Calibri"/>
          <w:rtl/>
        </w:rPr>
      </w:pPr>
      <w:r>
        <w:rPr>
          <w:rFonts w:ascii="Calibri" w:hAnsi="Calibri" w:cs="Calibri"/>
          <w:rtl/>
        </w:rPr>
        <w:t>לצורך מיקוד הניתוח בתצורות מערכת סבירות מבחינה כלכלית, נבחנה תת קבוצה של תרחישים המאופיינים בעלות מערכת ממוצעת נמוכה יחסית בכל רמת חדירה של מתחדשות. ניתוח זה מראה כי שיקולי יעילות כלכלית מגבילים בעיקר את קנה המידה של המערכת, כגון היקף התשתיות והקיבולות הנדרשות, ולא את ההרכב הבסיסי של טכנולוגיות הייצור. בכל התצורות היעילות כלכלית נשמר תפקיד דומיננטי לייצור סולארי, אגירה בבטריות ואיזון באמצעות גז, כאשר ההבדלים בעלות נובעים בעיקר מהיקף הפריסה ולא מהחלפת טכנולוגיות.</w:t>
      </w:r>
    </w:p>
    <w:p w14:paraId="6E098517" w14:textId="77777777" w:rsidR="00810377" w:rsidRPr="00843E95" w:rsidRDefault="00810377" w:rsidP="00E53C01">
      <w:pPr>
        <w:rPr>
          <w:rFonts w:ascii="Calibri" w:hAnsi="Calibri" w:cs="Calibri"/>
        </w:rPr>
      </w:pPr>
    </w:p>
    <w:p w14:paraId="002770B8" w14:textId="55E0CB1D" w:rsidR="00843E95" w:rsidRPr="00843E95" w:rsidRDefault="00F903DB" w:rsidP="00B46EA5">
      <w:pPr>
        <w:rPr>
          <w:rFonts w:ascii="Calibri" w:hAnsi="Calibri" w:cs="Calibri"/>
        </w:rPr>
      </w:pPr>
      <w:r>
        <w:rPr>
          <w:rFonts w:ascii="Calibri" w:hAnsi="Calibri" w:cs="Calibri"/>
          <w:rtl/>
        </w:rPr>
        <w:t>ניתוח רגישות מצביע על כך שזמינות משולבת של תקציב וקרקע סולארית מהווה את הגורם המגביל המרכזי להשגת שיעורי מתחדשות גבוהים מאוד. במסגרת מרחב התרחישים שנבחן, סביב רמת חדירה של כ־90%</w:t>
      </w:r>
      <w:r>
        <w:rPr>
          <w:rFonts w:ascii="Calibri" w:hAnsi="Calibri" w:cs="Calibri" w:hint="cs"/>
          <w:rtl/>
        </w:rPr>
        <w:t xml:space="preserve"> </w:t>
      </w:r>
      <w:r>
        <w:rPr>
          <w:rFonts w:ascii="Calibri" w:hAnsi="Calibri" w:cs="Calibri"/>
          <w:rtl/>
        </w:rPr>
        <w:t xml:space="preserve">המתאימה להקצאה של כ־700–900 קמ"ר של קרקע סולארית ולתקרת עלות מערכתית בסדר גודל של (8–10)×10¹¹ ש"ח, הקלה באילוץ אחד בלבד אינה מאפשרת עלייה משמעותית נוספת בחדירת המתחדשות. מעבר לנקודה זו, תוספת תקציב ללא הרחבת קרקע, או הרחבת קרקע ללא גמישות תקציבית מקבילה, מניבה שיפורים שוליים בלבד. ממצאים אלו מדגישים את האופי </w:t>
      </w:r>
      <w:r>
        <w:rPr>
          <w:rFonts w:ascii="Calibri" w:hAnsi="Calibri" w:cs="Calibri" w:hint="cs"/>
          <w:rtl/>
        </w:rPr>
        <w:t>המוצמד</w:t>
      </w:r>
      <w:r>
        <w:rPr>
          <w:rFonts w:ascii="Calibri" w:hAnsi="Calibri" w:cs="Calibri"/>
          <w:rtl/>
        </w:rPr>
        <w:t xml:space="preserve"> של האילוצים הכלכליים והמרחביים במסלולי דה־קרבוניזציה עמוקה.</w:t>
      </w:r>
    </w:p>
    <w:p w14:paraId="041BE324" w14:textId="77777777" w:rsidR="00843E95" w:rsidRPr="00843E95" w:rsidRDefault="00843E95" w:rsidP="00E53C01">
      <w:pPr>
        <w:rPr>
          <w:rFonts w:ascii="Calibri" w:hAnsi="Calibri" w:cs="Calibri"/>
        </w:rPr>
      </w:pPr>
    </w:p>
    <w:p w14:paraId="4FF68962" w14:textId="7B67B3CA" w:rsidR="005318E1" w:rsidRDefault="00F903DB" w:rsidP="00E53C01">
      <w:pPr>
        <w:rPr>
          <w:rFonts w:ascii="Calibri" w:hAnsi="Calibri" w:cs="Calibri"/>
        </w:rPr>
      </w:pPr>
      <w:r>
        <w:rPr>
          <w:rFonts w:ascii="Calibri" w:hAnsi="Calibri" w:cs="Calibri"/>
          <w:rtl/>
        </w:rPr>
        <w:t xml:space="preserve">תרומתה של תזה זו היא </w:t>
      </w:r>
      <w:r>
        <w:rPr>
          <w:rFonts w:ascii="Calibri" w:hAnsi="Calibri" w:cs="Calibri" w:hint="cs"/>
          <w:rtl/>
        </w:rPr>
        <w:t>תלת ממדית</w:t>
      </w:r>
      <w:r>
        <w:rPr>
          <w:rFonts w:ascii="Calibri" w:hAnsi="Calibri" w:cs="Calibri"/>
          <w:rtl/>
        </w:rPr>
        <w:t>: מבחינה מתודולוגית, היא מדגימה כיצד מודלים של אופטימיזציית מערכות חשמל יכולים להרחיב מסגרות קיימות של טביעת רגל סביבתית לכלי תומך החלטות תפעולי; מבחינה אמפירית, היא מספקת תובנות מקוריות ברמת המערכת לגבי מעבר משק החשמל בישראל תחת שילוב של אילוצים; ומבחינה אנליטית, היא מבהירה את התפקיד המשולב של קרקע, עלות ופליטות בעיצוב מסלולים אפשריים ויעילים לדה־קרבוניזציה. אף שישראל מהווה מקרה ייחודי בהיקפו ובמאפייניו, התנאים המבניים שלה – זמינות קרקע מוגבלת, ביקוש הולך וגדל ויעדי אקלים שאפתניים – משקפים אתגרים המשותפים למדינות רבות, ומקנים לממצאים רלוונטיות מעבר למקרה הבוחן הספציפ</w:t>
      </w:r>
      <w:r>
        <w:rPr>
          <w:rFonts w:ascii="Calibri" w:hAnsi="Calibri" w:cs="Calibri" w:hint="cs"/>
          <w:rtl/>
        </w:rPr>
        <w:t>י.</w:t>
      </w:r>
    </w:p>
    <w:p w14:paraId="400145F9" w14:textId="77777777" w:rsidR="005318E1" w:rsidRDefault="005318E1" w:rsidP="00E53C01">
      <w:pPr>
        <w:rPr>
          <w:rFonts w:ascii="Calibri" w:hAnsi="Calibri" w:cs="Calibri"/>
          <w:rtl/>
        </w:rPr>
      </w:pPr>
    </w:p>
    <w:p w14:paraId="0BE64557" w14:textId="77777777" w:rsidR="005318E1" w:rsidRDefault="005318E1" w:rsidP="00E53C01">
      <w:pPr>
        <w:rPr>
          <w:rFonts w:ascii="Calibri" w:hAnsi="Calibri" w:cs="Calibri"/>
          <w:rtl/>
        </w:rPr>
      </w:pPr>
    </w:p>
    <w:p w14:paraId="1BFED2F4" w14:textId="77777777" w:rsidR="001249D1" w:rsidRDefault="001249D1" w:rsidP="00E53C01">
      <w:pPr>
        <w:rPr>
          <w:rFonts w:ascii="Calibri" w:hAnsi="Calibri" w:cs="Calibri"/>
        </w:rPr>
      </w:pPr>
    </w:p>
    <w:p w14:paraId="1E52FBB2" w14:textId="77777777" w:rsidR="00FA16F9" w:rsidRDefault="00FA16F9" w:rsidP="00E53C01">
      <w:pPr>
        <w:jc w:val="center"/>
        <w:rPr>
          <w:sz w:val="30"/>
          <w:szCs w:val="30"/>
          <w:rtl/>
        </w:rPr>
        <w:sectPr w:rsidR="00FA16F9" w:rsidSect="00500FA8">
          <w:headerReference w:type="default" r:id="rId48"/>
          <w:pgSz w:w="11906" w:h="16838"/>
          <w:pgMar w:top="1440" w:right="1800" w:bottom="1440" w:left="1800" w:header="708" w:footer="708" w:gutter="0"/>
          <w:pgNumType w:start="0"/>
          <w:cols w:space="708"/>
          <w:titlePg/>
          <w:bidi/>
          <w:rtlGutter/>
          <w:docGrid w:linePitch="360"/>
        </w:sectPr>
      </w:pPr>
    </w:p>
    <w:p w14:paraId="72868E96" w14:textId="77777777" w:rsidR="00FA16F9" w:rsidRPr="00861E39" w:rsidRDefault="00F903DB" w:rsidP="00E53C01">
      <w:pPr>
        <w:jc w:val="center"/>
        <w:rPr>
          <w:sz w:val="30"/>
          <w:szCs w:val="30"/>
        </w:rPr>
      </w:pPr>
      <w:r>
        <w:rPr>
          <w:rFonts w:hint="cs"/>
          <w:sz w:val="30"/>
          <w:szCs w:val="30"/>
          <w:rtl/>
        </w:rPr>
        <w:lastRenderedPageBreak/>
        <w:t>אוניברסיטת בן גוריון בנגב</w:t>
      </w:r>
    </w:p>
    <w:p w14:paraId="2F190E4C" w14:textId="77777777" w:rsidR="00FA16F9" w:rsidRPr="00861E39" w:rsidRDefault="00F903DB" w:rsidP="00E53C01">
      <w:pPr>
        <w:jc w:val="center"/>
        <w:rPr>
          <w:sz w:val="30"/>
          <w:szCs w:val="30"/>
        </w:rPr>
      </w:pPr>
      <w:r>
        <w:rPr>
          <w:rFonts w:hint="cs"/>
          <w:sz w:val="30"/>
          <w:szCs w:val="30"/>
          <w:rtl/>
        </w:rPr>
        <w:t>הפקולטה למדעי ההנדסה</w:t>
      </w:r>
    </w:p>
    <w:p w14:paraId="6F46528C" w14:textId="77777777" w:rsidR="00FA16F9" w:rsidRPr="00861E39" w:rsidRDefault="00F903DB" w:rsidP="00E53C01">
      <w:pPr>
        <w:jc w:val="center"/>
        <w:rPr>
          <w:sz w:val="30"/>
          <w:szCs w:val="30"/>
        </w:rPr>
      </w:pPr>
      <w:r>
        <w:rPr>
          <w:rFonts w:hint="cs"/>
          <w:sz w:val="30"/>
          <w:szCs w:val="30"/>
          <w:rtl/>
        </w:rPr>
        <w:t>המחלקה לתעשייה וניהול</w:t>
      </w:r>
    </w:p>
    <w:p w14:paraId="77D9B5FF" w14:textId="77777777" w:rsidR="00FA16F9" w:rsidRPr="00971377" w:rsidRDefault="00FA16F9" w:rsidP="00E53C01">
      <w:pPr>
        <w:rPr>
          <w:rtl/>
        </w:rPr>
      </w:pPr>
    </w:p>
    <w:p w14:paraId="762802A0" w14:textId="77777777" w:rsidR="00FA16F9" w:rsidRPr="0031229E" w:rsidRDefault="00FA16F9" w:rsidP="00E53C01">
      <w:pPr>
        <w:rPr>
          <w:sz w:val="56"/>
          <w:szCs w:val="56"/>
        </w:rPr>
      </w:pPr>
    </w:p>
    <w:p w14:paraId="77F9B23A" w14:textId="77777777" w:rsidR="00FA16F9"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41374FE2" w14:textId="77777777" w:rsidR="00FA16F9" w:rsidRDefault="00FA16F9" w:rsidP="00E53C01">
      <w:pPr>
        <w:rPr>
          <w:sz w:val="28"/>
          <w:szCs w:val="28"/>
          <w:rtl/>
        </w:rPr>
      </w:pPr>
    </w:p>
    <w:p w14:paraId="020071D7" w14:textId="77777777" w:rsidR="00FA16F9" w:rsidRDefault="00FA16F9" w:rsidP="00E53C01">
      <w:pPr>
        <w:rPr>
          <w:sz w:val="28"/>
          <w:szCs w:val="28"/>
          <w:rtl/>
        </w:rPr>
      </w:pPr>
    </w:p>
    <w:p w14:paraId="661BE553" w14:textId="77777777" w:rsidR="00FA16F9" w:rsidRDefault="00FA16F9" w:rsidP="00E53C01">
      <w:pPr>
        <w:rPr>
          <w:sz w:val="28"/>
          <w:szCs w:val="28"/>
          <w:rtl/>
        </w:rPr>
      </w:pPr>
    </w:p>
    <w:p w14:paraId="57397F0A" w14:textId="77777777" w:rsidR="00FA16F9" w:rsidRDefault="00FA16F9" w:rsidP="00E53C01">
      <w:pPr>
        <w:rPr>
          <w:sz w:val="28"/>
          <w:szCs w:val="28"/>
          <w:rtl/>
        </w:rPr>
      </w:pPr>
    </w:p>
    <w:p w14:paraId="53CB83F7" w14:textId="77777777" w:rsidR="00FA16F9" w:rsidRPr="00AB5273" w:rsidRDefault="00F903DB" w:rsidP="00E53C01">
      <w:pPr>
        <w:jc w:val="center"/>
        <w:rPr>
          <w:sz w:val="28"/>
          <w:szCs w:val="28"/>
        </w:rPr>
      </w:pPr>
      <w:r>
        <w:rPr>
          <w:rFonts w:hint="cs"/>
          <w:sz w:val="28"/>
          <w:szCs w:val="28"/>
          <w:rtl/>
        </w:rPr>
        <w:t>מאת: דור חן</w:t>
      </w:r>
    </w:p>
    <w:p w14:paraId="419272B2" w14:textId="77777777" w:rsidR="00FA16F9" w:rsidRDefault="00F903DB" w:rsidP="00E53C01">
      <w:pPr>
        <w:jc w:val="center"/>
        <w:rPr>
          <w:sz w:val="28"/>
          <w:szCs w:val="28"/>
          <w:rtl/>
        </w:rPr>
      </w:pPr>
      <w:r>
        <w:rPr>
          <w:rFonts w:hint="cs"/>
          <w:sz w:val="28"/>
          <w:szCs w:val="28"/>
          <w:rtl/>
        </w:rPr>
        <w:t>מנחה: פרופ' רזיאל רימר ופרופ' מידד קיסנג'ר</w:t>
      </w:r>
    </w:p>
    <w:p w14:paraId="2A46F9F2" w14:textId="77777777" w:rsidR="00FA16F9" w:rsidRDefault="00FA16F9" w:rsidP="00E53C01">
      <w:pPr>
        <w:jc w:val="center"/>
        <w:rPr>
          <w:sz w:val="28"/>
          <w:szCs w:val="28"/>
          <w:rtl/>
        </w:rPr>
      </w:pPr>
    </w:p>
    <w:p w14:paraId="7FEF863D" w14:textId="77777777" w:rsidR="00FA16F9" w:rsidRDefault="00FA16F9" w:rsidP="00E53C01">
      <w:pPr>
        <w:spacing w:line="276" w:lineRule="auto"/>
        <w:rPr>
          <w:sz w:val="28"/>
          <w:szCs w:val="28"/>
          <w:rtl/>
        </w:rPr>
      </w:pPr>
    </w:p>
    <w:p w14:paraId="22FDBD62" w14:textId="77777777" w:rsidR="00FA16F9" w:rsidRDefault="00FA16F9" w:rsidP="00E53C01">
      <w:pPr>
        <w:spacing w:line="276" w:lineRule="auto"/>
        <w:rPr>
          <w:sz w:val="28"/>
          <w:szCs w:val="28"/>
          <w:rtl/>
        </w:rPr>
      </w:pPr>
    </w:p>
    <w:p w14:paraId="7B572FBD" w14:textId="77777777" w:rsidR="00FA16F9" w:rsidRDefault="00FA16F9" w:rsidP="00E53C01">
      <w:pPr>
        <w:spacing w:line="276" w:lineRule="auto"/>
        <w:rPr>
          <w:sz w:val="28"/>
          <w:szCs w:val="28"/>
          <w:rtl/>
        </w:rPr>
      </w:pPr>
    </w:p>
    <w:p w14:paraId="5ACF6F61" w14:textId="77777777" w:rsidR="00FA16F9" w:rsidRDefault="00FA16F9" w:rsidP="00E53C01">
      <w:pPr>
        <w:spacing w:line="276" w:lineRule="auto"/>
        <w:rPr>
          <w:sz w:val="28"/>
          <w:szCs w:val="28"/>
          <w:rtl/>
        </w:rPr>
      </w:pPr>
    </w:p>
    <w:p w14:paraId="62F0B0AE" w14:textId="77777777" w:rsidR="00FA16F9" w:rsidRDefault="00FA16F9" w:rsidP="00E53C01">
      <w:pPr>
        <w:spacing w:line="276" w:lineRule="auto"/>
        <w:rPr>
          <w:sz w:val="28"/>
          <w:szCs w:val="28"/>
          <w:rtl/>
        </w:rPr>
      </w:pPr>
    </w:p>
    <w:p w14:paraId="46B6F840" w14:textId="77777777" w:rsidR="00FA16F9" w:rsidRPr="00AB5273" w:rsidRDefault="00F903DB" w:rsidP="00E53C01">
      <w:pPr>
        <w:spacing w:line="276" w:lineRule="auto"/>
        <w:rPr>
          <w:sz w:val="28"/>
          <w:szCs w:val="28"/>
        </w:rPr>
      </w:pPr>
      <w:r>
        <w:rPr>
          <w:rFonts w:cstheme="minorHAnsi"/>
          <w:noProof/>
        </w:rPr>
        <w:drawing>
          <wp:anchor distT="0" distB="0" distL="114300" distR="114300" simplePos="0" relativeHeight="251663360" behindDoc="0" locked="0" layoutInCell="1" allowOverlap="1" wp14:anchorId="6A1DF0F0" wp14:editId="19B124C5">
            <wp:simplePos x="0" y="0"/>
            <wp:positionH relativeFrom="column">
              <wp:posOffset>3752953</wp:posOffset>
            </wp:positionH>
            <wp:positionV relativeFrom="paragraph">
              <wp:posOffset>215900</wp:posOffset>
            </wp:positionV>
            <wp:extent cx="631537" cy="310101"/>
            <wp:effectExtent l="0" t="0" r="0" b="0"/>
            <wp:wrapNone/>
            <wp:docPr id="842397565"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7565"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r>
        <w:rPr>
          <w:rFonts w:cs="David"/>
          <w:noProof/>
        </w:rPr>
        <w:drawing>
          <wp:anchor distT="0" distB="0" distL="114300" distR="114300" simplePos="0" relativeHeight="251660288" behindDoc="0" locked="0" layoutInCell="1" allowOverlap="1" wp14:anchorId="3BDC5D87" wp14:editId="0FFCD438">
            <wp:simplePos x="0" y="0"/>
            <wp:positionH relativeFrom="column">
              <wp:posOffset>4316095</wp:posOffset>
            </wp:positionH>
            <wp:positionV relativeFrom="paragraph">
              <wp:posOffset>8890</wp:posOffset>
            </wp:positionV>
            <wp:extent cx="725170" cy="182245"/>
            <wp:effectExtent l="0" t="0" r="0" b="0"/>
            <wp:wrapNone/>
            <wp:docPr id="1963349613" name="תמונה 1" descr="תמונה שמכילה גופן, שחור, גרפיקה, טיפוגרפיה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13" name="תמונה 1" descr="תמונה שמכילה גופן, שחור, גרפיקה, טיפוגרפיה  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hint="cs"/>
          <w:sz w:val="28"/>
          <w:szCs w:val="28"/>
          <w:rtl/>
        </w:rPr>
        <w:t xml:space="preserve">חתימת המחבר: דור חן  </w:t>
      </w:r>
      <w:r>
        <w:rPr>
          <w:sz w:val="28"/>
          <w:szCs w:val="28"/>
          <w:rtl/>
        </w:rPr>
        <w:tab/>
      </w:r>
      <w:r>
        <w:rPr>
          <w:rFonts w:hint="cs"/>
          <w:sz w:val="28"/>
          <w:szCs w:val="28"/>
          <w:rtl/>
        </w:rPr>
        <w:t xml:space="preserve">                                       תאריך: 28.9.2025</w:t>
      </w:r>
    </w:p>
    <w:p w14:paraId="745E7E72" w14:textId="77777777" w:rsidR="00FA16F9" w:rsidRDefault="00F903DB" w:rsidP="00E53C01">
      <w:pPr>
        <w:spacing w:line="276" w:lineRule="auto"/>
        <w:rPr>
          <w:sz w:val="28"/>
          <w:szCs w:val="28"/>
          <w:rtl/>
        </w:rPr>
      </w:pPr>
      <w:r>
        <w:rPr>
          <w:noProof/>
        </w:rPr>
        <w:drawing>
          <wp:anchor distT="0" distB="0" distL="114300" distR="114300" simplePos="0" relativeHeight="251664384" behindDoc="0" locked="0" layoutInCell="1" allowOverlap="1" wp14:anchorId="71662974" wp14:editId="7751416C">
            <wp:simplePos x="0" y="0"/>
            <wp:positionH relativeFrom="column">
              <wp:posOffset>3878580</wp:posOffset>
            </wp:positionH>
            <wp:positionV relativeFrom="paragraph">
              <wp:posOffset>204470</wp:posOffset>
            </wp:positionV>
            <wp:extent cx="449265" cy="283624"/>
            <wp:effectExtent l="0" t="0" r="0" b="0"/>
            <wp:wrapNone/>
            <wp:docPr id="105377275"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275" name="Picture 144" descr="תמונה שמכילה שרטוט, ציור, כתב יד  תוכן בינה מלאכותית גנרטיבית עשוי להיות שגוי."/>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449265" cy="2836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sz w:val="28"/>
          <w:szCs w:val="28"/>
          <w:rtl/>
        </w:rPr>
        <w:t xml:space="preserve">אישור המנחה:  </w:t>
      </w:r>
      <w:r>
        <w:rPr>
          <w:sz w:val="28"/>
          <w:szCs w:val="28"/>
          <w:rtl/>
        </w:rPr>
        <w:t>פרופ' רזיאל רימר</w:t>
      </w:r>
      <w:r>
        <w:rPr>
          <w:rFonts w:hint="cs"/>
          <w:sz w:val="28"/>
          <w:szCs w:val="28"/>
          <w:rtl/>
        </w:rPr>
        <w:t xml:space="preserve">           </w:t>
      </w:r>
      <w:r>
        <w:rPr>
          <w:sz w:val="28"/>
          <w:szCs w:val="28"/>
          <w:rtl/>
        </w:rPr>
        <w:tab/>
      </w:r>
      <w:r>
        <w:rPr>
          <w:rFonts w:hint="cs"/>
          <w:sz w:val="28"/>
          <w:szCs w:val="28"/>
          <w:rtl/>
        </w:rPr>
        <w:t xml:space="preserve">                                       תאריך: 28.9.2025</w:t>
      </w:r>
      <w:r>
        <w:rPr>
          <w:sz w:val="28"/>
          <w:szCs w:val="28"/>
          <w:rtl/>
        </w:rPr>
        <w:br/>
      </w:r>
      <w:r>
        <w:rPr>
          <w:rFonts w:hint="cs"/>
          <w:sz w:val="28"/>
          <w:szCs w:val="28"/>
          <w:rtl/>
        </w:rPr>
        <w:t xml:space="preserve">אישור המנחה:  </w:t>
      </w:r>
      <w:r>
        <w:rPr>
          <w:sz w:val="28"/>
          <w:szCs w:val="28"/>
          <w:rtl/>
        </w:rPr>
        <w:t xml:space="preserve">פרופ' מידד קיסינגר  </w:t>
      </w:r>
      <w:r>
        <w:rPr>
          <w:rFonts w:hint="cs"/>
          <w:sz w:val="28"/>
          <w:szCs w:val="28"/>
          <w:rtl/>
        </w:rPr>
        <w:t xml:space="preserve">   </w:t>
      </w:r>
      <w:r>
        <w:rPr>
          <w:sz w:val="28"/>
          <w:szCs w:val="28"/>
          <w:rtl/>
        </w:rPr>
        <w:tab/>
      </w:r>
      <w:r>
        <w:rPr>
          <w:rFonts w:hint="cs"/>
          <w:sz w:val="28"/>
          <w:szCs w:val="28"/>
          <w:rtl/>
        </w:rPr>
        <w:t xml:space="preserve">                                       תאריך: 29.9.2025</w:t>
      </w:r>
      <w:r>
        <w:rPr>
          <w:sz w:val="28"/>
          <w:szCs w:val="28"/>
          <w:rtl/>
        </w:rPr>
        <w:br/>
      </w:r>
      <w:r>
        <w:rPr>
          <w:rFonts w:hint="cs"/>
          <w:sz w:val="28"/>
          <w:szCs w:val="28"/>
          <w:rtl/>
        </w:rPr>
        <w:t xml:space="preserve">אישור יו''ר ועדת תואר שני מחלקתית: </w:t>
      </w:r>
      <w:r>
        <w:rPr>
          <w:sz w:val="28"/>
          <w:szCs w:val="28"/>
          <w:rtl/>
        </w:rPr>
        <w:t>פרופ' גלעד רביד</w:t>
      </w:r>
      <w:r>
        <w:rPr>
          <w:rFonts w:hint="cs"/>
          <w:sz w:val="28"/>
          <w:szCs w:val="28"/>
          <w:rtl/>
        </w:rPr>
        <w:t xml:space="preserve">                              תאריך: 30.9.2025</w:t>
      </w:r>
    </w:p>
    <w:p w14:paraId="61197ECA" w14:textId="77777777" w:rsidR="00FA16F9" w:rsidRDefault="00FA16F9" w:rsidP="00E53C01">
      <w:pPr>
        <w:spacing w:line="276" w:lineRule="auto"/>
        <w:rPr>
          <w:sz w:val="28"/>
          <w:szCs w:val="28"/>
          <w:rtl/>
        </w:rPr>
      </w:pPr>
    </w:p>
    <w:p w14:paraId="4FFB2959" w14:textId="77777777" w:rsidR="00FA16F9" w:rsidRDefault="00FA16F9" w:rsidP="00E53C01">
      <w:pPr>
        <w:jc w:val="center"/>
        <w:rPr>
          <w:sz w:val="28"/>
          <w:szCs w:val="28"/>
          <w:rtl/>
        </w:rPr>
      </w:pPr>
    </w:p>
    <w:p w14:paraId="39E44C6B" w14:textId="77777777" w:rsidR="00FA16F9" w:rsidRDefault="00FA16F9" w:rsidP="00E53C01">
      <w:pPr>
        <w:jc w:val="center"/>
        <w:rPr>
          <w:sz w:val="28"/>
          <w:szCs w:val="28"/>
          <w:rtl/>
        </w:rPr>
      </w:pPr>
    </w:p>
    <w:p w14:paraId="65E8617A" w14:textId="77777777" w:rsidR="00FA16F9" w:rsidRDefault="00FA16F9" w:rsidP="00E53C01">
      <w:pPr>
        <w:jc w:val="center"/>
        <w:rPr>
          <w:sz w:val="28"/>
          <w:szCs w:val="28"/>
          <w:rtl/>
        </w:rPr>
      </w:pPr>
    </w:p>
    <w:p w14:paraId="393888E2" w14:textId="77777777" w:rsidR="00FA16F9" w:rsidRDefault="00FA16F9" w:rsidP="00E53C01">
      <w:pPr>
        <w:jc w:val="center"/>
        <w:rPr>
          <w:sz w:val="28"/>
          <w:szCs w:val="28"/>
          <w:rtl/>
        </w:rPr>
      </w:pPr>
    </w:p>
    <w:p w14:paraId="36805A50" w14:textId="77777777" w:rsidR="00FA16F9" w:rsidRDefault="00FA16F9" w:rsidP="00E53C01">
      <w:pPr>
        <w:jc w:val="center"/>
        <w:rPr>
          <w:sz w:val="28"/>
          <w:szCs w:val="28"/>
          <w:rtl/>
        </w:rPr>
      </w:pPr>
    </w:p>
    <w:p w14:paraId="6440DACF" w14:textId="60299685" w:rsidR="00FA16F9" w:rsidRPr="00F06D98" w:rsidRDefault="00F903DB" w:rsidP="00E53C01">
      <w:pPr>
        <w:jc w:val="center"/>
        <w:rPr>
          <w:rtl/>
        </w:rPr>
      </w:pPr>
      <w:r>
        <w:rPr>
          <w:rFonts w:hint="cs"/>
          <w:sz w:val="28"/>
          <w:szCs w:val="28"/>
          <w:rtl/>
        </w:rPr>
        <w:t>ספטמבר 2025</w:t>
      </w:r>
    </w:p>
    <w:p w14:paraId="7F3656E3" w14:textId="77777777" w:rsidR="00FA16F9" w:rsidRPr="00AB5273" w:rsidRDefault="00FA16F9" w:rsidP="00E53C01">
      <w:pPr>
        <w:spacing w:line="276" w:lineRule="auto"/>
        <w:rPr>
          <w:sz w:val="28"/>
          <w:szCs w:val="28"/>
        </w:rPr>
      </w:pPr>
    </w:p>
    <w:p w14:paraId="6825DB64" w14:textId="77777777" w:rsidR="00FA16F9" w:rsidRPr="00190D30" w:rsidRDefault="00FA16F9" w:rsidP="00E53C01">
      <w:pPr>
        <w:rPr>
          <w:sz w:val="28"/>
          <w:szCs w:val="28"/>
        </w:rPr>
      </w:pPr>
    </w:p>
    <w:p w14:paraId="0F5E6E76" w14:textId="77777777" w:rsidR="00FA16F9" w:rsidRPr="00190D30" w:rsidRDefault="00FA16F9" w:rsidP="00E53C01">
      <w:pPr>
        <w:rPr>
          <w:sz w:val="28"/>
          <w:szCs w:val="28"/>
          <w:rtl/>
        </w:rPr>
      </w:pPr>
    </w:p>
    <w:p w14:paraId="34C06442" w14:textId="77777777" w:rsidR="00FA16F9" w:rsidRDefault="00FA16F9" w:rsidP="00E53C01">
      <w:pPr>
        <w:rPr>
          <w:rFonts w:ascii="Calibri" w:hAnsi="Calibri" w:cs="Calibri"/>
        </w:rPr>
      </w:pPr>
    </w:p>
    <w:p w14:paraId="53D30514" w14:textId="77777777" w:rsidR="00FA16F9" w:rsidRDefault="00FA16F9" w:rsidP="00E53C01">
      <w:pPr>
        <w:rPr>
          <w:rFonts w:ascii="Calibri" w:hAnsi="Calibri" w:cs="Calibri"/>
          <w:rtl/>
        </w:rPr>
      </w:pPr>
    </w:p>
    <w:p w14:paraId="6176A695" w14:textId="77777777" w:rsidR="00FA16F9" w:rsidRDefault="00FA16F9" w:rsidP="00E53C01">
      <w:pPr>
        <w:rPr>
          <w:rFonts w:ascii="Calibri" w:hAnsi="Calibri" w:cs="Calibri"/>
          <w:rtl/>
        </w:rPr>
      </w:pPr>
    </w:p>
    <w:p w14:paraId="1FE18590" w14:textId="77777777" w:rsidR="00FA16F9" w:rsidRDefault="00FA16F9" w:rsidP="00E53C01">
      <w:pPr>
        <w:jc w:val="center"/>
        <w:rPr>
          <w:rFonts w:ascii="Calibri" w:hAnsi="Calibri" w:cs="Calibri"/>
          <w:rtl/>
        </w:rPr>
      </w:pPr>
    </w:p>
    <w:p w14:paraId="708E956E" w14:textId="77777777" w:rsidR="00FA16F9" w:rsidRDefault="00FA16F9" w:rsidP="00CA43D5">
      <w:pPr>
        <w:rPr>
          <w:rFonts w:ascii="Calibri" w:hAnsi="Calibri" w:cs="Calibri"/>
        </w:rPr>
        <w:sectPr w:rsidR="00FA16F9" w:rsidSect="00FA16F9">
          <w:pgSz w:w="11906" w:h="16838"/>
          <w:pgMar w:top="1440" w:right="851" w:bottom="1440" w:left="851" w:header="709" w:footer="709" w:gutter="0"/>
          <w:pgNumType w:start="0"/>
          <w:cols w:space="708"/>
          <w:titlePg/>
          <w:bidi/>
          <w:rtlGutter/>
          <w:docGrid w:linePitch="360"/>
        </w:sectPr>
      </w:pPr>
    </w:p>
    <w:p w14:paraId="0C01910A" w14:textId="77777777" w:rsidR="001249D1" w:rsidRDefault="001249D1" w:rsidP="00CA43D5">
      <w:pPr>
        <w:rPr>
          <w:sz w:val="30"/>
          <w:szCs w:val="30"/>
          <w:rtl/>
        </w:rPr>
      </w:pPr>
    </w:p>
    <w:p w14:paraId="3325E14F" w14:textId="77777777" w:rsidR="001249D1" w:rsidRDefault="001249D1" w:rsidP="00E53C01">
      <w:pPr>
        <w:jc w:val="center"/>
        <w:rPr>
          <w:sz w:val="30"/>
          <w:szCs w:val="30"/>
          <w:rtl/>
        </w:rPr>
      </w:pPr>
    </w:p>
    <w:p w14:paraId="4F4161C6" w14:textId="77777777" w:rsidR="001249D1" w:rsidRPr="00861E39" w:rsidRDefault="00F903DB" w:rsidP="00E53C01">
      <w:pPr>
        <w:jc w:val="center"/>
        <w:rPr>
          <w:sz w:val="30"/>
          <w:szCs w:val="30"/>
        </w:rPr>
      </w:pPr>
      <w:r>
        <w:rPr>
          <w:rFonts w:hint="cs"/>
          <w:sz w:val="30"/>
          <w:szCs w:val="30"/>
          <w:rtl/>
        </w:rPr>
        <w:t>אוניברסיטת בן גוריון בנגב</w:t>
      </w:r>
    </w:p>
    <w:p w14:paraId="1A50CD1D" w14:textId="77777777" w:rsidR="001249D1" w:rsidRPr="00861E39" w:rsidRDefault="00F903DB" w:rsidP="00E53C01">
      <w:pPr>
        <w:jc w:val="center"/>
        <w:rPr>
          <w:sz w:val="30"/>
          <w:szCs w:val="30"/>
        </w:rPr>
      </w:pPr>
      <w:r>
        <w:rPr>
          <w:rFonts w:hint="cs"/>
          <w:sz w:val="30"/>
          <w:szCs w:val="30"/>
          <w:rtl/>
        </w:rPr>
        <w:t>הפקולטה למדעי ההנדסה</w:t>
      </w:r>
    </w:p>
    <w:p w14:paraId="28D97F65" w14:textId="77777777" w:rsidR="001249D1" w:rsidRPr="00861E39" w:rsidRDefault="00F903DB" w:rsidP="00E53C01">
      <w:pPr>
        <w:jc w:val="center"/>
        <w:rPr>
          <w:sz w:val="30"/>
          <w:szCs w:val="30"/>
        </w:rPr>
      </w:pPr>
      <w:r>
        <w:rPr>
          <w:rFonts w:hint="cs"/>
          <w:sz w:val="30"/>
          <w:szCs w:val="30"/>
          <w:rtl/>
        </w:rPr>
        <w:t>המחלקה לתעשייה וניהול</w:t>
      </w:r>
    </w:p>
    <w:p w14:paraId="3AF8FF76" w14:textId="77777777" w:rsidR="001249D1" w:rsidRPr="0031229E" w:rsidRDefault="001249D1" w:rsidP="00E53C01">
      <w:pPr>
        <w:rPr>
          <w:sz w:val="56"/>
          <w:szCs w:val="56"/>
        </w:rPr>
      </w:pPr>
    </w:p>
    <w:p w14:paraId="7D6D2D6D" w14:textId="77777777" w:rsidR="001249D1" w:rsidRPr="00971377" w:rsidRDefault="00F903DB" w:rsidP="00E53C01">
      <w:pPr>
        <w:jc w:val="center"/>
      </w:pPr>
      <w:r>
        <w:rPr>
          <w:sz w:val="56"/>
          <w:szCs w:val="56"/>
          <w:rtl/>
        </w:rPr>
        <w:t xml:space="preserve">ניתוח משולב ואופטימיזציה של </w:t>
      </w:r>
      <w:r>
        <w:rPr>
          <w:sz w:val="56"/>
          <w:szCs w:val="56"/>
          <w:rtl/>
        </w:rPr>
        <w:br/>
        <w:t>מערכת טביעות רגל סביבתיות לאומיות קיימות וצפויות</w:t>
      </w:r>
    </w:p>
    <w:p w14:paraId="6074AD73" w14:textId="77777777" w:rsidR="001249D1" w:rsidRDefault="001249D1" w:rsidP="00E53C01">
      <w:pPr>
        <w:rPr>
          <w:rtl/>
        </w:rPr>
      </w:pPr>
    </w:p>
    <w:p w14:paraId="772F028B" w14:textId="77777777" w:rsidR="001249D1" w:rsidRDefault="001249D1" w:rsidP="00E53C01">
      <w:pPr>
        <w:rPr>
          <w:rtl/>
        </w:rPr>
      </w:pPr>
    </w:p>
    <w:p w14:paraId="618192AB" w14:textId="77777777" w:rsidR="001249D1" w:rsidRDefault="001249D1" w:rsidP="00E53C01">
      <w:pPr>
        <w:rPr>
          <w:rtl/>
        </w:rPr>
      </w:pPr>
    </w:p>
    <w:p w14:paraId="42E493D8" w14:textId="77777777" w:rsidR="001249D1" w:rsidRPr="00971377" w:rsidRDefault="001249D1" w:rsidP="00E53C01"/>
    <w:p w14:paraId="5608AA9F" w14:textId="1E74E357" w:rsidR="001249D1" w:rsidRPr="00861E39" w:rsidRDefault="00F903DB" w:rsidP="00E53C01">
      <w:pPr>
        <w:jc w:val="center"/>
        <w:rPr>
          <w:sz w:val="36"/>
          <w:szCs w:val="36"/>
          <w:rtl/>
        </w:rPr>
      </w:pPr>
      <w:r>
        <w:rPr>
          <w:rFonts w:hint="cs"/>
          <w:sz w:val="36"/>
          <w:szCs w:val="36"/>
          <w:rtl/>
        </w:rPr>
        <w:t>מאת: דור חן</w:t>
      </w:r>
      <w:r>
        <w:rPr>
          <w:sz w:val="36"/>
          <w:szCs w:val="36"/>
          <w:rtl/>
        </w:rPr>
        <w:br/>
      </w:r>
    </w:p>
    <w:p w14:paraId="05DA3020" w14:textId="0DE30747" w:rsidR="00CA43D5" w:rsidRDefault="00F903DB" w:rsidP="00CA43D5">
      <w:pPr>
        <w:jc w:val="center"/>
        <w:rPr>
          <w:sz w:val="28"/>
          <w:szCs w:val="28"/>
          <w:rtl/>
        </w:rPr>
      </w:pPr>
      <w:r>
        <w:rPr>
          <w:rFonts w:hint="cs"/>
          <w:sz w:val="28"/>
          <w:szCs w:val="28"/>
          <w:rtl/>
        </w:rPr>
        <w:t>מנחים: פרופ' רזיאל רימר ופרופ' מידד קיסנג'ר</w:t>
      </w:r>
    </w:p>
    <w:p w14:paraId="258677D8" w14:textId="77777777" w:rsidR="001249D1" w:rsidRDefault="001249D1" w:rsidP="00E53C01"/>
    <w:p w14:paraId="32B06A64" w14:textId="77777777" w:rsidR="001249D1" w:rsidRDefault="001249D1" w:rsidP="00E53C01"/>
    <w:p w14:paraId="34EE5EC3" w14:textId="77777777" w:rsidR="001249D1" w:rsidRPr="00F06D98" w:rsidRDefault="001249D1" w:rsidP="00E53C01"/>
    <w:p w14:paraId="37B62FEA" w14:textId="77777777" w:rsidR="001249D1" w:rsidRPr="00F06D98" w:rsidRDefault="00F903DB" w:rsidP="00E53C01">
      <w:pPr>
        <w:jc w:val="center"/>
        <w:rPr>
          <w:rtl/>
        </w:rPr>
      </w:pPr>
      <w:r>
        <w:rPr>
          <w:rFonts w:hint="cs"/>
          <w:sz w:val="28"/>
          <w:szCs w:val="28"/>
          <w:rtl/>
        </w:rPr>
        <w:t>ספטמבר 2025</w:t>
      </w:r>
    </w:p>
    <w:p w14:paraId="6358EC03" w14:textId="77777777" w:rsidR="001249D1" w:rsidRPr="001249D1" w:rsidRDefault="001249D1" w:rsidP="008034E5">
      <w:pPr>
        <w:bidi w:val="0"/>
        <w:rPr>
          <w:rFonts w:ascii="Calibri" w:hAnsi="Calibri" w:cs="Calibri"/>
        </w:rPr>
      </w:pPr>
    </w:p>
    <w:sectPr w:rsidR="001249D1" w:rsidRPr="001249D1" w:rsidSect="00DF3096">
      <w:pgSz w:w="11906" w:h="16838"/>
      <w:pgMar w:top="1440" w:right="1800" w:bottom="1440" w:left="1800" w:header="708" w:footer="708"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laude" w:date="2026-09-29T14:12:00Z" w:initials="C">
    <w:p w14:paraId="6202EC69" w14:textId="77777777" w:rsidR="00D76FA6" w:rsidRDefault="00F903DB">
      <w:r>
        <w:rPr>
          <w:rStyle w:val="CommentReference"/>
        </w:rPr>
        <w:annotationRef/>
      </w:r>
      <w:r>
        <w:rPr>
          <w:color w:val="000000"/>
          <w:sz w:val="20"/>
          <w:szCs w:val="20"/>
        </w:rPr>
        <w:t>Abstract to be rewritten at the end, after nuclear results are final. Several statements here no longer match the new results (RE range, cost comparison fossil vs RE, budget/land ranges, "air pollution" – the model includes carbon cost only, scenario selection method).</w:t>
      </w:r>
    </w:p>
  </w:comment>
  <w:comment w:id="92" w:author="Raziel Riemer" w:date="2026-09-01T09:14:00Z" w:initials="R.R">
    <w:p w14:paraId="73D99AF0" w14:textId="77777777" w:rsidR="005253E1" w:rsidRDefault="005253E1" w:rsidP="005253E1">
      <w:pPr>
        <w:pStyle w:val="CommentText"/>
        <w:bidi w:val="0"/>
      </w:pPr>
      <w:r>
        <w:rPr>
          <w:rStyle w:val="CommentReference"/>
        </w:rPr>
        <w:annotationRef/>
      </w:r>
      <w:r>
        <w:rPr>
          <w:rFonts w:hint="eastAsia"/>
          <w:rtl/>
        </w:rPr>
        <w:t>להגדיל</w:t>
      </w:r>
      <w:r>
        <w:rPr>
          <w:rtl/>
        </w:rPr>
        <w:t xml:space="preserve"> פונטים של צירים ו </w:t>
      </w:r>
      <w:r>
        <w:t>legned</w:t>
      </w:r>
    </w:p>
  </w:comment>
  <w:comment w:id="94" w:author="Raziel Riemer" w:date="2026-09-02T11:46:00Z" w:initials="R.R">
    <w:p w14:paraId="06CB74FD" w14:textId="77777777" w:rsidR="00CA5D4A" w:rsidRDefault="00CA5D4A" w:rsidP="00CA5D4A">
      <w:pPr>
        <w:pStyle w:val="CommentText"/>
        <w:bidi w:val="0"/>
        <w:rPr>
          <w:rtl/>
        </w:rPr>
      </w:pPr>
      <w:r>
        <w:rPr>
          <w:rStyle w:val="CommentReference"/>
        </w:rPr>
        <w:annotationRef/>
      </w:r>
      <w:r>
        <w:rPr>
          <w:rFonts w:hint="eastAsia"/>
          <w:rtl/>
        </w:rPr>
        <w:t>איך</w:t>
      </w:r>
      <w:r>
        <w:rPr>
          <w:rtl/>
        </w:rPr>
        <w:t xml:space="preserve"> עליות הן שקל לקוטש?</w:t>
      </w:r>
      <w:r>
        <w:rPr>
          <w:rtl/>
        </w:rPr>
        <w:br/>
      </w:r>
      <w:r>
        <w:rPr>
          <w:rFonts w:hint="eastAsia"/>
          <w:rtl/>
        </w:rPr>
        <w:t>היום</w:t>
      </w:r>
      <w:r>
        <w:rPr>
          <w:rtl/>
        </w:rPr>
        <w:t xml:space="preserve"> זה בערך חצי שקל</w:t>
      </w:r>
      <w:r>
        <w:rPr>
          <w:rtl/>
        </w:rPr>
        <w:br/>
      </w:r>
      <w:r>
        <w:rPr>
          <w:rFonts w:hint="eastAsia"/>
          <w:rtl/>
        </w:rPr>
        <w:t>מה</w:t>
      </w:r>
      <w:r>
        <w:rPr>
          <w:rtl/>
        </w:rPr>
        <w:t xml:space="preserve"> זה הנקודות האדומות?</w:t>
      </w:r>
      <w:r>
        <w:rPr>
          <w:rtl/>
        </w:rPr>
        <w:br/>
      </w:r>
      <w:r>
        <w:rPr>
          <w:rFonts w:hint="eastAsia"/>
          <w:rtl/>
        </w:rPr>
        <w:t>מה</w:t>
      </w:r>
      <w:r>
        <w:rPr>
          <w:rtl/>
        </w:rPr>
        <w:t xml:space="preserve"> הן הנקודות השחורות?</w:t>
      </w:r>
      <w:r>
        <w:rPr>
          <w:rtl/>
        </w:rPr>
        <w:br/>
      </w:r>
      <w:r>
        <w:rPr>
          <w:rtl/>
        </w:rPr>
        <w:br/>
      </w:r>
      <w:r>
        <w:t>you have three legends but none of them is used</w:t>
      </w:r>
    </w:p>
  </w:comment>
  <w:comment w:id="95" w:author="Raziel Riemer" w:date="2026-09-02T12:06:00Z" w:initials="R.R">
    <w:p w14:paraId="076BA3DF" w14:textId="77777777" w:rsidR="004A20D0" w:rsidRDefault="004A20D0" w:rsidP="004A20D0">
      <w:pPr>
        <w:pStyle w:val="CommentText"/>
        <w:bidi w:val="0"/>
      </w:pPr>
      <w:r>
        <w:rPr>
          <w:rStyle w:val="CommentReference"/>
        </w:rPr>
        <w:annotationRef/>
      </w:r>
      <w:r>
        <w:rPr>
          <w:rFonts w:hint="eastAsia"/>
          <w:rtl/>
        </w:rPr>
        <w:t>כל</w:t>
      </w:r>
      <w:r>
        <w:rPr>
          <w:rtl/>
        </w:rPr>
        <w:t xml:space="preserve"> הסיפור הזה לא רואים מתוך הגרפים</w:t>
      </w:r>
      <w:r>
        <w:rPr>
          <w:rtl/>
        </w:rPr>
        <w:br/>
      </w:r>
      <w:r>
        <w:rPr>
          <w:rFonts w:hint="eastAsia"/>
          <w:rtl/>
        </w:rPr>
        <w:t>זה</w:t>
      </w:r>
      <w:r>
        <w:rPr>
          <w:rtl/>
        </w:rPr>
        <w:t xml:space="preserve"> אולי נכון למודל של </w:t>
      </w:r>
      <w:r>
        <w:t>NZO</w:t>
      </w:r>
      <w:r>
        <w:rPr>
          <w:rtl/>
        </w:rPr>
        <w:t xml:space="preserve"> אבל פה לא רואים את זה </w:t>
      </w:r>
    </w:p>
  </w:comment>
  <w:comment w:id="105" w:author="Raziel Riemer" w:date="2026-09-02T12:08:00Z" w:initials="R.R">
    <w:p w14:paraId="640B5718" w14:textId="77777777" w:rsidR="004A20D0" w:rsidRDefault="004A20D0" w:rsidP="004A20D0">
      <w:pPr>
        <w:pStyle w:val="CommentText"/>
        <w:bidi w:val="0"/>
      </w:pPr>
      <w:r>
        <w:rPr>
          <w:rStyle w:val="CommentReference"/>
        </w:rPr>
        <w:annotationRef/>
      </w:r>
      <w:r>
        <w:rPr>
          <w:rFonts w:hint="eastAsia"/>
          <w:rtl/>
        </w:rPr>
        <w:t>לגדיל</w:t>
      </w:r>
      <w:r>
        <w:rPr>
          <w:rtl/>
        </w:rPr>
        <w:t xml:space="preserve"> פונטים של צירים וסברים של נתונים</w:t>
      </w:r>
    </w:p>
  </w:comment>
  <w:comment w:id="106" w:author="Raziel Riemer" w:date="2026-02-26T20:37:00Z" w:initials="R.R">
    <w:p w14:paraId="225A63A9" w14:textId="2996A62E" w:rsidR="00D26E0E" w:rsidRDefault="00F903DB" w:rsidP="00D26E0E">
      <w:pPr>
        <w:pStyle w:val="CommentText"/>
        <w:bidi w:val="0"/>
      </w:pPr>
      <w:r>
        <w:rPr>
          <w:rStyle w:val="CommentReference"/>
        </w:rPr>
        <w:annotationRef/>
      </w:r>
      <w:r>
        <w:t>Is this total? Event of full discharge per year?</w:t>
      </w:r>
    </w:p>
    <w:p w14:paraId="5B3A696F" w14:textId="77777777" w:rsidR="00D26E0E" w:rsidRDefault="00F903DB" w:rsidP="00D26E0E">
      <w:pPr>
        <w:pStyle w:val="CommentText"/>
        <w:bidi w:val="0"/>
      </w:pPr>
      <w:r>
        <w:t>Further what does it mean</w:t>
      </w:r>
    </w:p>
  </w:comment>
  <w:comment w:id="107" w:author="itay simonson" w:date="2026-09-27T08:43:00Z" w:initials="is">
    <w:p w14:paraId="3F533FAF" w14:textId="77777777" w:rsidR="00FC6A1B" w:rsidRDefault="00FC6A1B" w:rsidP="00FC6A1B">
      <w:pPr>
        <w:pStyle w:val="CommentText"/>
        <w:bidi w:val="0"/>
      </w:pPr>
      <w:r>
        <w:rPr>
          <w:rStyle w:val="CommentReference"/>
        </w:rPr>
        <w:annotationRef/>
      </w:r>
      <w:r>
        <w:rPr>
          <w:rFonts w:hint="eastAsia"/>
          <w:rtl/>
        </w:rPr>
        <w:t>אני</w:t>
      </w:r>
      <w:r>
        <w:rPr>
          <w:rtl/>
        </w:rPr>
        <w:t xml:space="preserve"> בעד למחוק</w:t>
      </w:r>
    </w:p>
  </w:comment>
  <w:comment w:id="121" w:author="Raziel Riemer" w:date="2026-09-02T12:08:00Z" w:initials="R.R">
    <w:p w14:paraId="00C9E439" w14:textId="77777777" w:rsidR="004A20D0" w:rsidRDefault="004A20D0" w:rsidP="004A20D0">
      <w:pPr>
        <w:pStyle w:val="CommentText"/>
        <w:bidi w:val="0"/>
      </w:pPr>
      <w:r>
        <w:rPr>
          <w:rStyle w:val="CommentReference"/>
        </w:rPr>
        <w:annotationRef/>
      </w:r>
      <w:r>
        <w:rPr>
          <w:rFonts w:hint="eastAsia"/>
          <w:rtl/>
        </w:rPr>
        <w:t>אשמח</w:t>
      </w:r>
      <w:r>
        <w:rPr>
          <w:rtl/>
        </w:rPr>
        <w:t xml:space="preserve"> שתיצר כזה גרף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02EC69" w15:done="0"/>
  <w15:commentEx w15:paraId="73D99AF0" w15:done="0"/>
  <w15:commentEx w15:paraId="06CB74FD" w15:done="0"/>
  <w15:commentEx w15:paraId="076BA3DF" w15:done="0"/>
  <w15:commentEx w15:paraId="640B5718" w15:done="0"/>
  <w15:commentEx w15:paraId="5B3A696F" w15:done="0"/>
  <w15:commentEx w15:paraId="3F533FAF" w15:paraIdParent="5B3A696F" w15:done="0"/>
  <w15:commentEx w15:paraId="00C9E4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F85E" w16cex:dateUtc="2026-09-29T14:12:00Z"/>
  <w16cex:commentExtensible w16cex:durableId="77510BD8" w16cex:dateUtc="2026-09-01T06:14:00Z"/>
  <w16cex:commentExtensible w16cex:durableId="1A829820" w16cex:dateUtc="2026-09-02T08:46:00Z"/>
  <w16cex:commentExtensible w16cex:durableId="1147A0DB" w16cex:dateUtc="2026-09-02T09:06:00Z"/>
  <w16cex:commentExtensible w16cex:durableId="450A1B8C" w16cex:dateUtc="2026-09-02T09:08:00Z"/>
  <w16cex:commentExtensible w16cex:durableId="53060EF9" w16cex:dateUtc="2026-02-26T18:37:00Z"/>
  <w16cex:commentExtensible w16cex:durableId="0FE2D70B" w16cex:dateUtc="2026-09-27T05:43:00Z"/>
  <w16cex:commentExtensible w16cex:durableId="15EE5F20" w16cex:dateUtc="2026-09-0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02EC69" w16cid:durableId="7D23F85E"/>
  <w16cid:commentId w16cid:paraId="73D99AF0" w16cid:durableId="77510BD8"/>
  <w16cid:commentId w16cid:paraId="06CB74FD" w16cid:durableId="1A829820"/>
  <w16cid:commentId w16cid:paraId="076BA3DF" w16cid:durableId="1147A0DB"/>
  <w16cid:commentId w16cid:paraId="640B5718" w16cid:durableId="450A1B8C"/>
  <w16cid:commentId w16cid:paraId="5B3A696F" w16cid:durableId="53060EF9"/>
  <w16cid:commentId w16cid:paraId="3F533FAF" w16cid:durableId="0FE2D70B"/>
  <w16cid:commentId w16cid:paraId="00C9E439" w16cid:durableId="15EE5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42C2" w14:textId="77777777" w:rsidR="00153988" w:rsidRDefault="00153988">
      <w:r>
        <w:separator/>
      </w:r>
    </w:p>
  </w:endnote>
  <w:endnote w:type="continuationSeparator" w:id="0">
    <w:p w14:paraId="705678A3" w14:textId="77777777" w:rsidR="00153988" w:rsidRDefault="0015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7A0E" w14:textId="77777777" w:rsidR="00153988" w:rsidRDefault="00153988">
      <w:r>
        <w:separator/>
      </w:r>
    </w:p>
  </w:footnote>
  <w:footnote w:type="continuationSeparator" w:id="0">
    <w:p w14:paraId="5CD43132" w14:textId="77777777" w:rsidR="00153988" w:rsidRDefault="0015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el Riemer">
    <w15:presenceInfo w15:providerId="None" w15:userId="Raziel Riemer"/>
  </w15:person>
  <w15:person w15:author="itay simonson">
    <w15:presenceInfo w15:providerId="Windows Live" w15:userId="c307a44d898d1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F0A"/>
    <w:rsid w:val="0000373C"/>
    <w:rsid w:val="0001053E"/>
    <w:rsid w:val="000106E5"/>
    <w:rsid w:val="000110FD"/>
    <w:rsid w:val="00012643"/>
    <w:rsid w:val="00016300"/>
    <w:rsid w:val="000203D8"/>
    <w:rsid w:val="000205D4"/>
    <w:rsid w:val="00023F04"/>
    <w:rsid w:val="0002574B"/>
    <w:rsid w:val="00025CE2"/>
    <w:rsid w:val="00027096"/>
    <w:rsid w:val="00030735"/>
    <w:rsid w:val="00035C18"/>
    <w:rsid w:val="00035CCA"/>
    <w:rsid w:val="00036988"/>
    <w:rsid w:val="000464DD"/>
    <w:rsid w:val="000501BF"/>
    <w:rsid w:val="00051D7F"/>
    <w:rsid w:val="000563F9"/>
    <w:rsid w:val="00062F64"/>
    <w:rsid w:val="00063B39"/>
    <w:rsid w:val="000727DE"/>
    <w:rsid w:val="00073650"/>
    <w:rsid w:val="0007664A"/>
    <w:rsid w:val="00084FD3"/>
    <w:rsid w:val="0008538D"/>
    <w:rsid w:val="00087975"/>
    <w:rsid w:val="00091CCB"/>
    <w:rsid w:val="00092536"/>
    <w:rsid w:val="00092922"/>
    <w:rsid w:val="0009449E"/>
    <w:rsid w:val="000A0F15"/>
    <w:rsid w:val="000A3F68"/>
    <w:rsid w:val="000A52D2"/>
    <w:rsid w:val="000B2950"/>
    <w:rsid w:val="000C0DE4"/>
    <w:rsid w:val="000C46C1"/>
    <w:rsid w:val="000C65BA"/>
    <w:rsid w:val="000C7C3C"/>
    <w:rsid w:val="000D0E6C"/>
    <w:rsid w:val="000D2778"/>
    <w:rsid w:val="000D292F"/>
    <w:rsid w:val="000E0E5F"/>
    <w:rsid w:val="000E2371"/>
    <w:rsid w:val="000F71C2"/>
    <w:rsid w:val="00100F8B"/>
    <w:rsid w:val="0010132F"/>
    <w:rsid w:val="0010258F"/>
    <w:rsid w:val="0010458A"/>
    <w:rsid w:val="00104F73"/>
    <w:rsid w:val="001058ED"/>
    <w:rsid w:val="00105E55"/>
    <w:rsid w:val="001143D3"/>
    <w:rsid w:val="00114B8A"/>
    <w:rsid w:val="001150E9"/>
    <w:rsid w:val="001160AE"/>
    <w:rsid w:val="0011714E"/>
    <w:rsid w:val="00123543"/>
    <w:rsid w:val="001249D1"/>
    <w:rsid w:val="00126042"/>
    <w:rsid w:val="00126CB9"/>
    <w:rsid w:val="00131ED2"/>
    <w:rsid w:val="00132BB4"/>
    <w:rsid w:val="00132E6F"/>
    <w:rsid w:val="00133B2A"/>
    <w:rsid w:val="00134551"/>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69AE"/>
    <w:rsid w:val="001830D6"/>
    <w:rsid w:val="001835F5"/>
    <w:rsid w:val="0018772A"/>
    <w:rsid w:val="00190D30"/>
    <w:rsid w:val="00193145"/>
    <w:rsid w:val="00193FA2"/>
    <w:rsid w:val="00194B6F"/>
    <w:rsid w:val="001A0273"/>
    <w:rsid w:val="001A5580"/>
    <w:rsid w:val="001A695A"/>
    <w:rsid w:val="001B351B"/>
    <w:rsid w:val="001B5238"/>
    <w:rsid w:val="001B5617"/>
    <w:rsid w:val="001B69CA"/>
    <w:rsid w:val="001C0DF8"/>
    <w:rsid w:val="001C0E6E"/>
    <w:rsid w:val="001C2333"/>
    <w:rsid w:val="001C4454"/>
    <w:rsid w:val="001C69AF"/>
    <w:rsid w:val="001D237E"/>
    <w:rsid w:val="001D3714"/>
    <w:rsid w:val="001D4BB2"/>
    <w:rsid w:val="001D56A3"/>
    <w:rsid w:val="001D6036"/>
    <w:rsid w:val="001E50D1"/>
    <w:rsid w:val="001E7927"/>
    <w:rsid w:val="001F0128"/>
    <w:rsid w:val="001F0E5A"/>
    <w:rsid w:val="001F251B"/>
    <w:rsid w:val="001F6B7C"/>
    <w:rsid w:val="00201F39"/>
    <w:rsid w:val="00207B93"/>
    <w:rsid w:val="0021078B"/>
    <w:rsid w:val="00211D98"/>
    <w:rsid w:val="00211DDE"/>
    <w:rsid w:val="0021248E"/>
    <w:rsid w:val="00216107"/>
    <w:rsid w:val="002213A4"/>
    <w:rsid w:val="00222293"/>
    <w:rsid w:val="0022391B"/>
    <w:rsid w:val="002312CF"/>
    <w:rsid w:val="00235E88"/>
    <w:rsid w:val="00241F1F"/>
    <w:rsid w:val="00242A88"/>
    <w:rsid w:val="002472FF"/>
    <w:rsid w:val="002501EC"/>
    <w:rsid w:val="0025195D"/>
    <w:rsid w:val="002526C2"/>
    <w:rsid w:val="00253F5A"/>
    <w:rsid w:val="00255284"/>
    <w:rsid w:val="0026084D"/>
    <w:rsid w:val="0026126D"/>
    <w:rsid w:val="00262EF0"/>
    <w:rsid w:val="002654CE"/>
    <w:rsid w:val="0026794A"/>
    <w:rsid w:val="00270081"/>
    <w:rsid w:val="002713FC"/>
    <w:rsid w:val="0027186D"/>
    <w:rsid w:val="00276897"/>
    <w:rsid w:val="002803D9"/>
    <w:rsid w:val="00287222"/>
    <w:rsid w:val="00290DE2"/>
    <w:rsid w:val="0029139C"/>
    <w:rsid w:val="00293218"/>
    <w:rsid w:val="0029433F"/>
    <w:rsid w:val="002960FA"/>
    <w:rsid w:val="002A00A1"/>
    <w:rsid w:val="002A0CEC"/>
    <w:rsid w:val="002A1313"/>
    <w:rsid w:val="002B4743"/>
    <w:rsid w:val="002B5B68"/>
    <w:rsid w:val="002B5DB7"/>
    <w:rsid w:val="002C50C0"/>
    <w:rsid w:val="002C5D6A"/>
    <w:rsid w:val="002C698C"/>
    <w:rsid w:val="002D1101"/>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4191E"/>
    <w:rsid w:val="00342E86"/>
    <w:rsid w:val="0034573D"/>
    <w:rsid w:val="003462BE"/>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907AB"/>
    <w:rsid w:val="00390E3A"/>
    <w:rsid w:val="00391D4B"/>
    <w:rsid w:val="003933CA"/>
    <w:rsid w:val="003A0630"/>
    <w:rsid w:val="003A25E1"/>
    <w:rsid w:val="003A3671"/>
    <w:rsid w:val="003A4312"/>
    <w:rsid w:val="003A441B"/>
    <w:rsid w:val="003A51B6"/>
    <w:rsid w:val="003B25EB"/>
    <w:rsid w:val="003B4627"/>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405401"/>
    <w:rsid w:val="00406920"/>
    <w:rsid w:val="00410DDF"/>
    <w:rsid w:val="004134BC"/>
    <w:rsid w:val="00414868"/>
    <w:rsid w:val="00414BC3"/>
    <w:rsid w:val="00416859"/>
    <w:rsid w:val="00430602"/>
    <w:rsid w:val="0043215D"/>
    <w:rsid w:val="00435124"/>
    <w:rsid w:val="00435670"/>
    <w:rsid w:val="00441EDB"/>
    <w:rsid w:val="00444C55"/>
    <w:rsid w:val="004504D4"/>
    <w:rsid w:val="00452011"/>
    <w:rsid w:val="004576B4"/>
    <w:rsid w:val="00457AEF"/>
    <w:rsid w:val="0046077A"/>
    <w:rsid w:val="0046220B"/>
    <w:rsid w:val="0046319D"/>
    <w:rsid w:val="00467C9A"/>
    <w:rsid w:val="00471639"/>
    <w:rsid w:val="0047236C"/>
    <w:rsid w:val="00476259"/>
    <w:rsid w:val="0047713D"/>
    <w:rsid w:val="00480827"/>
    <w:rsid w:val="004869E4"/>
    <w:rsid w:val="00487A26"/>
    <w:rsid w:val="004969B9"/>
    <w:rsid w:val="004A20D0"/>
    <w:rsid w:val="004A4A1C"/>
    <w:rsid w:val="004A4E97"/>
    <w:rsid w:val="004B3A68"/>
    <w:rsid w:val="004B55EF"/>
    <w:rsid w:val="004B792D"/>
    <w:rsid w:val="004C26ED"/>
    <w:rsid w:val="004C5168"/>
    <w:rsid w:val="004C5290"/>
    <w:rsid w:val="004C61EE"/>
    <w:rsid w:val="004D3ED3"/>
    <w:rsid w:val="004D4802"/>
    <w:rsid w:val="004D71B4"/>
    <w:rsid w:val="004D7D49"/>
    <w:rsid w:val="004F2BAF"/>
    <w:rsid w:val="004F4A80"/>
    <w:rsid w:val="004F5704"/>
    <w:rsid w:val="004F5E97"/>
    <w:rsid w:val="004F6AE8"/>
    <w:rsid w:val="004F6DC5"/>
    <w:rsid w:val="00500FA8"/>
    <w:rsid w:val="00501613"/>
    <w:rsid w:val="005017DC"/>
    <w:rsid w:val="00502FA5"/>
    <w:rsid w:val="00506D4F"/>
    <w:rsid w:val="005253E1"/>
    <w:rsid w:val="005318E1"/>
    <w:rsid w:val="005322D6"/>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59B2"/>
    <w:rsid w:val="005A1268"/>
    <w:rsid w:val="005A3B8A"/>
    <w:rsid w:val="005A4917"/>
    <w:rsid w:val="005A4E46"/>
    <w:rsid w:val="005A528E"/>
    <w:rsid w:val="005A5851"/>
    <w:rsid w:val="005A6D6F"/>
    <w:rsid w:val="005A75B3"/>
    <w:rsid w:val="005B7B91"/>
    <w:rsid w:val="005D3D0A"/>
    <w:rsid w:val="005D4D89"/>
    <w:rsid w:val="005E027B"/>
    <w:rsid w:val="005E0993"/>
    <w:rsid w:val="005E0A1E"/>
    <w:rsid w:val="005E1390"/>
    <w:rsid w:val="005E1A81"/>
    <w:rsid w:val="005E2314"/>
    <w:rsid w:val="005E2976"/>
    <w:rsid w:val="005E2BD6"/>
    <w:rsid w:val="005F13B2"/>
    <w:rsid w:val="005F7ACD"/>
    <w:rsid w:val="0060326D"/>
    <w:rsid w:val="006049B4"/>
    <w:rsid w:val="00604D23"/>
    <w:rsid w:val="006078DC"/>
    <w:rsid w:val="00611C75"/>
    <w:rsid w:val="00613E1F"/>
    <w:rsid w:val="00616EEF"/>
    <w:rsid w:val="00617F47"/>
    <w:rsid w:val="006204B6"/>
    <w:rsid w:val="00627A9B"/>
    <w:rsid w:val="006317AA"/>
    <w:rsid w:val="00631B87"/>
    <w:rsid w:val="00632468"/>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6D63"/>
    <w:rsid w:val="006C74EB"/>
    <w:rsid w:val="006D3FFD"/>
    <w:rsid w:val="006E6EFC"/>
    <w:rsid w:val="006F3BEC"/>
    <w:rsid w:val="006F59E0"/>
    <w:rsid w:val="00700442"/>
    <w:rsid w:val="007006C9"/>
    <w:rsid w:val="00703A95"/>
    <w:rsid w:val="00712401"/>
    <w:rsid w:val="00712DC5"/>
    <w:rsid w:val="00713C6A"/>
    <w:rsid w:val="0072259F"/>
    <w:rsid w:val="007232D5"/>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81C2A"/>
    <w:rsid w:val="00785952"/>
    <w:rsid w:val="0079107A"/>
    <w:rsid w:val="00793D4B"/>
    <w:rsid w:val="00794178"/>
    <w:rsid w:val="00794D30"/>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BEF"/>
    <w:rsid w:val="007F0571"/>
    <w:rsid w:val="007F3685"/>
    <w:rsid w:val="00801733"/>
    <w:rsid w:val="00802874"/>
    <w:rsid w:val="00802BD4"/>
    <w:rsid w:val="008034E5"/>
    <w:rsid w:val="00804F34"/>
    <w:rsid w:val="00807223"/>
    <w:rsid w:val="00807AFE"/>
    <w:rsid w:val="00810377"/>
    <w:rsid w:val="008110E6"/>
    <w:rsid w:val="008139C7"/>
    <w:rsid w:val="0081689F"/>
    <w:rsid w:val="00817652"/>
    <w:rsid w:val="008202E0"/>
    <w:rsid w:val="00820AC3"/>
    <w:rsid w:val="00820C63"/>
    <w:rsid w:val="00823B97"/>
    <w:rsid w:val="0082474B"/>
    <w:rsid w:val="008315BC"/>
    <w:rsid w:val="00833085"/>
    <w:rsid w:val="00833A90"/>
    <w:rsid w:val="00840B39"/>
    <w:rsid w:val="00840BA9"/>
    <w:rsid w:val="008414E6"/>
    <w:rsid w:val="00843E95"/>
    <w:rsid w:val="008472A4"/>
    <w:rsid w:val="00861E39"/>
    <w:rsid w:val="00862019"/>
    <w:rsid w:val="0086237A"/>
    <w:rsid w:val="008629EA"/>
    <w:rsid w:val="00866ED2"/>
    <w:rsid w:val="008713BF"/>
    <w:rsid w:val="00873FAA"/>
    <w:rsid w:val="008871C5"/>
    <w:rsid w:val="0088794A"/>
    <w:rsid w:val="0089220C"/>
    <w:rsid w:val="008937C6"/>
    <w:rsid w:val="008A027D"/>
    <w:rsid w:val="008A585E"/>
    <w:rsid w:val="008B21A3"/>
    <w:rsid w:val="008B4F80"/>
    <w:rsid w:val="008B5575"/>
    <w:rsid w:val="008B5A78"/>
    <w:rsid w:val="008B7C08"/>
    <w:rsid w:val="008B7F54"/>
    <w:rsid w:val="008C6409"/>
    <w:rsid w:val="008D156E"/>
    <w:rsid w:val="008D2BFD"/>
    <w:rsid w:val="008D54EF"/>
    <w:rsid w:val="008D7872"/>
    <w:rsid w:val="008E0EFA"/>
    <w:rsid w:val="008E419D"/>
    <w:rsid w:val="008F0C0D"/>
    <w:rsid w:val="008F18ED"/>
    <w:rsid w:val="008F42C6"/>
    <w:rsid w:val="008F7958"/>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71377"/>
    <w:rsid w:val="00971DDC"/>
    <w:rsid w:val="00973DE8"/>
    <w:rsid w:val="0097414E"/>
    <w:rsid w:val="00977C54"/>
    <w:rsid w:val="0099215F"/>
    <w:rsid w:val="009937F2"/>
    <w:rsid w:val="0099432C"/>
    <w:rsid w:val="0099494F"/>
    <w:rsid w:val="00996B27"/>
    <w:rsid w:val="00997222"/>
    <w:rsid w:val="009A02D2"/>
    <w:rsid w:val="009A2E69"/>
    <w:rsid w:val="009A4166"/>
    <w:rsid w:val="009A51A0"/>
    <w:rsid w:val="009A54E0"/>
    <w:rsid w:val="009A6CF8"/>
    <w:rsid w:val="009A7F6A"/>
    <w:rsid w:val="009B08B1"/>
    <w:rsid w:val="009B0BCA"/>
    <w:rsid w:val="009B25A5"/>
    <w:rsid w:val="009B3049"/>
    <w:rsid w:val="009B5295"/>
    <w:rsid w:val="009B72D8"/>
    <w:rsid w:val="009B7D21"/>
    <w:rsid w:val="009C3B24"/>
    <w:rsid w:val="009C44DB"/>
    <w:rsid w:val="009D1E39"/>
    <w:rsid w:val="009D2351"/>
    <w:rsid w:val="009D2786"/>
    <w:rsid w:val="009D42FE"/>
    <w:rsid w:val="009D7BB0"/>
    <w:rsid w:val="009E4990"/>
    <w:rsid w:val="009E7C85"/>
    <w:rsid w:val="009F0A50"/>
    <w:rsid w:val="009F31CB"/>
    <w:rsid w:val="009F3CCD"/>
    <w:rsid w:val="009F413C"/>
    <w:rsid w:val="009F42C6"/>
    <w:rsid w:val="009F4C8B"/>
    <w:rsid w:val="009F77E2"/>
    <w:rsid w:val="00A015EE"/>
    <w:rsid w:val="00A051C8"/>
    <w:rsid w:val="00A071EB"/>
    <w:rsid w:val="00A07502"/>
    <w:rsid w:val="00A146C2"/>
    <w:rsid w:val="00A17CAD"/>
    <w:rsid w:val="00A23826"/>
    <w:rsid w:val="00A24C9D"/>
    <w:rsid w:val="00A3435D"/>
    <w:rsid w:val="00A361A0"/>
    <w:rsid w:val="00A36EC8"/>
    <w:rsid w:val="00A41E1E"/>
    <w:rsid w:val="00A43CEB"/>
    <w:rsid w:val="00A4686D"/>
    <w:rsid w:val="00A50102"/>
    <w:rsid w:val="00A51494"/>
    <w:rsid w:val="00A53E74"/>
    <w:rsid w:val="00A61C66"/>
    <w:rsid w:val="00A62375"/>
    <w:rsid w:val="00A661F9"/>
    <w:rsid w:val="00A66867"/>
    <w:rsid w:val="00A66C2F"/>
    <w:rsid w:val="00A670B2"/>
    <w:rsid w:val="00A71177"/>
    <w:rsid w:val="00A73D5D"/>
    <w:rsid w:val="00A75047"/>
    <w:rsid w:val="00A8014B"/>
    <w:rsid w:val="00A832C7"/>
    <w:rsid w:val="00A83563"/>
    <w:rsid w:val="00A86C7E"/>
    <w:rsid w:val="00A9004F"/>
    <w:rsid w:val="00A90387"/>
    <w:rsid w:val="00A9163C"/>
    <w:rsid w:val="00A9268A"/>
    <w:rsid w:val="00A92CB0"/>
    <w:rsid w:val="00A958B6"/>
    <w:rsid w:val="00A96D1B"/>
    <w:rsid w:val="00A97A0E"/>
    <w:rsid w:val="00AA28C6"/>
    <w:rsid w:val="00AA740A"/>
    <w:rsid w:val="00AB131C"/>
    <w:rsid w:val="00AB5273"/>
    <w:rsid w:val="00AB588F"/>
    <w:rsid w:val="00AC35B8"/>
    <w:rsid w:val="00AC5214"/>
    <w:rsid w:val="00AC6F2B"/>
    <w:rsid w:val="00AD3C25"/>
    <w:rsid w:val="00AD57C7"/>
    <w:rsid w:val="00AE1E2B"/>
    <w:rsid w:val="00AE293B"/>
    <w:rsid w:val="00AF7928"/>
    <w:rsid w:val="00B007ED"/>
    <w:rsid w:val="00B03898"/>
    <w:rsid w:val="00B06F94"/>
    <w:rsid w:val="00B0720A"/>
    <w:rsid w:val="00B07971"/>
    <w:rsid w:val="00B12FE3"/>
    <w:rsid w:val="00B14C51"/>
    <w:rsid w:val="00B166C4"/>
    <w:rsid w:val="00B17DD4"/>
    <w:rsid w:val="00B27755"/>
    <w:rsid w:val="00B42748"/>
    <w:rsid w:val="00B4367A"/>
    <w:rsid w:val="00B43C35"/>
    <w:rsid w:val="00B44F7F"/>
    <w:rsid w:val="00B4593A"/>
    <w:rsid w:val="00B46EA5"/>
    <w:rsid w:val="00B52CAE"/>
    <w:rsid w:val="00B538FE"/>
    <w:rsid w:val="00B55D5A"/>
    <w:rsid w:val="00B63EF6"/>
    <w:rsid w:val="00B66A19"/>
    <w:rsid w:val="00B67BDB"/>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9B0"/>
    <w:rsid w:val="00BC5D1F"/>
    <w:rsid w:val="00BC73F2"/>
    <w:rsid w:val="00BD1FA5"/>
    <w:rsid w:val="00BD478D"/>
    <w:rsid w:val="00BD5F50"/>
    <w:rsid w:val="00BD70AA"/>
    <w:rsid w:val="00BE362E"/>
    <w:rsid w:val="00BE3751"/>
    <w:rsid w:val="00BE4147"/>
    <w:rsid w:val="00BE4F6C"/>
    <w:rsid w:val="00BE5AF4"/>
    <w:rsid w:val="00BF3ED0"/>
    <w:rsid w:val="00BF422B"/>
    <w:rsid w:val="00C01291"/>
    <w:rsid w:val="00C21055"/>
    <w:rsid w:val="00C24D17"/>
    <w:rsid w:val="00C27189"/>
    <w:rsid w:val="00C274E5"/>
    <w:rsid w:val="00C27F48"/>
    <w:rsid w:val="00C30306"/>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943E8"/>
    <w:rsid w:val="00C94E4D"/>
    <w:rsid w:val="00CA1B71"/>
    <w:rsid w:val="00CA37E8"/>
    <w:rsid w:val="00CA43D5"/>
    <w:rsid w:val="00CA5D4A"/>
    <w:rsid w:val="00CA64AF"/>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205C4"/>
    <w:rsid w:val="00D21419"/>
    <w:rsid w:val="00D2153C"/>
    <w:rsid w:val="00D217A6"/>
    <w:rsid w:val="00D21DFA"/>
    <w:rsid w:val="00D26E0E"/>
    <w:rsid w:val="00D27E0D"/>
    <w:rsid w:val="00D3781C"/>
    <w:rsid w:val="00D40EEB"/>
    <w:rsid w:val="00D41DBB"/>
    <w:rsid w:val="00D420CC"/>
    <w:rsid w:val="00D45EF2"/>
    <w:rsid w:val="00D51783"/>
    <w:rsid w:val="00D52B27"/>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A4CBF"/>
    <w:rsid w:val="00DA59D8"/>
    <w:rsid w:val="00DA76FD"/>
    <w:rsid w:val="00DB28A8"/>
    <w:rsid w:val="00DB3A3F"/>
    <w:rsid w:val="00DB7593"/>
    <w:rsid w:val="00DC0C94"/>
    <w:rsid w:val="00DC0EEB"/>
    <w:rsid w:val="00DC1930"/>
    <w:rsid w:val="00DC1D60"/>
    <w:rsid w:val="00DC338B"/>
    <w:rsid w:val="00DC3B79"/>
    <w:rsid w:val="00DC4FAC"/>
    <w:rsid w:val="00DD098E"/>
    <w:rsid w:val="00DD1D0D"/>
    <w:rsid w:val="00DD4913"/>
    <w:rsid w:val="00DE2635"/>
    <w:rsid w:val="00DE4433"/>
    <w:rsid w:val="00DE56D3"/>
    <w:rsid w:val="00DE7A63"/>
    <w:rsid w:val="00DF2527"/>
    <w:rsid w:val="00DF2679"/>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D4E"/>
    <w:rsid w:val="00E64F81"/>
    <w:rsid w:val="00E6760D"/>
    <w:rsid w:val="00E70C53"/>
    <w:rsid w:val="00E71638"/>
    <w:rsid w:val="00E72787"/>
    <w:rsid w:val="00E7284C"/>
    <w:rsid w:val="00E8319C"/>
    <w:rsid w:val="00E906E7"/>
    <w:rsid w:val="00E940DF"/>
    <w:rsid w:val="00E95046"/>
    <w:rsid w:val="00EA2AE2"/>
    <w:rsid w:val="00EA2B6E"/>
    <w:rsid w:val="00EA4704"/>
    <w:rsid w:val="00EA68C1"/>
    <w:rsid w:val="00EB12BA"/>
    <w:rsid w:val="00EB13B2"/>
    <w:rsid w:val="00EB6CCB"/>
    <w:rsid w:val="00EB7059"/>
    <w:rsid w:val="00EC0EFA"/>
    <w:rsid w:val="00EC29EE"/>
    <w:rsid w:val="00ED48A8"/>
    <w:rsid w:val="00ED4DE9"/>
    <w:rsid w:val="00ED6044"/>
    <w:rsid w:val="00ED6DB8"/>
    <w:rsid w:val="00EE1CDC"/>
    <w:rsid w:val="00EE6AE8"/>
    <w:rsid w:val="00EF4FD9"/>
    <w:rsid w:val="00F03DC0"/>
    <w:rsid w:val="00F06D98"/>
    <w:rsid w:val="00F077A7"/>
    <w:rsid w:val="00F11B1C"/>
    <w:rsid w:val="00F16092"/>
    <w:rsid w:val="00F2099A"/>
    <w:rsid w:val="00F22AEF"/>
    <w:rsid w:val="00F371AD"/>
    <w:rsid w:val="00F420E0"/>
    <w:rsid w:val="00F4449B"/>
    <w:rsid w:val="00F46839"/>
    <w:rsid w:val="00F53420"/>
    <w:rsid w:val="00F5552F"/>
    <w:rsid w:val="00F55D06"/>
    <w:rsid w:val="00F5673A"/>
    <w:rsid w:val="00F56F08"/>
    <w:rsid w:val="00F60209"/>
    <w:rsid w:val="00F75CD9"/>
    <w:rsid w:val="00F76DCC"/>
    <w:rsid w:val="00F83AAA"/>
    <w:rsid w:val="00F84831"/>
    <w:rsid w:val="00F84CA5"/>
    <w:rsid w:val="00F86ABA"/>
    <w:rsid w:val="00F86C97"/>
    <w:rsid w:val="00F879DA"/>
    <w:rsid w:val="00F903DB"/>
    <w:rsid w:val="00F90452"/>
    <w:rsid w:val="00F9619A"/>
    <w:rsid w:val="00F96998"/>
    <w:rsid w:val="00F9716D"/>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5100"/>
    <w:rsid w:val="00FE4197"/>
    <w:rsid w:val="00FE44B5"/>
    <w:rsid w:val="00FE44F5"/>
    <w:rsid w:val="00FE5038"/>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spacing w:before="240" w:after="0"/>
      <w:outlineLvl w:val="9"/>
    </w:pPr>
    <w:rPr>
      <w:rFonts w:ascii="Aptos Display" w:eastAsia="Times New Roman" w:hAnsi="Aptos Display" w:cs="Times New Roman"/>
      <w:color w:val="0F4761"/>
      <w:sz w:val="32"/>
      <w:szCs w:val="32"/>
      <w:rtl/>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spacing w:before="120"/>
      <w:ind w:left="284"/>
    </w:pPr>
    <w:rPr>
      <w:sz w:val="20"/>
      <w:szCs w:val="20"/>
    </w:rPr>
  </w:style>
  <w:style w:type="paragraph" w:styleId="TOC3">
    <w:name w:val="toc 3"/>
    <w:basedOn w:val="Normal"/>
    <w:next w:val="Normal"/>
    <w:autoRedefine/>
    <w:uiPriority w:val="39"/>
    <w:unhideWhenUsed/>
    <w:rsid w:val="007B7087"/>
    <w:pPr>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jpeg"/><Relationship Id="rId47"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5"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29.jpe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48" Type="http://schemas.openxmlformats.org/officeDocument/2006/relationships/header" Target="header2.xml"/><Relationship Id="rId8" Type="http://schemas.openxmlformats.org/officeDocument/2006/relationships/header" Target="header1.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20" Type="http://schemas.openxmlformats.org/officeDocument/2006/relationships/image" Target="media/image8.png"/><Relationship Id="rId41"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2002</TotalTime>
  <Pages>72</Pages>
  <Words>23935</Words>
  <Characters>136430</Characters>
  <Application>Microsoft Office Word</Application>
  <DocSecurity>0</DocSecurity>
  <Lines>1136</Lines>
  <Paragraphs>320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69</cp:revision>
  <cp:lastPrinted>2025-09-29T10:09:00Z</cp:lastPrinted>
  <dcterms:created xsi:type="dcterms:W3CDTF">2026-09-27T05:23:00Z</dcterms:created>
  <dcterms:modified xsi:type="dcterms:W3CDTF">2026-10-01T06:02:00Z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