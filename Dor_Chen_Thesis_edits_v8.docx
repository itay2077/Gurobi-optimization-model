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 xml:space="preserve">THESIS SUBMITTED IN PARTIAL FULFILLMENT OF THE REQUIREMENTS FOR THE </w:t>
      </w:r>
      <w:proofErr w:type="spellStart"/>
      <w:r>
        <w:rPr>
          <w:rFonts w:cs="David"/>
        </w:rPr>
        <w:t>M.Sc</w:t>
      </w:r>
      <w:proofErr w:type="spellEnd"/>
      <w:r>
        <w:rPr>
          <w:rFonts w:cs="David"/>
        </w:rPr>
        <w:t xml:space="preserve">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xml:space="preserve">: Prof. Raziel Riemer and Prof. </w:t>
      </w:r>
      <w:proofErr w:type="spellStart"/>
      <w:r>
        <w:rPr>
          <w:rFonts w:cstheme="minorHAnsi"/>
        </w:rPr>
        <w:t>Meidad</w:t>
      </w:r>
      <w:proofErr w:type="spellEnd"/>
      <w:r>
        <w:rPr>
          <w:rFonts w:cstheme="minorHAnsi"/>
        </w:rPr>
        <w:t xml:space="preserve">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 xml:space="preserve">THESIS SUBMITTED IN PARTIAL FULFILLMENT OF THE REQUIREMENTS FOR THE </w:t>
      </w:r>
      <w:proofErr w:type="spellStart"/>
      <w:r>
        <w:rPr>
          <w:rFonts w:cs="David"/>
        </w:rPr>
        <w:t>M.Sc</w:t>
      </w:r>
      <w:proofErr w:type="spellEnd"/>
      <w:r>
        <w:rPr>
          <w:rFonts w:cs="David"/>
        </w:rPr>
        <w:t xml:space="preserve">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xml:space="preserve">: Prof. Raziel Riemer and Prof. </w:t>
      </w:r>
      <w:proofErr w:type="spellStart"/>
      <w:r>
        <w:rPr>
          <w:rFonts w:cstheme="minorHAnsi"/>
        </w:rPr>
        <w:t>Meidad</w:t>
      </w:r>
      <w:proofErr w:type="spellEnd"/>
      <w:r>
        <w:rPr>
          <w:rFonts w:cstheme="minorHAnsi"/>
        </w:rPr>
        <w:t xml:space="preserve">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w:t>
      </w:r>
      <w:proofErr w:type="spellStart"/>
      <w:r>
        <w:rPr>
          <w:rFonts w:cstheme="minorHAnsi"/>
        </w:rPr>
        <w:t>Meidad</w:t>
      </w:r>
      <w:proofErr w:type="spellEnd"/>
      <w:r>
        <w:rPr>
          <w:rFonts w:cstheme="minorHAnsi"/>
        </w:rPr>
        <w:t xml:space="preserve">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4BDABF9A" w14:textId="77777777" w:rsidR="00FA16F9" w:rsidRDefault="00FA16F9" w:rsidP="008034E5">
      <w:pPr>
        <w:pStyle w:val="Heading1"/>
        <w:bidi w:val="0"/>
        <w:rPr>
          <w:rtl/>
        </w:rPr>
      </w:pPr>
    </w:p>
    <w:p w14:paraId="5A122D3C" w14:textId="77777777" w:rsidR="00A74322" w:rsidRDefault="00A74322" w:rsidP="00A74322">
      <w:pPr>
        <w:bidi w:val="0"/>
        <w:rPr>
          <w:rtl/>
        </w:rPr>
      </w:pPr>
    </w:p>
    <w:p w14:paraId="72F9EFDF" w14:textId="6B0B5ADE" w:rsidR="00A74322" w:rsidRPr="00A74322" w:rsidRDefault="00A74322" w:rsidP="00A74322">
      <w:pPr>
        <w:bidi w:val="0"/>
        <w:sectPr w:rsidR="00A74322" w:rsidRPr="00A74322" w:rsidSect="00FA16F9">
          <w:pgSz w:w="11906" w:h="16838"/>
          <w:pgMar w:top="1440" w:right="851" w:bottom="1440" w:left="851" w:header="709" w:footer="709" w:gutter="0"/>
          <w:pgNumType w:start="0"/>
          <w:cols w:space="708"/>
          <w:titlePg/>
          <w:bidi/>
          <w:rtlGutter/>
          <w:docGrid w:linePitch="360"/>
        </w:sectPr>
      </w:pPr>
      <w:r>
        <w:rPr>
          <w:rFonts w:hint="cs"/>
          <w:rtl/>
        </w:rPr>
        <w:t xml:space="preserve">שינוי קצבי התקנה בהתאם למגמה עולמית </w:t>
      </w:r>
      <w:r>
        <w:rPr>
          <w:rtl/>
        </w:rPr>
        <w:br/>
      </w:r>
      <w:r>
        <w:rPr>
          <w:rFonts w:hint="cs"/>
          <w:rtl/>
        </w:rPr>
        <w:t xml:space="preserve">הוספת גרף שינוי מחיר כללי בהתאם </w:t>
      </w:r>
      <w:r w:rsidR="002D291C">
        <w:rPr>
          <w:rFonts w:hint="cs"/>
          <w:rtl/>
        </w:rPr>
        <w:t xml:space="preserve">לאחוזי מתחדשות </w:t>
      </w:r>
      <w:r w:rsidR="002D291C">
        <w:rPr>
          <w:rtl/>
        </w:rPr>
        <w:br/>
      </w:r>
      <w:r w:rsidR="002D291C">
        <w:rPr>
          <w:rFonts w:hint="cs"/>
          <w:rtl/>
        </w:rPr>
        <w:t xml:space="preserve">שטח לעלות ב10% </w:t>
      </w:r>
      <w:r w:rsidR="002D291C">
        <w:rPr>
          <w:rtl/>
        </w:rPr>
        <w:br/>
      </w: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593ABF0" w14:textId="77777777" w:rsidR="00846AAF" w:rsidRDefault="002A3CA1">
      <w:pPr>
        <w:pStyle w:val="TOCHeading"/>
        <w:bidi w:val="0"/>
        <w:spacing w:after="200"/>
      </w:pPr>
      <w:bookmarkStart w:id="6" w:name="_Toc209882148"/>
      <w:bookmarkStart w:id="7" w:name="_Toc209900258"/>
      <w:bookmarkStart w:id="8" w:name="_Toc209901104"/>
      <w:r>
        <w:rPr>
          <w:rFonts w:ascii="Calibri" w:hAnsi="Calibri" w:cs="Calibri"/>
          <w:color w:val="auto"/>
          <w:sz w:val="24"/>
          <w:szCs w:val="24"/>
          <w:rtl w:val="0"/>
          <w:cs w:val="0"/>
        </w:rPr>
        <w:t>Climate change mitigation requires rapid decarbonization of national power systems, yet the available pathways are strongly conditioned by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(about 245,000 time steps, 2023–2050). The problem is formulated as a large-scale linear program that minimizes cumulative life-cycle greenhouse gas emissions subject to a cumulative budget—including a carbon cost of 200 NIS/</w:t>
      </w:r>
      <w:proofErr w:type="spellStart"/>
      <w:r>
        <w:rPr>
          <w:rFonts w:ascii="Calibri" w:hAnsi="Calibri" w:cs="Calibri"/>
          <w:color w:val="auto"/>
          <w:sz w:val="24"/>
          <w:szCs w:val="24"/>
          <w:rtl w:val="0"/>
          <w:cs w:val="0"/>
        </w:rPr>
        <w:t>tCO₂e</w:t>
      </w:r>
      <w:proofErr w:type="spellEnd"/>
      <w:r>
        <w:rPr>
          <w:rFonts w:ascii="Calibri" w:hAnsi="Calibri" w:cs="Calibri"/>
          <w:color w:val="auto"/>
          <w:sz w:val="24"/>
          <w:szCs w:val="24"/>
          <w:rtl w:val="0"/>
          <w:cs w:val="0"/>
        </w:rPr>
        <w:t xml:space="preserve">—a cap on land available for solar deployment, annual build-rate limits, a reserve-margin requirement and hourly storage dynamics. A grid of 99 scenarios, combining nine budget levels (₪400–480×10⁹) and eleven land caps (100–850 km²), is </w:t>
      </w:r>
      <w:proofErr w:type="spellStart"/>
      <w:r>
        <w:rPr>
          <w:rFonts w:ascii="Calibri" w:hAnsi="Calibri" w:cs="Calibri"/>
          <w:color w:val="auto"/>
          <w:sz w:val="24"/>
          <w:szCs w:val="24"/>
          <w:rtl w:val="0"/>
          <w:cs w:val="0"/>
        </w:rPr>
        <w:t>analysed</w:t>
      </w:r>
      <w:proofErr w:type="spellEnd"/>
      <w:r>
        <w:rPr>
          <w:rFonts w:ascii="Calibri" w:hAnsi="Calibri" w:cs="Calibri"/>
          <w:color w:val="auto"/>
          <w:sz w:val="24"/>
          <w:szCs w:val="24"/>
          <w:rtl w:val="0"/>
          <w:cs w:val="0"/>
        </w:rPr>
        <w:t xml:space="preserve"> with and without the option of 3 GW of nuclear capacity.</w:t>
      </w:r>
    </w:p>
    <w:p w14:paraId="0D37C758" w14:textId="77777777" w:rsidR="00846AAF" w:rsidRDefault="002A3CA1">
      <w:pPr>
        <w:pStyle w:val="TOCHeading"/>
        <w:bidi w:val="0"/>
        <w:spacing w:after="200"/>
      </w:pPr>
      <w:r>
        <w:rPr>
          <w:rFonts w:ascii="Calibri" w:hAnsi="Calibri" w:cs="Calibri"/>
          <w:color w:val="auto"/>
          <w:sz w:val="24"/>
          <w:szCs w:val="24"/>
          <w:rtl w:val="0"/>
          <w:cs w:val="0"/>
        </w:rPr>
        <w:t>The results show that land availability and the budget play distinct roles. Land determines the end state of the system: the renewable share in 2050 rises from about 50% at 400 km² to about 92% at 850 km², whereas additional budget beyond ₪410×10⁹ changes it by only a few percentage points. The budget determines the timing of the transition: at low budgets, an additional ₪20×10⁹ enables earlier deployment of solar PV and storage and reduces cumulative emissions by about 25%, while above about ₪450×10⁹ further budget has no effect. Once the land cap is reached, growing demand is met by gas and emissions rise again, indicating that land allocation must keep pace with demand.</w:t>
      </w:r>
    </w:p>
    <w:p w14:paraId="2FE73471" w14:textId="77777777" w:rsidR="00846AAF" w:rsidRDefault="002A3CA1">
      <w:pPr>
        <w:pStyle w:val="TOCHeading"/>
        <w:bidi w:val="0"/>
        <w:spacing w:after="200"/>
      </w:pPr>
      <w:r>
        <w:rPr>
          <w:rFonts w:ascii="Calibri" w:hAnsi="Calibri" w:cs="Calibri"/>
          <w:color w:val="auto"/>
          <w:sz w:val="24"/>
          <w:szCs w:val="24"/>
          <w:rtl w:val="0"/>
          <w:cs w:val="0"/>
        </w:rPr>
        <w:t xml:space="preserve">For a fixed budget, increasing the renewable share from 50% to 91% leaves the direct cost of generation practically unchanged (0.273–0.276 NIS/kWh), whereas the fossil-dominated system is the most expensive in 2050 despite being cheaper in the early years. When the carbon cost is included, the social cost declines monotonically to about 0.290 NIS/kWh at 91% renewables. In all scenarios, about 32 GW of gas capacity is retained for reliability. Adding 3 GW of nuclear capacity reduces cumulative emissions by 36–184 </w:t>
      </w:r>
      <w:proofErr w:type="spellStart"/>
      <w:r>
        <w:rPr>
          <w:rFonts w:ascii="Calibri" w:hAnsi="Calibri" w:cs="Calibri"/>
          <w:color w:val="auto"/>
          <w:sz w:val="24"/>
          <w:szCs w:val="24"/>
          <w:rtl w:val="0"/>
          <w:cs w:val="0"/>
        </w:rPr>
        <w:t>MtCO₂e</w:t>
      </w:r>
      <w:proofErr w:type="spellEnd"/>
      <w:r>
        <w:rPr>
          <w:rFonts w:ascii="Calibri" w:hAnsi="Calibri" w:cs="Calibri"/>
          <w:color w:val="auto"/>
          <w:sz w:val="24"/>
          <w:szCs w:val="24"/>
          <w:rtl w:val="0"/>
          <w:cs w:val="0"/>
        </w:rPr>
        <w:t>, with the largest benefit when land is scarce, indicating that firm low-carbon capacity acts as a partial substitute for land.</w:t>
      </w:r>
    </w:p>
    <w:p w14:paraId="53D392BD" w14:textId="77777777" w:rsidR="00846AAF" w:rsidRDefault="002A3CA1">
      <w:pPr>
        <w:pStyle w:val="TOCHeading"/>
        <w:bidi w:val="0"/>
        <w:spacing w:after="200"/>
      </w:pPr>
      <w:r>
        <w:rPr>
          <w:rFonts w:ascii="Calibri" w:hAnsi="Calibri" w:cs="Calibri"/>
          <w:color w:val="auto"/>
          <w:sz w:val="24"/>
          <w:szCs w:val="24"/>
          <w:rtl w:val="0"/>
          <w:cs w:val="0"/>
        </w:rPr>
        <w:t>The contributions of this thesis are threefold. Methodologically, it demonstrates how optimization-based electricity models can extend footprint-oriented sustainability frameworks into decision-support tools. Empirically, it provides system-level insights into Israel’s electricity transition under interacting land, budget and reliability constraints. Analytically, it distinguishes the roles of land, budget and firm capacity in shaping the level and the timing of decarbonization. The findings indicate that deep decarbonization of the Israeli electricity sector is achievable at a similar direct cost, but depends on strategic land allocation, early investment and the planning of firm capacity. As a densely populated, land-constrained country with rapid demand growth, Israel provides a relevant prototype for deep decarbonization under spatial scarcity.</w:t>
      </w:r>
    </w:p>
    <w:p w14:paraId="76B145A2" w14:textId="77777777" w:rsidR="00846AAF" w:rsidRDefault="002A3CA1">
      <w:pPr>
        <w:pStyle w:val="TOCHeading"/>
        <w:bidi w:val="0"/>
        <w:spacing w:after="200"/>
      </w:pPr>
      <w:r>
        <w:rPr>
          <w:rFonts w:ascii="Calibri" w:hAnsi="Calibri" w:cs="Calibri"/>
          <w:color w:val="auto"/>
          <w:sz w:val="24"/>
          <w:szCs w:val="24"/>
          <w:rtl w:val="0"/>
          <w:cs w:val="0"/>
        </w:rPr>
        <w:lastRenderedPageBreak/>
        <w:t>Keywords: Energy transition, Electricity sector, Linear optimization, Renewable integration, Land constraint, Battery storage, Nuclear energy, Carbon cost, Emissions accounting</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 xml:space="preserve">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w:t>
      </w:r>
      <w:proofErr w:type="spellStart"/>
      <w:r>
        <w:rPr>
          <w:rFonts w:ascii="Calibri" w:hAnsi="Calibri" w:cs="Calibri"/>
          <w:color w:val="auto"/>
          <w:sz w:val="24"/>
          <w:szCs w:val="24"/>
          <w:rtl w:val="0"/>
          <w:cs w:val="0"/>
        </w:rPr>
        <w:t>Meidad</w:t>
      </w:r>
      <w:proofErr w:type="spellEnd"/>
      <w:r>
        <w:rPr>
          <w:rFonts w:ascii="Calibri" w:hAnsi="Calibri" w:cs="Calibri"/>
          <w:color w:val="auto"/>
          <w:sz w:val="24"/>
          <w:szCs w:val="24"/>
          <w:rtl w:val="0"/>
          <w:cs w:val="0"/>
        </w:rPr>
        <w:t xml:space="preserve">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136CCCEE" w14:textId="506DF53A" w:rsidR="00DF3096" w:rsidRDefault="00F903DB" w:rsidP="00211B71">
      <w:pPr>
        <w:pStyle w:val="Heading1"/>
        <w:bidi w:val="0"/>
        <w:jc w:val="right"/>
      </w:pPr>
      <w:bookmarkStart w:id="9" w:name="_Toc223013389"/>
      <w:r>
        <w:lastRenderedPageBreak/>
        <w:br/>
        <w:t>Table of Contents</w:t>
      </w:r>
      <w:bookmarkEnd w:id="6"/>
      <w:bookmarkEnd w:id="7"/>
      <w:bookmarkEnd w:id="8"/>
      <w:bookmarkEnd w:id="9"/>
    </w:p>
    <w:p w14:paraId="1492BD58" w14:textId="3604F4A8" w:rsidR="008034E5" w:rsidRDefault="00F903DB" w:rsidP="00211B71">
      <w:pPr>
        <w:pStyle w:val="TOC1"/>
        <w:jc w:val="right"/>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73CA817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budget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211B71">
      <w:pPr>
        <w:bidi w:val="0"/>
        <w:jc w:val="right"/>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rPr>
          <w:rtl/>
        </w:rPr>
      </w:pPr>
    </w:p>
    <w:p w14:paraId="52B95E20" w14:textId="77777777" w:rsidR="00820A7F" w:rsidRDefault="00820A7F" w:rsidP="00820A7F">
      <w:pPr>
        <w:bidi w:val="0"/>
        <w:rPr>
          <w:rtl/>
        </w:rPr>
      </w:pPr>
    </w:p>
    <w:p w14:paraId="1D98C53B" w14:textId="77777777" w:rsidR="00820A7F" w:rsidRDefault="00820A7F" w:rsidP="00820A7F">
      <w:pPr>
        <w:bidi w:val="0"/>
        <w:rPr>
          <w:rtl/>
        </w:rPr>
      </w:pPr>
    </w:p>
    <w:p w14:paraId="25A06E4B" w14:textId="77777777" w:rsidR="00820A7F" w:rsidRDefault="00820A7F" w:rsidP="00820A7F">
      <w:pPr>
        <w:bidi w:val="0"/>
        <w:rPr>
          <w:rtl/>
        </w:rPr>
      </w:pPr>
    </w:p>
    <w:p w14:paraId="114A9A7E" w14:textId="77777777" w:rsidR="00820A7F" w:rsidRDefault="00820A7F" w:rsidP="00820A7F">
      <w:pPr>
        <w:bidi w:val="0"/>
        <w:rPr>
          <w:rtl/>
        </w:rPr>
      </w:pPr>
    </w:p>
    <w:p w14:paraId="3179E4DD" w14:textId="77777777" w:rsidR="00820A7F" w:rsidRDefault="00820A7F" w:rsidP="00820A7F">
      <w:pPr>
        <w:bidi w:val="0"/>
        <w:rPr>
          <w:rtl/>
        </w:rPr>
      </w:pPr>
    </w:p>
    <w:p w14:paraId="3FF8B529" w14:textId="77777777" w:rsidR="00820A7F" w:rsidRDefault="00820A7F" w:rsidP="00820A7F">
      <w:pPr>
        <w:bidi w:val="0"/>
        <w:rPr>
          <w:rtl/>
        </w:rPr>
      </w:pPr>
    </w:p>
    <w:p w14:paraId="23153EB7" w14:textId="77777777" w:rsidR="00820A7F" w:rsidRDefault="00820A7F" w:rsidP="00820A7F">
      <w:pPr>
        <w:bidi w:val="0"/>
        <w:rPr>
          <w:rtl/>
        </w:rPr>
      </w:pPr>
    </w:p>
    <w:p w14:paraId="6DD1CBA2" w14:textId="77777777" w:rsidR="00820A7F" w:rsidRDefault="00820A7F" w:rsidP="00820A7F">
      <w:pPr>
        <w:bidi w:val="0"/>
        <w:rPr>
          <w:rtl/>
        </w:rPr>
      </w:pPr>
    </w:p>
    <w:p w14:paraId="10457530" w14:textId="77777777" w:rsidR="00820A7F" w:rsidRDefault="00820A7F" w:rsidP="00820A7F">
      <w:pPr>
        <w:bidi w:val="0"/>
        <w:rPr>
          <w:rtl/>
        </w:rPr>
      </w:pPr>
    </w:p>
    <w:p w14:paraId="3EC9AC91" w14:textId="77777777" w:rsidR="00820A7F" w:rsidRDefault="00820A7F" w:rsidP="00820A7F">
      <w:pPr>
        <w:bidi w:val="0"/>
        <w:rPr>
          <w:rtl/>
        </w:rPr>
      </w:pPr>
    </w:p>
    <w:p w14:paraId="1D724453" w14:textId="77777777" w:rsidR="00820A7F" w:rsidRDefault="00820A7F" w:rsidP="00820A7F">
      <w:pPr>
        <w:bidi w:val="0"/>
        <w:rPr>
          <w:rtl/>
        </w:rPr>
      </w:pPr>
    </w:p>
    <w:p w14:paraId="68BF867D" w14:textId="77777777" w:rsidR="00820A7F" w:rsidRDefault="00820A7F" w:rsidP="00820A7F">
      <w:pPr>
        <w:bidi w:val="0"/>
        <w:rPr>
          <w:rtl/>
        </w:rPr>
      </w:pPr>
    </w:p>
    <w:p w14:paraId="48FAE65F" w14:textId="77777777" w:rsidR="00820A7F" w:rsidRDefault="00820A7F" w:rsidP="00820A7F">
      <w:pPr>
        <w:bidi w:val="0"/>
        <w:rPr>
          <w:rtl/>
        </w:rPr>
      </w:pPr>
    </w:p>
    <w:p w14:paraId="1D12F615" w14:textId="77777777" w:rsidR="00820A7F" w:rsidRDefault="00820A7F" w:rsidP="00820A7F">
      <w:pPr>
        <w:bidi w:val="0"/>
        <w:rPr>
          <w:rtl/>
        </w:rPr>
      </w:pPr>
    </w:p>
    <w:p w14:paraId="2C0A849F" w14:textId="77777777" w:rsidR="00820A7F" w:rsidRDefault="00820A7F" w:rsidP="00820A7F">
      <w:pPr>
        <w:bidi w:val="0"/>
        <w:rPr>
          <w:rtl/>
        </w:rPr>
      </w:pPr>
    </w:p>
    <w:p w14:paraId="3C5BE84F" w14:textId="77777777" w:rsidR="00820A7F" w:rsidRDefault="00820A7F" w:rsidP="00820A7F">
      <w:pPr>
        <w:bidi w:val="0"/>
        <w:rPr>
          <w:rtl/>
        </w:rPr>
      </w:pPr>
    </w:p>
    <w:p w14:paraId="7206EAAF" w14:textId="77777777" w:rsidR="00820A7F" w:rsidRDefault="00820A7F" w:rsidP="00820A7F">
      <w:pPr>
        <w:bidi w:val="0"/>
        <w:rPr>
          <w:rtl/>
        </w:rPr>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w:t>
      </w:r>
      <w:proofErr w:type="spellStart"/>
      <w:r>
        <w:rPr>
          <w:rFonts w:ascii="Calibri" w:hAnsi="Calibri" w:cs="Calibri"/>
        </w:rPr>
        <w:t>Rockström</w:t>
      </w:r>
      <w:proofErr w:type="spellEnd"/>
      <w:r>
        <w:rPr>
          <w:rFonts w:ascii="Calibri" w:hAnsi="Calibri" w:cs="Calibri"/>
        </w:rPr>
        <w:t xml:space="preserve">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w:t>
      </w:r>
      <w:proofErr w:type="spellStart"/>
      <w:r>
        <w:rPr>
          <w:rFonts w:ascii="Calibri" w:hAnsi="Calibri" w:cs="Calibri"/>
        </w:rPr>
        <w:t>Heijungs</w:t>
      </w:r>
      <w:proofErr w:type="spellEnd"/>
      <w:r>
        <w:rPr>
          <w:rFonts w:ascii="Calibri" w:hAnsi="Calibri" w:cs="Calibri"/>
        </w:rPr>
        <w:t xml:space="preserve">,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w:t>
      </w:r>
      <w:r>
        <w:rPr>
          <w:rFonts w:ascii="Calibri" w:hAnsi="Calibri" w:cs="Calibri"/>
        </w:rPr>
        <w:lastRenderedPageBreak/>
        <w:t xml:space="preserve">resolution, scenario breadth, and computational tractability (Deng &amp; </w:t>
      </w:r>
      <w:proofErr w:type="spellStart"/>
      <w:r>
        <w:rPr>
          <w:rFonts w:ascii="Calibri" w:hAnsi="Calibri" w:cs="Calibri"/>
        </w:rPr>
        <w:t>Lv</w:t>
      </w:r>
      <w:proofErr w:type="spellEnd"/>
      <w:r>
        <w:rPr>
          <w:rFonts w:ascii="Calibri" w:hAnsi="Calibri" w:cs="Calibri"/>
        </w:rPr>
        <w:t>, 2020). Methodological work has also emphasized transparency and reproducibility in energy-system optimization, advocating open data and open code practices alongside established frameworks such as MARKAL/TIMES (DeCarolis et al., 2020). 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6DCF5847"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about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721346B5" w:rsidR="00752365" w:rsidRPr="00752365" w:rsidRDefault="00F903DB" w:rsidP="008034E5">
      <w:pPr>
        <w:bidi w:val="0"/>
        <w:rPr>
          <w:rFonts w:ascii="Calibri" w:hAnsi="Calibri" w:cs="Calibri"/>
        </w:rPr>
      </w:pPr>
      <w:bookmarkStart w:id="16" w:name="_Hlk210049660"/>
      <w:r>
        <w:rPr>
          <w:rFonts w:ascii="Calibri" w:hAnsi="Calibri" w:cs="Calibri"/>
        </w:rPr>
        <w:t>Building on this foundation, the present thesis advances the analysis by focusing on the electricity sector, Israel’s single largest source of greenhouse gas emissions, and by raising the temporal and technical resolution of the modeling. Specifically, it refines the general framework into an optimization-enabled tool, representing electricity generation, storage, and curtailment with hourly granularity (~245,000 hours over 2023–2050). This allows explicit treatment of variability in solar generation, the operation of storage, and the pace of capacity expansion through annual build-rate limits. By framing the problem as a large-scale linear program, the model endogenously determines capacity additions and generation mixes that minimize cumulative emissions subject to land, budget, build-rate and reliability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1E3371F1" w:rsidR="00752365" w:rsidRPr="00B06F94" w:rsidRDefault="00F903DB" w:rsidP="008034E5">
      <w:pPr>
        <w:pStyle w:val="ListParagraph"/>
        <w:numPr>
          <w:ilvl w:val="0"/>
          <w:numId w:val="30"/>
        </w:numPr>
        <w:bidi w:val="0"/>
        <w:rPr>
          <w:rFonts w:ascii="Calibri" w:hAnsi="Calibri" w:cs="Calibri"/>
        </w:rPr>
      </w:pPr>
      <w:r>
        <w:rPr>
          <w:rFonts w:ascii="Calibri" w:hAnsi="Calibri" w:cs="Calibri"/>
        </w:rPr>
        <w:t>What is the effect of available land and budget on the feasible electricity mix in Israel when the system is optimized for minimum greenhouse gas emissions?</w:t>
      </w:r>
    </w:p>
    <w:p w14:paraId="21FC919F" w14:textId="77777777" w:rsidR="00752365" w:rsidRPr="00752365" w:rsidRDefault="00752365" w:rsidP="008034E5">
      <w:pPr>
        <w:bidi w:val="0"/>
        <w:rPr>
          <w:rFonts w:ascii="Calibri" w:hAnsi="Calibri" w:cs="Calibri"/>
          <w:rtl/>
        </w:rPr>
      </w:pPr>
    </w:p>
    <w:p w14:paraId="716B4AF0" w14:textId="0DB68F68" w:rsidR="00752365" w:rsidRDefault="00F903DB" w:rsidP="008034E5">
      <w:pPr>
        <w:pStyle w:val="ListParagraph"/>
        <w:numPr>
          <w:ilvl w:val="0"/>
          <w:numId w:val="30"/>
        </w:numPr>
        <w:bidi w:val="0"/>
        <w:rPr>
          <w:rFonts w:ascii="Calibri" w:hAnsi="Calibri" w:cs="Calibri"/>
        </w:rPr>
      </w:pPr>
      <w:r>
        <w:rPr>
          <w:rFonts w:ascii="Calibri" w:hAnsi="Calibri" w:cs="Calibri"/>
        </w:rPr>
        <w:t>What are the trade-offs between cost, emissions and renewable penetration when the system is optimized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046685E3"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assesses the ability of Israel’s electricity sector</w:t>
      </w:r>
      <w:r>
        <w:rPr>
          <w:rFonts w:ascii="Calibri" w:hAnsi="Calibri" w:cs="Calibri" w:hint="cs"/>
          <w:rtl/>
        </w:rPr>
        <w:t xml:space="preserve"> </w:t>
      </w:r>
      <w:r>
        <w:rPr>
          <w:rFonts w:ascii="Calibri" w:hAnsi="Calibri" w:cs="Calibri"/>
        </w:rPr>
        <w:t>to rely mostly on renewable energy, while quantifying the effects of the available budget and land area.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2902D5F1" w:rsidR="00DF3096" w:rsidRDefault="00F903DB" w:rsidP="008034E5">
      <w:pPr>
        <w:bidi w:val="0"/>
      </w:pPr>
      <w:r>
        <w:rPr>
          <w:rFonts w:ascii="Calibri" w:hAnsi="Calibri" w:cs="Calibri"/>
        </w:rPr>
        <w:t xml:space="preserve">The remainder of this thesis is organized as follows. Chapter 2 presents the methodological foundations: first, the general framework model developed by Cordova; second, the improvements introduced here, particularly in the electricity module; third, the optimization model extending the framework to hourly resolution; and finally, its integration with external data sources (the ROTH model and the NZO datasets). Chapter 3 reports the results, including the hourly system behavior, the full scenario space, the representative scenarios and the nuclear variants. Chapter 4 provides the discussion, situating the findings within broader policy and academic contexts and addressing limitations and future research. Chapter 5 summarizes the main conclusions. References are listed in Chapter 6, and </w:t>
      </w:r>
      <w:r>
        <w:rPr>
          <w:rFonts w:ascii="Calibri" w:hAnsi="Calibri" w:cs="Calibri"/>
        </w:rPr>
        <w:lastRenderedPageBreak/>
        <w:t>the Appendix provides supplementary material, including the model parameters and the numerical results underlying the main figures.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lastRenderedPageBreak/>
        <w:t>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79362F4A"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supply, and related environmental impacts up to 2050. The model was implemented in MATLAB, with Excel-based datasets from the Israel Water Authority, the Central Bureau of Statistics, and </w:t>
      </w:r>
      <w:proofErr w:type="spellStart"/>
      <w:r>
        <w:rPr>
          <w:rFonts w:ascii="Calibri" w:hAnsi="Calibri" w:cs="Calibri"/>
          <w:i/>
          <w:iCs/>
        </w:rPr>
        <w:t>Mekorot</w:t>
      </w:r>
      <w:proofErr w:type="spellEnd"/>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proofErr w:type="spellStart"/>
      <w:r>
        <w:rPr>
          <w:rFonts w:ascii="Calibri" w:hAnsi="Calibri" w:cs="Calibri"/>
          <w:i/>
          <w:iCs/>
        </w:rPr>
        <w:t>Mekorot</w:t>
      </w:r>
      <w:proofErr w:type="spellEnd"/>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4A3F5361"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 xml:space="preserve">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w:t>
      </w:r>
      <w:del w:id="43" w:author="Claude" w:date="2026-09-29T00:00:00Z">
        <w:r>
          <w:rPr>
            <w:rFonts w:ascii="Calibri" w:hAnsi="Calibri" w:cs="Calibri"/>
          </w:rPr>
          <w:delText>Farming</w:delText>
        </w:r>
      </w:del>
      <w:ins w:id="44" w:author="Claude" w:date="2026-09-29T00:00:00Z">
        <w:r>
          <w:rPr>
            <w:rFonts w:ascii="Calibri" w:hAnsi="Calibri" w:cs="Calibri"/>
          </w:rPr>
          <w:t>Framing</w:t>
        </w:r>
      </w:ins>
      <w:r>
        <w:rPr>
          <w:rFonts w:ascii="Calibri" w:hAnsi="Calibri" w:cs="Calibri"/>
        </w:rPr>
        <w:t xml:space="preserve">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w:t>
      </w:r>
      <w:r>
        <w:rPr>
          <w:rFonts w:ascii="Calibri" w:hAnsi="Calibri" w:cs="Calibri"/>
        </w:rPr>
        <w:lastRenderedPageBreak/>
        <w:t>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proofErr w:type="spellStart"/>
      <w:r>
        <w:rPr>
          <w:rFonts w:ascii="Calibri" w:hAnsi="Calibri" w:cs="Calibri"/>
          <w:b/>
          <w:bCs/>
        </w:rPr>
        <w:t>fmincon</w:t>
      </w:r>
      <w:proofErr w:type="spellEnd"/>
      <w:r>
        <w:rPr>
          <w:rFonts w:ascii="Calibri" w:hAnsi="Calibri" w:cs="Calibri"/>
          <w:b/>
          <w:bCs/>
        </w:rPr>
        <w:t xml:space="preserve"> / </w:t>
      </w:r>
      <w:proofErr w:type="spellStart"/>
      <w:r>
        <w:rPr>
          <w:rFonts w:ascii="Calibri" w:hAnsi="Calibri" w:cs="Calibri"/>
          <w:b/>
          <w:bCs/>
        </w:rPr>
        <w:t>fminunc</w:t>
      </w:r>
      <w:proofErr w:type="spellEnd"/>
      <w:r>
        <w:rPr>
          <w:rFonts w:ascii="Calibri" w:hAnsi="Calibri" w:cs="Calibri"/>
        </w:rPr>
        <w:t xml:space="preserve"> and MATLAB’s built-in LP solver (</w:t>
      </w:r>
      <w:proofErr w:type="spellStart"/>
      <w:r>
        <w:rPr>
          <w:rFonts w:ascii="Calibri" w:hAnsi="Calibri" w:cs="Calibri"/>
        </w:rPr>
        <w:t>linprog</w:t>
      </w:r>
      <w:proofErr w:type="spellEnd"/>
      <w:r>
        <w:rPr>
          <w:rFonts w:ascii="Calibri" w:hAnsi="Calibri" w:cs="Calibri"/>
        </w:rPr>
        <w:t xml:space="preserve">) were first considered. </w:t>
      </w:r>
      <w:proofErr w:type="spellStart"/>
      <w:r>
        <w:rPr>
          <w:rFonts w:ascii="Calibri" w:hAnsi="Calibri" w:cs="Calibri"/>
        </w:rPr>
        <w:t>fmincon</w:t>
      </w:r>
      <w:proofErr w:type="spellEnd"/>
      <w:r>
        <w:rPr>
          <w:rFonts w:ascii="Calibri" w:hAnsi="Calibri" w:cs="Calibri"/>
        </w:rPr>
        <w:t xml:space="preserve"> is designed for general nonlinear problems and does not exploit the sparse linear structure of the model, while </w:t>
      </w:r>
      <w:proofErr w:type="spellStart"/>
      <w:r>
        <w:rPr>
          <w:rFonts w:ascii="Calibri" w:hAnsi="Calibri" w:cs="Calibri"/>
        </w:rPr>
        <w:t>linprog</w:t>
      </w:r>
      <w:proofErr w:type="spellEnd"/>
      <w:r>
        <w:rPr>
          <w:rFonts w:ascii="Calibri" w:hAnsi="Calibri" w:cs="Calibri"/>
        </w:rPr>
        <w:t xml:space="preserve">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proofErr w:type="spellStart"/>
      <w:r>
        <w:rPr>
          <w:rFonts w:ascii="Calibri" w:hAnsi="Calibri" w:cs="Calibri"/>
          <w:b/>
          <w:bCs/>
        </w:rPr>
        <w:t>Gurobi</w:t>
      </w:r>
      <w:proofErr w:type="spellEnd"/>
      <w:r>
        <w:rPr>
          <w:rFonts w:ascii="Calibri" w:hAnsi="Calibri" w:cs="Calibri"/>
          <w:b/>
          <w:bCs/>
        </w:rPr>
        <w:t xml:space="preserve"> Optimizer</w:t>
      </w:r>
      <w:r>
        <w:rPr>
          <w:rFonts w:ascii="Calibri" w:hAnsi="Calibri" w:cs="Calibri"/>
        </w:rPr>
        <w:t xml:space="preserve"> was ultimately chosen. </w:t>
      </w:r>
      <w:proofErr w:type="spellStart"/>
      <w:r>
        <w:rPr>
          <w:rFonts w:ascii="Calibri" w:hAnsi="Calibri" w:cs="Calibri"/>
        </w:rPr>
        <w:t>Gurobi</w:t>
      </w:r>
      <w:proofErr w:type="spellEnd"/>
      <w:r>
        <w:rPr>
          <w:rFonts w:ascii="Calibri" w:hAnsi="Calibri" w:cs="Calibri"/>
        </w:rPr>
        <w:t xml:space="preserve"> is widely recognized as one of the leading solvers for large-scale linear programming (LP), offering advanced </w:t>
      </w:r>
      <w:proofErr w:type="spellStart"/>
      <w:r>
        <w:rPr>
          <w:rFonts w:ascii="Calibri" w:hAnsi="Calibri" w:cs="Calibri"/>
        </w:rPr>
        <w:t>presolve</w:t>
      </w:r>
      <w:proofErr w:type="spellEnd"/>
      <w:r>
        <w:rPr>
          <w:rFonts w:ascii="Calibri" w:hAnsi="Calibri" w:cs="Calibri"/>
        </w:rPr>
        <w:t xml:space="preserve"> techniques and certified optimality. The problem was solved with the barrier (interior-point) method followed by crossover, which returns an exact vertex solution; numerically robust settings (</w:t>
      </w:r>
      <w:proofErr w:type="spellStart"/>
      <w:r>
        <w:rPr>
          <w:rFonts w:ascii="Calibri" w:hAnsi="Calibri" w:cs="Calibri"/>
        </w:rPr>
        <w:t>NumericFocus</w:t>
      </w:r>
      <w:proofErr w:type="spellEnd"/>
      <w:r>
        <w:rPr>
          <w:rFonts w:ascii="Calibri" w:hAnsi="Calibri" w:cs="Calibri"/>
        </w:rPr>
        <w:t xml:space="preserve">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lastRenderedPageBreak/>
        <w:t xml:space="preserve">The adoption of </w:t>
      </w:r>
      <w:proofErr w:type="spellStart"/>
      <w:r>
        <w:rPr>
          <w:rFonts w:ascii="Calibri" w:hAnsi="Calibri" w:cs="Calibri"/>
        </w:rPr>
        <w:t>Gurobi</w:t>
      </w:r>
      <w:proofErr w:type="spellEnd"/>
      <w:r>
        <w:rPr>
          <w:rFonts w:ascii="Calibri" w:hAnsi="Calibri" w:cs="Calibri"/>
        </w:rPr>
        <w:t xml:space="preserve"> ensured that the optimization results were not only computationally efficient but also analytically rigorous. By combining MATLAB’s modeling flexibility with </w:t>
      </w:r>
      <w:proofErr w:type="spellStart"/>
      <w:r>
        <w:rPr>
          <w:rFonts w:ascii="Calibri" w:hAnsi="Calibri" w:cs="Calibri"/>
        </w:rPr>
        <w:t>Gurobi’s</w:t>
      </w:r>
      <w:proofErr w:type="spellEnd"/>
      <w:r>
        <w:rPr>
          <w:rFonts w:ascii="Calibri" w:hAnsi="Calibri" w:cs="Calibri"/>
        </w:rPr>
        <w:t xml:space="preserve">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lastRenderedPageBreak/>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w:t>
      </w:r>
      <w:proofErr w:type="spellStart"/>
      <w:r>
        <w:rPr>
          <w:rFonts w:ascii="Calibri" w:hAnsi="Calibri" w:cs="Calibri"/>
        </w:rPr>
        <w:t>Gurobi’s</w:t>
      </w:r>
      <w:proofErr w:type="spellEnd"/>
      <w:r>
        <w:rPr>
          <w:rFonts w:ascii="Calibri" w:hAnsi="Calibri" w:cs="Calibri"/>
        </w:rPr>
        <w:t xml:space="preserve">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sidR="002A3CA1">
        <w:rPr>
          <w:rFonts w:ascii="Calibri" w:hAnsi="Calibri" w:cs="Calibri"/>
        </w:rPr>
        <w:t xml:space="preserve">: electricity demand at time </w:t>
      </w:r>
      <m:oMath>
        <m:r>
          <w:rPr>
            <w:rFonts w:ascii="Cambria Math" w:hAnsi="Cambria Math" w:cs="Calibri"/>
          </w:rPr>
          <m:t xml:space="preserve">t </m:t>
        </m:r>
      </m:oMath>
      <w:r w:rsidR="002A3CA1">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sidR="002A3CA1">
        <w:rPr>
          <w:rFonts w:ascii="Calibri" w:hAnsi="Calibri" w:cs="Calibri"/>
        </w:rPr>
        <w:t>: capacity factor for solar technology</w:t>
      </w:r>
      <m:oMath>
        <m:r>
          <w:rPr>
            <w:rFonts w:ascii="Cambria Math" w:hAnsi="Cambria Math" w:cs="Calibri"/>
          </w:rPr>
          <m:t xml:space="preserve"> </m:t>
        </m:r>
      </m:oMath>
      <w:r w:rsidR="002A3CA1">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000000"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sidR="002A3CA1">
        <w:rPr>
          <w:color w:val="000000" w:themeColor="text1"/>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sidR="002A3CA1">
        <w:rPr>
          <w:rFonts w:ascii="Calibri" w:hAnsi="Calibri" w:cs="Calibri"/>
        </w:rPr>
        <w:t xml:space="preserve">: emissions intensity of generation technology </w:t>
      </w:r>
      <m:oMath>
        <m:r>
          <w:rPr>
            <w:rFonts w:ascii="Cambria Math" w:hAnsi="Cambria Math" w:cs="Calibri"/>
          </w:rPr>
          <m:t xml:space="preserve">i </m:t>
        </m:r>
      </m:oMath>
      <w:r w:rsidR="002A3CA1">
        <w:rPr>
          <w:rFonts w:ascii="Calibri" w:hAnsi="Calibri" w:cs="Calibri"/>
        </w:rPr>
        <w:t xml:space="preserve">at time </w:t>
      </w:r>
      <m:oMath>
        <m:r>
          <w:rPr>
            <w:rFonts w:ascii="Cambria Math" w:hAnsi="Cambria Math" w:cs="Calibri"/>
          </w:rPr>
          <m:t>t</m:t>
        </m:r>
      </m:oMath>
      <w:r w:rsidR="002A3CA1">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sidR="002A3CA1">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sidR="002A3CA1">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sidR="002A3CA1">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sidR="002A3CA1">
        <w:rPr>
          <w:rFonts w:ascii="Calibri" w:hAnsi="Calibri" w:cs="Calibri"/>
        </w:rPr>
        <w:t>: charging and discharging efficiencies for battery storage</w:t>
      </w:r>
    </w:p>
    <w:p w14:paraId="26B0D502" w14:textId="77777777" w:rsidR="00A361A0" w:rsidRPr="00A4539A" w:rsidRDefault="00000000"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sidR="002A3CA1">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000000">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sidR="002A3CA1">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sidR="002A3CA1">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sidR="002A3CA1">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sidR="002A3CA1">
        <w:rPr>
          <w:rFonts w:ascii="Calibri" w:hAnsi="Calibri" w:cs="Calibri"/>
          <w:color w:val="000000" w:themeColor="text1"/>
        </w:rPr>
        <w:t xml:space="preserve"> km²/MW (≈133 MW/km²)</w:t>
      </w:r>
    </w:p>
    <w:p w14:paraId="4D6D9A92" w14:textId="73275794"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sidR="002A3CA1">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sidR="002A3CA1">
        <w:rPr>
          <w:rFonts w:ascii="Calibri" w:hAnsi="Calibri" w:cs="Calibri"/>
        </w:rPr>
        <w:t xml:space="preserve">: electricity generation or discharge from technology </w:t>
      </w:r>
      <m:oMath>
        <m:r>
          <w:rPr>
            <w:rFonts w:ascii="Cambria Math" w:hAnsi="Cambria Math" w:cs="Calibri"/>
          </w:rPr>
          <m:t xml:space="preserve">i </m:t>
        </m:r>
      </m:oMath>
      <w:r w:rsidR="002A3CA1">
        <w:rPr>
          <w:rFonts w:ascii="Calibri" w:hAnsi="Calibri" w:cs="Calibri"/>
        </w:rPr>
        <w:t xml:space="preserve">at time </w:t>
      </w:r>
      <m:oMath>
        <m:r>
          <w:rPr>
            <w:rFonts w:ascii="Cambria Math" w:hAnsi="Cambria Math" w:cs="Calibri"/>
          </w:rPr>
          <m:t>t</m:t>
        </m:r>
      </m:oMath>
      <w:r w:rsidR="002A3CA1">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sidR="002A3CA1">
        <w:rPr>
          <w:rFonts w:ascii="Calibri" w:hAnsi="Calibri" w:cs="Calibri"/>
        </w:rPr>
        <w:t xml:space="preserve">: incremental capacity addition of technology </w:t>
      </w:r>
      <m:oMath>
        <m:r>
          <w:rPr>
            <w:rFonts w:ascii="Cambria Math" w:hAnsi="Cambria Math" w:cs="Calibri"/>
          </w:rPr>
          <m:t>i</m:t>
        </m:r>
      </m:oMath>
      <w:r w:rsidR="002A3CA1">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sidR="002A3CA1">
        <w:rPr>
          <w:rFonts w:ascii="Calibri" w:hAnsi="Calibri" w:cs="Calibri"/>
        </w:rPr>
        <w:t xml:space="preserve">: installed capacity of technology </w:t>
      </w:r>
      <m:oMath>
        <m:r>
          <w:rPr>
            <w:rFonts w:ascii="Cambria Math" w:hAnsi="Cambria Math" w:cs="Calibri"/>
          </w:rPr>
          <m:t>i</m:t>
        </m:r>
      </m:oMath>
      <w:r w:rsidR="002A3CA1">
        <w:rPr>
          <w:rFonts w:ascii="Calibri" w:hAnsi="Calibri" w:cs="Calibri"/>
        </w:rPr>
        <w:t xml:space="preserve">at time </w:t>
      </w:r>
      <m:oMath>
        <m:r>
          <w:rPr>
            <w:rFonts w:ascii="Cambria Math" w:hAnsi="Cambria Math" w:cs="Calibri"/>
          </w:rPr>
          <m:t xml:space="preserve">t </m:t>
        </m:r>
      </m:oMath>
      <w:r w:rsidR="002A3CA1">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sidR="002A3CA1">
        <w:rPr>
          <w:rFonts w:ascii="Calibri" w:hAnsi="Calibri" w:cs="Calibri"/>
        </w:rPr>
        <w:t xml:space="preserve">: state of charge of the battery system at time </w:t>
      </w:r>
      <m:oMath>
        <m:r>
          <w:rPr>
            <w:rFonts w:ascii="Cambria Math" w:hAnsi="Cambria Math" w:cs="Calibri"/>
          </w:rPr>
          <m:t xml:space="preserve">t </m:t>
        </m:r>
      </m:oMath>
      <w:r w:rsidR="002A3CA1">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sidR="002A3CA1">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sidR="002A3CA1">
        <w:rPr>
          <w:rFonts w:ascii="Calibri" w:hAnsi="Calibri" w:cs="Calibri"/>
        </w:rPr>
        <w:t>)</w:t>
      </w:r>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sidR="002A3CA1">
        <w:rPr>
          <w:rFonts w:ascii="Calibri" w:hAnsi="Calibri" w:cs="Calibri"/>
        </w:rPr>
        <w:t>: curtailed solar generation</w:t>
      </w:r>
    </w:p>
    <w:p w14:paraId="144BF5C2" w14:textId="2759596B" w:rsidR="00211DDE" w:rsidRPr="00A4539A" w:rsidRDefault="00000000"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sidR="002A3CA1">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sidR="002A3CA1">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lastRenderedPageBreak/>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are modeled as continuous variables. While this abstracts from the discreteness of individual projects, it is appropriate at the national planning scale 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sidR="002A3CA1">
        <w:rPr>
          <w:rFonts w:ascii="Calibri" w:hAnsi="Calibri" w:cs="Calibri"/>
        </w:rPr>
        <w:t xml:space="preserve">This equality enforces strict hourly supply-demand balance, ensuring that total generation, including storage discharge, exactly meets electricity demand in every time step. </w:t>
      </w:r>
      <w:r w:rsidR="002A3CA1">
        <w:rPr>
          <w:rFonts w:ascii="Calibri" w:hAnsi="Calibri" w:cs="Calibri"/>
        </w:rPr>
        <w:br/>
      </w:r>
      <w:r w:rsidR="002A3CA1">
        <w:rPr>
          <w:rFonts w:ascii="Calibri" w:hAnsi="Calibri" w:cs="Calibri"/>
          <w:u w:val="single"/>
          <w:rtl/>
        </w:rPr>
        <w:br/>
      </w:r>
      <w:r w:rsidR="002A3CA1">
        <w:rPr>
          <w:rFonts w:ascii="Calibri" w:hAnsi="Calibri" w:cs="Calibri"/>
          <w:u w:val="single"/>
          <w:rtl/>
        </w:rPr>
        <w:br/>
      </w:r>
      <w:r w:rsidR="002A3CA1">
        <w:rPr>
          <w:rFonts w:ascii="Calibri" w:hAnsi="Calibri" w:cs="Calibri"/>
          <w:u w:val="single"/>
          <w:rtl/>
        </w:rPr>
        <w:br/>
      </w:r>
      <w:r w:rsidR="002A3CA1">
        <w:rPr>
          <w:rFonts w:ascii="Calibri" w:hAnsi="Calibri" w:cs="Calibri"/>
          <w:u w:val="single"/>
          <w:rtl/>
        </w:rPr>
        <w:br/>
      </w:r>
      <w:r w:rsidR="002A3CA1">
        <w:rPr>
          <w:rFonts w:ascii="Calibri" w:hAnsi="Calibri" w:cs="Calibri"/>
          <w:u w:val="single"/>
        </w:rPr>
        <w:t>Capacity Constraints</w:t>
      </w:r>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all scenarios, annual additions are limited to 4 GW for solar PV and for battery storage and 5 GW for gas;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lastRenderedPageBreak/>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t xml:space="preserve">Total land occupied by solar </w:t>
      </w:r>
      <w:r>
        <w:rPr>
          <w:rFonts w:ascii="Calibri" w:hAnsi="Calibri" w:cs="Calibri"/>
          <w:color w:val="000000" w:themeColor="text1"/>
        </w:rPr>
        <w:t>installations is bounded:</w:t>
      </w:r>
    </w:p>
    <w:p w14:paraId="494D713B" w14:textId="1106E03F" w:rsidR="009A7F6A" w:rsidRPr="00A4539A" w:rsidRDefault="00000000"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000000"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w:lastRenderedPageBreak/>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000000"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w:t>
      </w:r>
      <w:r>
        <w:rPr>
          <w:rFonts w:ascii="Calibri" w:hAnsi="Calibri" w:cs="Calibri"/>
          <w:color w:val="000000" w:themeColor="text1"/>
          <w:lang w:val=""/>
        </w:rPr>
        <w:lastRenderedPageBreak/>
        <w:t xml:space="preserve">and construction timelines associated with nuclear power, its capacity additions are allowed only once every 20 years, which within the 2023–2050 horizon corresponds to a single build point at the end of 2042. Nuclear additions are enabled only in the nuclear scenarios; in the main scenario grid they are disabled. In all other intermediate hours, the capacity addition variables are strictly constrained to zero: </w:t>
      </w:r>
    </w:p>
    <w:p w14:paraId="466B0B28" w14:textId="16B46401" w:rsidR="00C35141" w:rsidRPr="00A4539A" w:rsidRDefault="00000000"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w:t>
      </w:r>
      <w:proofErr w:type="spellStart"/>
      <w:r>
        <w:rPr>
          <w:rFonts w:ascii="Calibri" w:hAnsi="Calibri" w:cs="Calibri"/>
        </w:rPr>
        <w:t>Lv</w:t>
      </w:r>
      <w:proofErr w:type="spellEnd"/>
      <w:r>
        <w:rPr>
          <w:rFonts w:ascii="Calibri" w:hAnsi="Calibri" w:cs="Calibri"/>
        </w:rPr>
        <w:t>,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059EB2B4" w:rsidR="00A958B6" w:rsidRDefault="00630255">
      <w:pPr>
        <w:bidi w:val="0"/>
      </w:pPr>
      <w:r>
        <w:rPr>
          <w:rFonts w:ascii="Calibri" w:hAnsi="Calibri" w:cs="Calibri"/>
        </w:rPr>
        <w:t xml:space="preserve">Our analysis proceeded in two stages. In the first stage, we constructed a structured grid of scenarios by fixing the annual build-rate limits and varying two economy-wide constraints: the cumulative budget (nine levels between ₪400×10^9 and ₪480×10^9, in steps of ₪10×10^9) and the land available for utility-scale solar deployment (eleven levels: 100 km², representing a low-land, fossil-dominated benchmark, and 400–850 km² in steps of 50 km²). This factorial design yields 99 scenarios, of which 94 are feasible. The five infeasible scenarios combine the smallest land cap (100 km²) with the lowest budgets (₪400–420×10^9), or the 400 and 450 km² land caps with the lowest budget (₪400×10^9); in these cases the budget cannot cover the required capacity expansion together with the fuel and carbon costs of the remaining gas generation. In the main scenario grid, nuclear capacity additions are disabled; nuclear variants are </w:t>
      </w:r>
      <w:proofErr w:type="spellStart"/>
      <w:r>
        <w:rPr>
          <w:rFonts w:ascii="Calibri" w:hAnsi="Calibri" w:cs="Calibri"/>
        </w:rPr>
        <w:t>analysed</w:t>
      </w:r>
      <w:proofErr w:type="spellEnd"/>
      <w:r>
        <w:rPr>
          <w:rFonts w:ascii="Calibri" w:hAnsi="Calibri" w:cs="Calibri"/>
        </w:rPr>
        <w:t xml:space="preserve"> separately in Section 3.7.</w:t>
      </w:r>
    </w:p>
    <w:p w14:paraId="032AA391" w14:textId="77777777" w:rsidR="00414868" w:rsidRPr="00414868" w:rsidRDefault="00414868" w:rsidP="008034E5">
      <w:pPr>
        <w:bidi w:val="0"/>
        <w:rPr>
          <w:rFonts w:ascii="Calibri" w:hAnsi="Calibri" w:cs="Calibri"/>
        </w:rPr>
      </w:pPr>
    </w:p>
    <w:p w14:paraId="3BBDE0C4" w14:textId="76DDE4C2" w:rsidR="00A958B6" w:rsidRDefault="00630255">
      <w:pPr>
        <w:bidi w:val="0"/>
      </w:pPr>
      <w:r>
        <w:rPr>
          <w:rFonts w:ascii="Calibri" w:hAnsi="Calibri" w:cs="Calibri"/>
        </w:rPr>
        <w:lastRenderedPageBreak/>
        <w:t>In the second stage, we moved from breadth to depth. Because the optimization minimizes emissions rather than cost, every scenario uses its full budget, and the total cost of a scenario therefore equals its budget. To isolate the effect of land availability, one representative scenario was selected per land cap at a fixed budget of ₪420×10^9, the lowest budget at which all land caps between 400 and 850 km² are feasible and fully utilized; the 100 km² benchmark, which is infeasible at this budget, is represented at its lowest feasible budget (₪430×10^9). This yields eleven representative scenarios spanning renewable shares of 12.8% and 49.6–91.0%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w:t>
      </w:r>
      <w:proofErr w:type="spellStart"/>
      <w:r>
        <w:rPr>
          <w:rFonts w:ascii="Calibri" w:hAnsi="Calibri" w:cs="Calibri"/>
        </w:rPr>
        <w:t>tCO₂e</w:t>
      </w:r>
      <w:proofErr w:type="spellEnd"/>
      <w:r>
        <w:rPr>
          <w:rFonts w:ascii="Calibri" w:hAnsi="Calibri" w:cs="Calibri"/>
        </w:rPr>
        <w:t>) is reported separately from direct costs (CAPEX and OPEX) in all cost indicators, so that direct and social cost components can be examined explicitly.</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5" w:name="_Toc223013395"/>
      <w:r>
        <w:rPr>
          <w:rFonts w:eastAsia="Times New Roman"/>
        </w:rPr>
        <w:t>2.4 Integration with External Models</w:t>
      </w:r>
      <w:bookmarkEnd w:id="45"/>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Pr>
          <w:rFonts w:ascii="Calibri" w:hAnsi="Calibri" w:cs="Calibri"/>
          <w:color w:val="000000" w:themeColor="text1"/>
        </w:rPr>
        <w:t xml:space="preserve">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w:t>
      </w:r>
      <w:r>
        <w:rPr>
          <w:rFonts w:ascii="Calibri" w:hAnsi="Calibri" w:cs="Calibri"/>
          <w:color w:val="000000" w:themeColor="text1"/>
        </w:rPr>
        <w:lastRenderedPageBreak/>
        <w:t>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t>NZO Datasets</w:t>
      </w:r>
      <w:r>
        <w:rPr>
          <w:rFonts w:ascii="Calibri" w:hAnsi="Calibri" w:cs="Calibri"/>
          <w:color w:val="000000" w:themeColor="text1"/>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6" w:name="_Toc209882155"/>
      <w:bookmarkStart w:id="47" w:name="_Toc209900265"/>
      <w:bookmarkStart w:id="48" w:name="_Toc209901111"/>
      <w:bookmarkStart w:id="49"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t>Results</w:t>
      </w:r>
      <w:bookmarkEnd w:id="46"/>
      <w:bookmarkEnd w:id="47"/>
      <w:bookmarkEnd w:id="48"/>
      <w:bookmarkEnd w:id="49"/>
    </w:p>
    <w:p w14:paraId="7E04A6C6" w14:textId="77777777" w:rsidR="0082474B" w:rsidRPr="0082474B" w:rsidRDefault="0082474B" w:rsidP="0082474B">
      <w:pPr>
        <w:bidi w:val="0"/>
      </w:pPr>
    </w:p>
    <w:p w14:paraId="1247D321" w14:textId="77777777" w:rsidR="004C5290" w:rsidRPr="002C698C" w:rsidRDefault="00F903DB" w:rsidP="008034E5">
      <w:pPr>
        <w:pStyle w:val="Heading2"/>
        <w:bidi w:val="0"/>
      </w:pPr>
      <w:r>
        <w:lastRenderedPageBreak/>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52D93FC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t>4</w:t>
      </w:r>
      <w:r>
        <w:rPr>
          <w:rFonts w:ascii="Calibri" w:hAnsi="Calibri" w:cs="Calibri"/>
        </w:rPr>
        <w:t>–</w:t>
      </w:r>
      <w:r>
        <w:rPr>
          <w:rFonts w:ascii="Calibri" w:hAnsi="Calibri" w:cs="Calibri" w:hint="cs"/>
          <w:rtl/>
        </w:rPr>
        <w:t>6</w:t>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5D65E5F3" w:rsidR="00CF502E" w:rsidRDefault="00F33132" w:rsidP="008034E5">
      <w:pPr>
        <w:keepNext/>
        <w:bidi w:val="0"/>
        <w:rPr>
          <w:rtl/>
        </w:rPr>
      </w:pPr>
      <w:r>
        <w:rPr>
          <w:noProof/>
        </w:rPr>
        <w:drawing>
          <wp:inline distT="0" distB="0" distL="0" distR="0" wp14:anchorId="29338ED2" wp14:editId="0E47C321">
            <wp:extent cx="5274310" cy="2435860"/>
            <wp:effectExtent l="0" t="0" r="2540" b="2540"/>
            <wp:docPr id="20643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1548" name=""/>
                    <pic:cNvPicPr/>
                  </pic:nvPicPr>
                  <pic:blipFill>
                    <a:blip r:embed="rId14"/>
                    <a:stretch>
                      <a:fillRect/>
                    </a:stretch>
                  </pic:blipFill>
                  <pic:spPr>
                    <a:xfrm>
                      <a:off x="0" y="0"/>
                      <a:ext cx="5274310" cy="2435860"/>
                    </a:xfrm>
                    <a:prstGeom prst="rect">
                      <a:avLst/>
                    </a:prstGeom>
                  </pic:spPr>
                </pic:pic>
              </a:graphicData>
            </a:graphic>
          </wp:inline>
        </w:drawing>
      </w:r>
    </w:p>
    <w:p w14:paraId="556C94A0" w14:textId="03520A4A" w:rsidR="004C5290" w:rsidRPr="0070767B" w:rsidRDefault="00F903DB" w:rsidP="008034E5">
      <w:pPr>
        <w:pStyle w:val="Caption"/>
        <w:bidi w:val="0"/>
        <w:jc w:val="center"/>
        <w:rPr>
          <w:rFonts w:ascii="Calibri" w:hAnsi="Calibri" w:cs="Calibri"/>
          <w:color w:val="000000" w:themeColor="text1"/>
          <w:rtl/>
        </w:rPr>
      </w:pPr>
      <w:bookmarkStart w:id="50" w:name="_RefFig_gW"/>
      <w:bookmarkStart w:id="51" w:name="_Toc223013442"/>
      <w:r>
        <w:rPr>
          <w:color w:val="000000" w:themeColor="text1"/>
        </w:rPr>
        <w:t xml:space="preserve">Figure </w:t>
      </w:r>
      <w:bookmarkEnd w:id="50"/>
      <w:r>
        <w:rPr>
          <w:rFonts w:hint="cs"/>
          <w:color w:val="000000" w:themeColor="text1"/>
          <w:rtl/>
        </w:rPr>
        <w:t>4</w:t>
      </w:r>
      <w:r>
        <w:rPr>
          <w:noProof/>
          <w:color w:val="000000" w:themeColor="text1"/>
        </w:rPr>
        <w:t xml:space="preserve"> -  Generation mix, hourly resolution, winter week (January 2050)</w:t>
      </w:r>
      <w:bookmarkEnd w:id="51"/>
    </w:p>
    <w:p w14:paraId="418EA60D" w14:textId="49D7B7C9" w:rsidR="004C5290" w:rsidRPr="004C5290" w:rsidRDefault="00F903DB" w:rsidP="008034E5">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51DA757F" w:rsidR="00CF502E" w:rsidRDefault="00D25E4F" w:rsidP="008034E5">
      <w:pPr>
        <w:keepNext/>
        <w:bidi w:val="0"/>
      </w:pPr>
      <w:r>
        <w:rPr>
          <w:noProof/>
        </w:rPr>
        <w:lastRenderedPageBreak/>
        <w:drawing>
          <wp:inline distT="0" distB="0" distL="0" distR="0" wp14:anchorId="44DA5C9B" wp14:editId="7E5B5BC1">
            <wp:extent cx="5274310" cy="2435860"/>
            <wp:effectExtent l="0" t="0" r="2540" b="2540"/>
            <wp:docPr id="16606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0325" name=""/>
                    <pic:cNvPicPr/>
                  </pic:nvPicPr>
                  <pic:blipFill>
                    <a:blip r:embed="rId15"/>
                    <a:stretch>
                      <a:fillRect/>
                    </a:stretch>
                  </pic:blipFill>
                  <pic:spPr>
                    <a:xfrm>
                      <a:off x="0" y="0"/>
                      <a:ext cx="5274310" cy="2435860"/>
                    </a:xfrm>
                    <a:prstGeom prst="rect">
                      <a:avLst/>
                    </a:prstGeom>
                  </pic:spPr>
                </pic:pic>
              </a:graphicData>
            </a:graphic>
          </wp:inline>
        </w:drawing>
      </w:r>
    </w:p>
    <w:p w14:paraId="3CFF2725" w14:textId="2DEC1C13" w:rsidR="004F5704" w:rsidRPr="0070767B" w:rsidRDefault="00F903DB" w:rsidP="004F5704">
      <w:pPr>
        <w:pStyle w:val="Caption"/>
        <w:bidi w:val="0"/>
        <w:jc w:val="center"/>
        <w:rPr>
          <w:color w:val="000000" w:themeColor="text1"/>
        </w:rPr>
      </w:pPr>
      <w:bookmarkStart w:id="52" w:name="_RefFig_gS"/>
      <w:bookmarkStart w:id="53" w:name="_Toc223013443"/>
      <w:r>
        <w:rPr>
          <w:color w:val="000000" w:themeColor="text1"/>
        </w:rPr>
        <w:t xml:space="preserve">Figure </w:t>
      </w:r>
      <w:bookmarkStart w:id="54" w:name="_RefFigN_g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3</w:t>
      </w:r>
      <w:r>
        <w:rPr>
          <w:noProof/>
          <w:color w:val="000000" w:themeColor="text1"/>
        </w:rPr>
        <w:fldChar w:fldCharType="end"/>
      </w:r>
      <w:bookmarkEnd w:id="52"/>
      <w:bookmarkEnd w:id="54"/>
      <w:r>
        <w:rPr>
          <w:color w:val="000000" w:themeColor="text1"/>
        </w:rPr>
        <w:t xml:space="preserve"> - Generation mix, hourly resolution, summer week (June 2050)</w:t>
      </w:r>
      <w:bookmarkEnd w:id="53"/>
    </w:p>
    <w:p w14:paraId="6EE63455" w14:textId="6AE8A25D" w:rsidR="00CF502E" w:rsidRPr="004F5704" w:rsidRDefault="00F903DB" w:rsidP="004F5704">
      <w:pPr>
        <w:bidi w:val="0"/>
        <w:rPr>
          <w:rFonts w:ascii="Calibri" w:hAnsi="Calibri" w:cs="Calibri"/>
          <w:rtl/>
        </w:rPr>
      </w:pPr>
      <w:r>
        <w:rPr>
          <w:rFonts w:ascii="Calibri" w:hAnsi="Calibri" w:cs="Calibri"/>
        </w:rPr>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Pr>
          <w:noProof/>
        </w:rPr>
        <w:drawing>
          <wp:inline distT="0" distB="0" distL="0" distR="0" wp14:anchorId="79A9AE69" wp14:editId="0FFEECAA">
            <wp:extent cx="5274310" cy="2480945"/>
            <wp:effectExtent l="0" t="0" r="2540" b="0"/>
            <wp:docPr id="17640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4318" name=""/>
                    <pic:cNvPicPr/>
                  </pic:nvPicPr>
                  <pic:blipFill>
                    <a:blip r:embed="rId16"/>
                    <a:stretch>
                      <a:fillRect/>
                    </a:stretch>
                  </pic:blipFill>
                  <pic:spPr>
                    <a:xfrm>
                      <a:off x="0" y="0"/>
                      <a:ext cx="5274310" cy="2480945"/>
                    </a:xfrm>
                    <a:prstGeom prst="rect">
                      <a:avLst/>
                    </a:prstGeom>
                  </pic:spPr>
                </pic:pic>
              </a:graphicData>
            </a:graphic>
          </wp:inline>
        </w:drawing>
      </w:r>
    </w:p>
    <w:p w14:paraId="10728E47" w14:textId="176AF92B" w:rsidR="00CF502E" w:rsidRPr="0070767B" w:rsidRDefault="00F903DB" w:rsidP="008034E5">
      <w:pPr>
        <w:pStyle w:val="Caption"/>
        <w:bidi w:val="0"/>
        <w:jc w:val="center"/>
        <w:rPr>
          <w:color w:val="000000" w:themeColor="text1"/>
        </w:rPr>
      </w:pPr>
      <w:bookmarkStart w:id="55" w:name="_RefFig_gY"/>
      <w:bookmarkStart w:id="56" w:name="_Toc223013444"/>
      <w:r>
        <w:rPr>
          <w:color w:val="000000" w:themeColor="text1"/>
        </w:rPr>
        <w:t>Figure</w:t>
      </w:r>
      <w:r>
        <w:rPr>
          <w:color w:val="000000" w:themeColor="text1"/>
          <w:rtl/>
        </w:rPr>
        <w:t xml:space="preserve"> </w:t>
      </w:r>
      <w:r>
        <w:rPr>
          <w:color w:val="000000" w:themeColor="text1"/>
        </w:rPr>
        <w:t xml:space="preserve"> </w:t>
      </w:r>
      <w:bookmarkStart w:id="57" w:name="_RefFigN_gY"/>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noProof/>
          <w:color w:val="000000" w:themeColor="text1"/>
        </w:rPr>
        <w:fldChar w:fldCharType="end"/>
      </w:r>
      <w:bookmarkEnd w:id="55"/>
      <w:bookmarkEnd w:id="57"/>
      <w:r>
        <w:rPr>
          <w:noProof/>
          <w:color w:val="000000" w:themeColor="text1"/>
        </w:rPr>
        <w:t xml:space="preserve"> Generation mix in hourly resolution 20</w:t>
      </w:r>
      <w:r>
        <w:rPr>
          <w:rFonts w:hint="cs"/>
          <w:noProof/>
          <w:color w:val="000000" w:themeColor="text1"/>
          <w:rtl/>
        </w:rPr>
        <w:t>5</w:t>
      </w:r>
      <w:r>
        <w:rPr>
          <w:noProof/>
          <w:color w:val="000000" w:themeColor="text1"/>
        </w:rPr>
        <w:t>0</w:t>
      </w:r>
      <w:r>
        <w:rPr>
          <w:color w:val="000000" w:themeColor="text1"/>
        </w:rPr>
        <w:t xml:space="preserve"> 88 RE%</w:t>
      </w:r>
      <w:bookmarkEnd w:id="56"/>
    </w:p>
    <w:p w14:paraId="5BBF2B6D" w14:textId="04A00188" w:rsidR="008D156E" w:rsidRDefault="00F903DB" w:rsidP="008034E5">
      <w:pPr>
        <w:bidi w:val="0"/>
      </w:pPr>
      <w:r>
        <w:rPr>
          <w:rFonts w:ascii="Calibri" w:hAnsi="Calibri" w:cs="Calibri"/>
        </w:rPr>
        <w:t xml:space="preserve">Taken together, the hourly results demonstrate that high renewable penetration fundamentally reshapes system operation rather than smoothing it. Temporal mismatches between generation and demand remain a defining feature, particularly </w:t>
      </w:r>
      <w:r>
        <w:rPr>
          <w:rFonts w:ascii="Calibri" w:hAnsi="Calibri" w:cs="Calibri"/>
        </w:rPr>
        <w:lastRenderedPageBreak/>
        <w:t>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58" w:name="_Toc223013397"/>
      <w:r>
        <w:t>3.2 System feasibility space: land, cost and renewable penetration</w:t>
      </w:r>
      <w:bookmarkEnd w:id="58"/>
    </w:p>
    <w:p w14:paraId="32BB199A" w14:textId="77777777" w:rsidR="009B0BCA" w:rsidRPr="009B0BCA" w:rsidRDefault="009B0BCA" w:rsidP="008034E5">
      <w:pPr>
        <w:bidi w:val="0"/>
        <w:rPr>
          <w:rFonts w:ascii="Calibri" w:hAnsi="Calibri" w:cs="Calibri"/>
          <w:rtl/>
        </w:rPr>
      </w:pPr>
    </w:p>
    <w:p w14:paraId="4ED1F8D1" w14:textId="34083B28"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4AD7EDBF" w:rsidR="00091CCB" w:rsidRPr="009B0BCA" w:rsidRDefault="008104CD" w:rsidP="00091CCB">
      <w:pPr>
        <w:bidi w:val="0"/>
        <w:rPr>
          <w:rFonts w:ascii="Calibri" w:hAnsi="Calibri" w:cs="Calibri"/>
          <w:rtl/>
        </w:rPr>
      </w:pPr>
      <w:r>
        <w:rPr>
          <w:noProof/>
        </w:rPr>
        <w:drawing>
          <wp:inline distT="0" distB="0" distL="0" distR="0" wp14:anchorId="58C8A6E8" wp14:editId="16397470">
            <wp:extent cx="5725347" cy="2699309"/>
            <wp:effectExtent l="0" t="0" r="0" b="6350"/>
            <wp:docPr id="9401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1437" name=""/>
                    <pic:cNvPicPr/>
                  </pic:nvPicPr>
                  <pic:blipFill>
                    <a:blip r:embed="rId17"/>
                    <a:stretch>
                      <a:fillRect/>
                    </a:stretch>
                  </pic:blipFill>
                  <pic:spPr>
                    <a:xfrm>
                      <a:off x="0" y="0"/>
                      <a:ext cx="5730262" cy="2701626"/>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F2C3091" w:rsidR="00CD43E8" w:rsidRDefault="009E0F59" w:rsidP="008034E5">
      <w:pPr>
        <w:keepNext/>
        <w:bidi w:val="0"/>
      </w:pPr>
      <w:r>
        <w:rPr>
          <w:noProof/>
        </w:rPr>
        <w:lastRenderedPageBreak/>
        <w:drawing>
          <wp:inline distT="0" distB="0" distL="0" distR="0" wp14:anchorId="1D4FF741" wp14:editId="3CDCA374">
            <wp:extent cx="5274310" cy="3047365"/>
            <wp:effectExtent l="0" t="0" r="2540" b="635"/>
            <wp:docPr id="166869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1553" name=""/>
                    <pic:cNvPicPr/>
                  </pic:nvPicPr>
                  <pic:blipFill>
                    <a:blip r:embed="rId18"/>
                    <a:stretch>
                      <a:fillRect/>
                    </a:stretch>
                  </pic:blipFill>
                  <pic:spPr>
                    <a:xfrm>
                      <a:off x="0" y="0"/>
                      <a:ext cx="5274310" cy="3047365"/>
                    </a:xfrm>
                    <a:prstGeom prst="rect">
                      <a:avLst/>
                    </a:prstGeom>
                  </pic:spPr>
                </pic:pic>
              </a:graphicData>
            </a:graphic>
          </wp:inline>
        </w:drawing>
      </w:r>
      <w:r>
        <w:rPr>
          <w:noProof/>
        </w:rPr>
        <w:t xml:space="preserve"> </w:t>
      </w:r>
    </w:p>
    <w:p w14:paraId="27D49AC0" w14:textId="1EACCA7B" w:rsidR="0079107A" w:rsidRPr="00AF7548" w:rsidRDefault="00F903DB" w:rsidP="00AF7548">
      <w:pPr>
        <w:pStyle w:val="Caption"/>
        <w:bidi w:val="0"/>
        <w:jc w:val="center"/>
        <w:rPr>
          <w:color w:val="000000" w:themeColor="text1"/>
        </w:rPr>
      </w:pPr>
      <w:bookmarkStart w:id="59" w:name="_RefFig_m1"/>
      <w:r>
        <w:rPr>
          <w:color w:val="000000" w:themeColor="text1"/>
        </w:rPr>
        <w:t xml:space="preserve">Figure </w:t>
      </w:r>
      <w:bookmarkStart w:id="60"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color w:val="000000" w:themeColor="text1"/>
        </w:rPr>
        <w:fldChar w:fldCharType="end"/>
      </w:r>
      <w:bookmarkEnd w:id="59"/>
      <w:bookmarkEnd w:id="60"/>
      <w:r>
        <w:rPr>
          <w:color w:val="000000" w:themeColor="text1"/>
        </w:rPr>
        <w:t xml:space="preserve"> - Feasible renewable penetration in 2050 as a function of the cumulative budget and solar land availability (heatmap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77777777" w:rsidR="00D16DAF" w:rsidRDefault="002A3CA1">
      <w:pPr>
        <w:bidi w:val="0"/>
        <w:spacing w:after="200" w:line="276" w:lineRule="auto"/>
        <w:jc w:val="both"/>
      </w:pPr>
      <w:r>
        <w:rPr>
          <w:rFonts w:ascii="Calibri" w:hAnsi="Calibri" w:cs="Calibri"/>
        </w:rPr>
        <w:t>Land availability is the primary driver of renewable penetration. Along the land axis, the renewable share in 2050 increases from about 50% at 400 km² to about 92% at 850 km², whereas for a given land cap it changes by only one to four percentage points along the budget axis once the budget exceeds ₪410×10⁹. The low-land benchmark (100 km²) remains at about 13% renewables in 2050, close to the current share of renewables in the Israeli electricity mix.</w:t>
      </w:r>
    </w:p>
    <w:p w14:paraId="00F0E130" w14:textId="77777777" w:rsidR="00D16DAF" w:rsidRDefault="002A3CA1">
      <w:pPr>
        <w:bidi w:val="0"/>
        <w:spacing w:after="200" w:line="276" w:lineRule="auto"/>
        <w:jc w:val="both"/>
      </w:pPr>
      <w:r>
        <w:rPr>
          <w:rFonts w:ascii="Calibri" w:hAnsi="Calibri" w:cs="Calibri"/>
        </w:rPr>
        <w:t>The budget is a binding constraint mainly at the lower end of the examined range. Above approximately ₪450×10⁹ the surface becomes flat: additional budget yields no further increase in the renewable share. In this region the binding constraints are the land cap and the annual build-rate limit of battery storage, which is reached in every year of the horizon (about 108 GW of battery power in 2050). Conversely, at the lowest budget (₪400×10⁹) the land caps of 700–850 km² are not fully utilized, and the renewable share is limited to 77% by the budget rather than by land.</w:t>
      </w:r>
    </w:p>
    <w:p w14:paraId="33FBB03A" w14:textId="77777777" w:rsidR="00D16DAF" w:rsidRDefault="002A3CA1">
      <w:pPr>
        <w:bidi w:val="0"/>
        <w:spacing w:after="200" w:line="276" w:lineRule="auto"/>
        <w:jc w:val="both"/>
      </w:pPr>
      <w:r>
        <w:rPr>
          <w:rFonts w:ascii="Calibri" w:hAnsi="Calibri" w:cs="Calibri"/>
        </w:rPr>
        <w:t>Five of the 99 scenarios are infeasible: the 100 km² land cap with budgets of ₪400–420×10⁹, and the 400 and 450 km² land caps with a budget of ₪400×10⁹. In these cases the budget cannot cover the required capacity expansion together with the fuel and carbon costs of the remaining gas generation. Notably, once its carbon cost is included, the fossil-dominated system requires a larger budget (at least ₪430×10⁹) than systems with more than 85% renewables (₪410×10⁹).</w:t>
      </w:r>
    </w:p>
    <w:p w14:paraId="27BE6DB9" w14:textId="0F5072A8" w:rsidR="00027096" w:rsidRDefault="00ED15BA" w:rsidP="00027096">
      <w:pPr>
        <w:bidi w:val="0"/>
        <w:rPr>
          <w:rFonts w:ascii="Calibri" w:hAnsi="Calibri" w:cs="Calibri"/>
          <w:color w:val="0070C0"/>
          <w:lang w:val=""/>
        </w:rPr>
      </w:pPr>
      <w:r>
        <w:rPr>
          <w:noProof/>
        </w:rPr>
        <w:lastRenderedPageBreak/>
        <w:drawing>
          <wp:inline distT="0" distB="0" distL="0" distR="0" wp14:anchorId="1C4B3DEC" wp14:editId="165D641B">
            <wp:extent cx="5274310" cy="2472055"/>
            <wp:effectExtent l="0" t="0" r="2540" b="4445"/>
            <wp:docPr id="16739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19"/>
                    <a:stretch>
                      <a:fillRect/>
                    </a:stretch>
                  </pic:blipFill>
                  <pic:spPr>
                    <a:xfrm>
                      <a:off x="0" y="0"/>
                      <a:ext cx="5274310" cy="2472055"/>
                    </a:xfrm>
                    <a:prstGeom prst="rect">
                      <a:avLst/>
                    </a:prstGeom>
                  </pic:spPr>
                </pic:pic>
              </a:graphicData>
            </a:graphic>
          </wp:inline>
        </w:drawing>
      </w:r>
    </w:p>
    <w:p w14:paraId="6F7316D5" w14:textId="175ADDCA" w:rsidR="00C41244" w:rsidRPr="00562253" w:rsidRDefault="00527CF6" w:rsidP="00C41244">
      <w:pPr>
        <w:bidi w:val="0"/>
        <w:rPr>
          <w:rFonts w:ascii="Calibri" w:hAnsi="Calibri" w:cs="Calibri"/>
          <w:color w:val="0070C0"/>
          <w:lang w:val=""/>
        </w:rPr>
      </w:pPr>
      <w:r>
        <w:rPr>
          <w:noProof/>
        </w:rPr>
        <w:drawing>
          <wp:inline distT="0" distB="0" distL="0" distR="0" wp14:anchorId="13FB599D" wp14:editId="3918E6D1">
            <wp:extent cx="5274310" cy="2416175"/>
            <wp:effectExtent l="0" t="0" r="2540" b="3175"/>
            <wp:docPr id="4835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7177" name=""/>
                    <pic:cNvPicPr/>
                  </pic:nvPicPr>
                  <pic:blipFill>
                    <a:blip r:embed="rId20"/>
                    <a:stretch>
                      <a:fillRect/>
                    </a:stretch>
                  </pic:blipFill>
                  <pic:spPr>
                    <a:xfrm>
                      <a:off x="0" y="0"/>
                      <a:ext cx="5274310" cy="2416175"/>
                    </a:xfrm>
                    <a:prstGeom prst="rect">
                      <a:avLst/>
                    </a:prstGeom>
                  </pic:spPr>
                </pic:pic>
              </a:graphicData>
            </a:graphic>
          </wp:inline>
        </w:drawing>
      </w:r>
    </w:p>
    <w:p w14:paraId="39833AC6" w14:textId="2E5D2244" w:rsidR="003F4D54" w:rsidRDefault="00F903DB" w:rsidP="003F4D54">
      <w:pPr>
        <w:pStyle w:val="Caption"/>
        <w:bidi w:val="0"/>
        <w:jc w:val="center"/>
        <w:rPr>
          <w:color w:val="0070C0"/>
        </w:rPr>
      </w:pPr>
      <w:bookmarkStart w:id="61" w:name="_RefFig_m2"/>
      <w:r>
        <w:rPr>
          <w:color w:val="000000" w:themeColor="text1"/>
        </w:rPr>
        <w:t xml:space="preserve">Figure </w:t>
      </w:r>
      <w:bookmarkStart w:id="62"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6</w:t>
      </w:r>
      <w:r>
        <w:rPr>
          <w:color w:val="000000" w:themeColor="text1"/>
        </w:rPr>
        <w:fldChar w:fldCharType="end"/>
      </w:r>
      <w:bookmarkEnd w:id="61"/>
      <w:bookmarkEnd w:id="62"/>
      <w:r>
        <w:rPr>
          <w:color w:val="000000" w:themeColor="text1"/>
        </w:rPr>
        <w:t xml:space="preserve"> - Total cumulative emissions (all years) as a function of the cumulative budget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77777777" w:rsidR="00D16DAF" w:rsidRDefault="002A3CA1">
      <w:pPr>
        <w:bidi w:val="0"/>
        <w:spacing w:after="200" w:line="276" w:lineRule="auto"/>
        <w:jc w:val="both"/>
      </w:pPr>
      <w:r>
        <w:rPr>
          <w:rFonts w:ascii="Calibri" w:hAnsi="Calibri" w:cs="Calibri"/>
        </w:rPr>
        <w:t xml:space="preserve">While Figure 6 focuses on the renewable share in the target year, Figure 7 shows the corresponding cumulative emissions over the full horizon (2023–2050), again as a heatmap and as a mesh. Cumulative emissions range from about 1,355 </w:t>
      </w:r>
      <w:proofErr w:type="spellStart"/>
      <w:r>
        <w:rPr>
          <w:rFonts w:ascii="Calibri" w:hAnsi="Calibri" w:cs="Calibri"/>
        </w:rPr>
        <w:t>MtCO₂e</w:t>
      </w:r>
      <w:proofErr w:type="spellEnd"/>
      <w:r>
        <w:rPr>
          <w:rFonts w:ascii="Calibri" w:hAnsi="Calibri" w:cs="Calibri"/>
        </w:rPr>
        <w:t xml:space="preserve"> in the low-land benchmark to about 490 </w:t>
      </w:r>
      <w:proofErr w:type="spellStart"/>
      <w:r>
        <w:rPr>
          <w:rFonts w:ascii="Calibri" w:hAnsi="Calibri" w:cs="Calibri"/>
        </w:rPr>
        <w:t>MtCO₂e</w:t>
      </w:r>
      <w:proofErr w:type="spellEnd"/>
      <w:r>
        <w:rPr>
          <w:rFonts w:ascii="Calibri" w:hAnsi="Calibri" w:cs="Calibri"/>
        </w:rPr>
        <w:t xml:space="preserve"> at 850 km² and budgets of ₪450×10⁹ or more. Base-year (2023) emissions in the model are 33.2 </w:t>
      </w:r>
      <w:proofErr w:type="spellStart"/>
      <w:r>
        <w:rPr>
          <w:rFonts w:ascii="Calibri" w:hAnsi="Calibri" w:cs="Calibri"/>
        </w:rPr>
        <w:t>MtCO₂e</w:t>
      </w:r>
      <w:proofErr w:type="spellEnd"/>
      <w:r>
        <w:rPr>
          <w:rFonts w:ascii="Calibri" w:hAnsi="Calibri" w:cs="Calibri"/>
        </w:rPr>
        <w:t>.</w:t>
      </w:r>
    </w:p>
    <w:p w14:paraId="130F7C39" w14:textId="77777777" w:rsidR="00D16DAF" w:rsidRDefault="002A3CA1">
      <w:pPr>
        <w:bidi w:val="0"/>
        <w:spacing w:after="200" w:line="276" w:lineRule="auto"/>
        <w:jc w:val="both"/>
      </w:pPr>
      <w:r>
        <w:rPr>
          <w:rFonts w:ascii="Calibri" w:hAnsi="Calibri" w:cs="Calibri"/>
        </w:rPr>
        <w:t xml:space="preserve">In contrast to the 2050 renewable share, cumulative emissions respond strongly to the budget at the low end of the range. At 500 km², for example, raising the budget from ₪400×10⁹ to ₪420×10⁹ lowers cumulative emissions from about 878 to about 656 </w:t>
      </w:r>
      <w:proofErr w:type="spellStart"/>
      <w:r>
        <w:rPr>
          <w:rFonts w:ascii="Calibri" w:hAnsi="Calibri" w:cs="Calibri"/>
        </w:rPr>
        <w:t>MtCO₂e</w:t>
      </w:r>
      <w:proofErr w:type="spellEnd"/>
      <w:r>
        <w:rPr>
          <w:rFonts w:ascii="Calibri" w:hAnsi="Calibri" w:cs="Calibri"/>
        </w:rPr>
        <w:t xml:space="preserve"> (−25%), while the renewable share in 2050 increases only from 59.0% to 60.7%. The additional budget allows solar and storage capacity to be built earlier, within the build-rate limits, and thereby displaces gas-fired generation in the intermediate decades. Early investment therefore matters for cumulative emissions </w:t>
      </w:r>
      <w:r>
        <w:rPr>
          <w:rFonts w:ascii="Calibri" w:hAnsi="Calibri" w:cs="Calibri"/>
        </w:rPr>
        <w:lastRenderedPageBreak/>
        <w:t>even when the end-state system is constrained by land. This effect saturates above approximately ₪440–450×10⁹.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3" w:name="_Toc223013399"/>
      <w:r>
        <w:t>3.</w:t>
      </w:r>
      <w:r>
        <w:rPr>
          <w:rFonts w:hint="cs"/>
          <w:rtl/>
        </w:rPr>
        <w:t>3</w:t>
      </w:r>
      <w:r>
        <w:t xml:space="preserve"> Energy balance and demand coverage in 2050</w:t>
      </w:r>
      <w:bookmarkEnd w:id="63"/>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7A38F970" w:rsidR="00104F73" w:rsidRDefault="000E621A" w:rsidP="008034E5">
      <w:pPr>
        <w:keepNext/>
        <w:bidi w:val="0"/>
      </w:pPr>
      <w:r>
        <w:rPr>
          <w:noProof/>
        </w:rPr>
        <w:lastRenderedPageBreak/>
        <w:drawing>
          <wp:inline distT="0" distB="0" distL="0" distR="0" wp14:anchorId="76C62DA1" wp14:editId="3F36ABE4">
            <wp:extent cx="5274310" cy="2449830"/>
            <wp:effectExtent l="0" t="0" r="2540" b="7620"/>
            <wp:docPr id="18257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2979" name=""/>
                    <pic:cNvPicPr/>
                  </pic:nvPicPr>
                  <pic:blipFill>
                    <a:blip r:embed="rId21"/>
                    <a:stretch>
                      <a:fillRect/>
                    </a:stretch>
                  </pic:blipFill>
                  <pic:spPr>
                    <a:xfrm>
                      <a:off x="0" y="0"/>
                      <a:ext cx="5274310" cy="2449830"/>
                    </a:xfrm>
                    <a:prstGeom prst="rect">
                      <a:avLst/>
                    </a:prstGeom>
                  </pic:spPr>
                </pic:pic>
              </a:graphicData>
            </a:graphic>
          </wp:inline>
        </w:drawing>
      </w:r>
      <w:r>
        <w:rPr>
          <w:noProof/>
        </w:rPr>
        <w:t xml:space="preserve"> </w:t>
      </w:r>
    </w:p>
    <w:p w14:paraId="3A57654E" w14:textId="19FF69E5" w:rsidR="00104F73" w:rsidRPr="008231B6" w:rsidRDefault="00F903DB" w:rsidP="008034E5">
      <w:pPr>
        <w:pStyle w:val="Caption"/>
        <w:bidi w:val="0"/>
        <w:jc w:val="center"/>
        <w:rPr>
          <w:rFonts w:ascii="Calibri" w:hAnsi="Calibri" w:cs="Calibri"/>
          <w:color w:val="000000" w:themeColor="text1"/>
          <w:rtl/>
        </w:rPr>
      </w:pPr>
      <w:bookmarkStart w:id="64" w:name="_RefFig_en"/>
      <w:bookmarkStart w:id="65" w:name="_Toc223013448"/>
      <w:r>
        <w:rPr>
          <w:color w:val="000000" w:themeColor="text1"/>
        </w:rPr>
        <w:t xml:space="preserve">Figure </w:t>
      </w:r>
      <w:bookmarkStart w:id="66"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noProof/>
          <w:color w:val="000000" w:themeColor="text1"/>
        </w:rPr>
        <w:fldChar w:fldCharType="end"/>
      </w:r>
      <w:bookmarkEnd w:id="64"/>
      <w:bookmarkEnd w:id="66"/>
      <w:r>
        <w:rPr>
          <w:noProof/>
          <w:color w:val="000000" w:themeColor="text1"/>
        </w:rPr>
        <w:t xml:space="preserve"> - Annual electricity demand coverage and generation mix in 2050 across all scenarios</w:t>
      </w:r>
      <w:bookmarkEnd w:id="65"/>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7" w:name="_Toc223013400"/>
      <w:r>
        <w:t xml:space="preserve">3.4 </w:t>
      </w:r>
      <w:r>
        <w:rPr>
          <w:rFonts w:ascii="Calibri" w:hAnsi="Calibri" w:cs="Calibri"/>
        </w:rPr>
        <w:t>System cost structure in 2050 – representative scenarios</w:t>
      </w:r>
      <w:bookmarkEnd w:id="67"/>
    </w:p>
    <w:p w14:paraId="719B4255" w14:textId="77777777" w:rsidR="00A146C2" w:rsidRPr="00A146C2" w:rsidRDefault="00A146C2" w:rsidP="008034E5">
      <w:pPr>
        <w:bidi w:val="0"/>
        <w:rPr>
          <w:rFonts w:ascii="Calibri" w:hAnsi="Calibri" w:cs="Calibri"/>
          <w:rtl/>
        </w:rPr>
      </w:pPr>
    </w:p>
    <w:p w14:paraId="541D4802" w14:textId="77777777" w:rsidR="00D16DAF" w:rsidRDefault="002A3CA1">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49.6–91.0%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t>The average system cost reported in this section is the cost of the generation system only: the annual capital payments (CAPEX) and the fixed and variable operating costs (OPEX) of generation and storage in 2050, divided by the electricity delivered in that 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w:t>
      </w:r>
      <w:proofErr w:type="spellStart"/>
      <w:r>
        <w:rPr>
          <w:rFonts w:ascii="Calibri" w:hAnsi="Calibri" w:cs="Calibri"/>
        </w:rPr>
        <w:t>tCO₂e</w:t>
      </w:r>
      <w:proofErr w:type="spellEnd"/>
      <w:r>
        <w:rPr>
          <w:rFonts w:ascii="Calibri" w:hAnsi="Calibri" w:cs="Calibri"/>
        </w:rPr>
        <w:t>)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lastRenderedPageBreak/>
        <w:br/>
        <w:t xml:space="preserve"> </w:t>
      </w:r>
    </w:p>
    <w:p w14:paraId="5F08B692" w14:textId="4176E50C" w:rsidR="00160C52" w:rsidRPr="005E0993" w:rsidRDefault="001A5CD2" w:rsidP="00160C52">
      <w:pPr>
        <w:bidi w:val="0"/>
        <w:rPr>
          <w:noProof/>
          <w:color w:val="3A7C22" w:themeColor="accent6" w:themeShade="BF"/>
        </w:rPr>
      </w:pPr>
      <w:r>
        <w:rPr>
          <w:noProof/>
        </w:rPr>
        <w:drawing>
          <wp:inline distT="0" distB="0" distL="0" distR="0" wp14:anchorId="093DC91E" wp14:editId="5F069686">
            <wp:extent cx="5274310" cy="2529840"/>
            <wp:effectExtent l="0" t="0" r="2540" b="3810"/>
            <wp:docPr id="10350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8323" name=""/>
                    <pic:cNvPicPr/>
                  </pic:nvPicPr>
                  <pic:blipFill>
                    <a:blip r:embed="rId22"/>
                    <a:stretch>
                      <a:fillRect/>
                    </a:stretch>
                  </pic:blipFill>
                  <pic:spPr>
                    <a:xfrm>
                      <a:off x="0" y="0"/>
                      <a:ext cx="5274310" cy="2529840"/>
                    </a:xfrm>
                    <a:prstGeom prst="rect">
                      <a:avLst/>
                    </a:prstGeom>
                  </pic:spPr>
                </pic:pic>
              </a:graphicData>
            </a:graphic>
          </wp:inline>
        </w:drawing>
      </w:r>
    </w:p>
    <w:p w14:paraId="2A0B3FBA" w14:textId="0A33AAFC" w:rsidR="00A75047" w:rsidRPr="008231B6" w:rsidRDefault="00F903DB" w:rsidP="00DC0EEB">
      <w:pPr>
        <w:pStyle w:val="Caption"/>
        <w:bidi w:val="0"/>
        <w:jc w:val="center"/>
        <w:rPr>
          <w:noProof/>
          <w:color w:val="000000" w:themeColor="text1"/>
        </w:rPr>
      </w:pPr>
      <w:bookmarkStart w:id="68" w:name="_RefFig_co11"/>
      <w:r>
        <w:rPr>
          <w:color w:val="000000" w:themeColor="text1"/>
        </w:rPr>
        <w:t xml:space="preserve">Figure </w:t>
      </w:r>
      <w:bookmarkStart w:id="69"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color w:val="000000" w:themeColor="text1"/>
        </w:rPr>
        <w:fldChar w:fldCharType="end"/>
      </w:r>
      <w:bookmarkEnd w:id="68"/>
      <w:bookmarkEnd w:id="69"/>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02606280" w14:textId="77777777" w:rsidR="00D16DAF" w:rsidRDefault="002A3CA1">
      <w:pPr>
        <w:bidi w:val="0"/>
        <w:spacing w:after="200" w:line="276" w:lineRule="auto"/>
        <w:jc w:val="both"/>
      </w:pPr>
      <w:r>
        <w:rPr>
          <w:rFonts w:ascii="Calibri" w:hAnsi="Calibri" w:cs="Calibri"/>
        </w:rPr>
        <w:t>Figure 9 shows the direct average system cost in 2050. The fossil-dominated benchmark (12.8% renewables) has the highest direct cost, about 0.279 NIS/kWh. For renewable shares between 49.6% and 84.5% the direct cost is almost constant at 0.273–0.274 NIS/kWh, and it rises slightly to 0.275–0.276 NIS/kWh at 88–91%. Since all representative scenarios between 400 and 850 km² share the same budget, the result can be read as follows: for the same budget, more land raises the renewable share in 2050 from 50% to 91% at a practically unchanged direct cost per kWh.</w:t>
      </w:r>
    </w:p>
    <w:p w14:paraId="46AF7FF2" w14:textId="77777777" w:rsidR="00D16DAF" w:rsidRDefault="002A3CA1">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₪345×10⁹ in the 400 km² scenario. Fossil-heavy systems are therefore cheaper in the early years but become the most expensive by 2050; the difference in total budget is accounted for by the carbon cost (about ₪120×10⁹ in the benchmark versus ₪60–75×10⁹ in the representative renewable scenarios).</w:t>
      </w:r>
    </w:p>
    <w:p w14:paraId="55CC50A4" w14:textId="77777777" w:rsidR="00D16DAF" w:rsidRDefault="002A3CA1">
      <w:pPr>
        <w:bidi w:val="0"/>
        <w:spacing w:after="200" w:line="276" w:lineRule="auto"/>
        <w:jc w:val="both"/>
      </w:pPr>
      <w:r>
        <w:rPr>
          <w:rFonts w:ascii="Calibri" w:hAnsi="Calibri" w:cs="Calibri"/>
        </w:rPr>
        <w:t>Figure 9 also shows the total (social) average system cost, i.e. the direct cost plus the carbon cost. The carbon cost amounts to about 0.085 NIS/kWh in the benchmark, about 0.05 NIS/kWh at 50% renewables and about 0.014 NIS/kWh at 91%. As a result, the total average system cost declines monotonically from about 0.364 NIS/kWh in the benchmark to about 0.323 NIS/kWh at 50% renewables and to about 0.290 NIS/kWh at 91%: once the carbon cost is accounted for, the cleanest representative system is also the cheapest.</w:t>
      </w:r>
    </w:p>
    <w:p w14:paraId="1A3E7960" w14:textId="77777777" w:rsidR="00D16DAF" w:rsidRDefault="002A3CA1">
      <w:pPr>
        <w:bidi w:val="0"/>
        <w:spacing w:after="200" w:line="276" w:lineRule="auto"/>
        <w:jc w:val="both"/>
      </w:pPr>
      <w:r>
        <w:rPr>
          <w:rFonts w:ascii="Calibri" w:hAnsi="Calibri" w:cs="Calibri"/>
        </w:rPr>
        <w:lastRenderedPageBreak/>
        <w:t>Figure 10 decomposes the annual system cost in 2050 into CAPEX, OPEX and carbon cost by technology. The total annual cost declines from about ₪64×10⁹ in the benchmark to about ₪57×10⁹ at 50% renewables and about ₪51×10⁹ at 91%. At low renewable shares the system is OPEX-dominated: gas operating costs alone amount to about ₪41×10⁹ in the benchmark. As the renewable share increases, gas OPEX falls to about ₪9×10⁹ at 91%,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52250B2E" w:rsidR="00DD098E" w:rsidRDefault="009F7D01" w:rsidP="008034E5">
      <w:pPr>
        <w:keepNext/>
        <w:bidi w:val="0"/>
      </w:pPr>
      <w:r>
        <w:rPr>
          <w:noProof/>
        </w:rPr>
        <w:drawing>
          <wp:inline distT="0" distB="0" distL="0" distR="0" wp14:anchorId="722AD620" wp14:editId="3A2EED57">
            <wp:extent cx="5274310" cy="2535555"/>
            <wp:effectExtent l="0" t="0" r="2540" b="0"/>
            <wp:docPr id="16232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3472" name=""/>
                    <pic:cNvPicPr/>
                  </pic:nvPicPr>
                  <pic:blipFill>
                    <a:blip r:embed="rId23"/>
                    <a:stretch>
                      <a:fillRect/>
                    </a:stretch>
                  </pic:blipFill>
                  <pic:spPr>
                    <a:xfrm>
                      <a:off x="0" y="0"/>
                      <a:ext cx="5274310" cy="2535555"/>
                    </a:xfrm>
                    <a:prstGeom prst="rect">
                      <a:avLst/>
                    </a:prstGeom>
                  </pic:spPr>
                </pic:pic>
              </a:graphicData>
            </a:graphic>
          </wp:inline>
        </w:drawing>
      </w:r>
      <w:r>
        <w:rPr>
          <w:noProof/>
        </w:rPr>
        <w:t xml:space="preserve"> </w:t>
      </w:r>
    </w:p>
    <w:p w14:paraId="74352C09" w14:textId="49F6348D" w:rsidR="00A146C2" w:rsidRPr="00C840D3" w:rsidRDefault="00F903DB" w:rsidP="008034E5">
      <w:pPr>
        <w:pStyle w:val="Caption"/>
        <w:bidi w:val="0"/>
        <w:jc w:val="center"/>
        <w:rPr>
          <w:rFonts w:ascii="Calibri" w:hAnsi="Calibri" w:cs="Calibri"/>
          <w:color w:val="000000" w:themeColor="text1"/>
          <w:rtl/>
        </w:rPr>
      </w:pPr>
      <w:bookmarkStart w:id="70" w:name="_RefFig_co12"/>
      <w:bookmarkStart w:id="71" w:name="_Toc223013450"/>
      <w:r>
        <w:rPr>
          <w:color w:val="000000" w:themeColor="text1"/>
        </w:rPr>
        <w:t xml:space="preserve">Figure </w:t>
      </w:r>
      <w:bookmarkStart w:id="72"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9</w:t>
      </w:r>
      <w:r>
        <w:rPr>
          <w:noProof/>
          <w:color w:val="000000" w:themeColor="text1"/>
        </w:rPr>
        <w:fldChar w:fldCharType="end"/>
      </w:r>
      <w:bookmarkEnd w:id="70"/>
      <w:bookmarkEnd w:id="72"/>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71"/>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rPr>
          <w:rFonts w:ascii="Calibri" w:hAnsi="Calibri" w:cs="Calibri"/>
          <w:rtl/>
        </w:rPr>
      </w:pPr>
      <w:r>
        <w:rPr>
          <w:rFonts w:ascii="Calibri" w:hAnsi="Calibri" w:cs="Calibri"/>
        </w:rPr>
        <w:t>The results of the nuclear variants are presented in Section 3.7.</w:t>
      </w:r>
    </w:p>
    <w:p w14:paraId="39D332EE" w14:textId="77777777" w:rsidR="00C32D78" w:rsidRDefault="00C32D78" w:rsidP="00C32D78">
      <w:pPr>
        <w:bidi w:val="0"/>
        <w:spacing w:after="200" w:line="276" w:lineRule="auto"/>
        <w:jc w:val="both"/>
        <w:rPr>
          <w:rFonts w:ascii="Calibri" w:hAnsi="Calibri" w:cs="Calibri"/>
          <w:rtl/>
        </w:rPr>
      </w:pPr>
    </w:p>
    <w:p w14:paraId="5120853A" w14:textId="77777777" w:rsidR="00C32D78" w:rsidRDefault="00C32D78" w:rsidP="00C32D78">
      <w:pPr>
        <w:bidi w:val="0"/>
        <w:spacing w:after="200" w:line="276" w:lineRule="auto"/>
        <w:jc w:val="both"/>
      </w:pPr>
    </w:p>
    <w:p w14:paraId="349CC470" w14:textId="5815B5EF" w:rsidR="00E24A88" w:rsidRDefault="00F903DB" w:rsidP="008034E5">
      <w:pPr>
        <w:pStyle w:val="Heading2"/>
        <w:bidi w:val="0"/>
      </w:pPr>
      <w:bookmarkStart w:id="73" w:name="_Toc223013401"/>
      <w:r>
        <w:t xml:space="preserve">3.5 Emissions in 2050 by source - </w:t>
      </w:r>
      <w:r>
        <w:rPr>
          <w:rFonts w:ascii="Calibri" w:hAnsi="Calibri" w:cs="Calibri"/>
        </w:rPr>
        <w:t>representative scenarios</w:t>
      </w:r>
      <w:bookmarkEnd w:id="73"/>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lastRenderedPageBreak/>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3D662296" w:rsidR="00E24A88" w:rsidRDefault="005B7EE7" w:rsidP="008034E5">
      <w:pPr>
        <w:keepNext/>
        <w:bidi w:val="0"/>
      </w:pPr>
      <w:r>
        <w:rPr>
          <w:noProof/>
        </w:rPr>
        <w:drawing>
          <wp:inline distT="0" distB="0" distL="0" distR="0" wp14:anchorId="1249A737" wp14:editId="3404A4CE">
            <wp:extent cx="5274310" cy="2440940"/>
            <wp:effectExtent l="0" t="0" r="2540" b="0"/>
            <wp:docPr id="166473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2880" name=""/>
                    <pic:cNvPicPr/>
                  </pic:nvPicPr>
                  <pic:blipFill>
                    <a:blip r:embed="rId24"/>
                    <a:stretch>
                      <a:fillRect/>
                    </a:stretch>
                  </pic:blipFill>
                  <pic:spPr>
                    <a:xfrm>
                      <a:off x="0" y="0"/>
                      <a:ext cx="5274310" cy="2440940"/>
                    </a:xfrm>
                    <a:prstGeom prst="rect">
                      <a:avLst/>
                    </a:prstGeom>
                  </pic:spPr>
                </pic:pic>
              </a:graphicData>
            </a:graphic>
          </wp:inline>
        </w:drawing>
      </w:r>
      <w:r>
        <w:rPr>
          <w:noProof/>
        </w:rPr>
        <w:t xml:space="preserve"> </w:t>
      </w:r>
    </w:p>
    <w:p w14:paraId="670D6D61" w14:textId="44EAB9CF" w:rsidR="00E24A88" w:rsidRDefault="00F903DB" w:rsidP="008034E5">
      <w:pPr>
        <w:pStyle w:val="Caption"/>
        <w:bidi w:val="0"/>
        <w:jc w:val="center"/>
        <w:rPr>
          <w:rFonts w:ascii="Calibri" w:hAnsi="Calibri" w:cs="Calibri"/>
        </w:rPr>
      </w:pPr>
      <w:bookmarkStart w:id="74" w:name="_RefFig_em"/>
      <w:bookmarkStart w:id="75" w:name="_Toc223013451"/>
      <w:r>
        <w:t xml:space="preserve">Figure </w:t>
      </w:r>
      <w:bookmarkStart w:id="76" w:name="_RefFigN_em"/>
      <w:r>
        <w:fldChar w:fldCharType="begin"/>
      </w:r>
      <w:r>
        <w:instrText xml:space="preserve"> SEQ Figure \* ARABIC </w:instrText>
      </w:r>
      <w:r>
        <w:fldChar w:fldCharType="separate"/>
      </w:r>
      <w:r>
        <w:rPr>
          <w:noProof/>
        </w:rPr>
        <w:t>10</w:t>
      </w:r>
      <w:r>
        <w:rPr>
          <w:noProof/>
        </w:rPr>
        <w:fldChar w:fldCharType="end"/>
      </w:r>
      <w:bookmarkEnd w:id="74"/>
      <w:bookmarkEnd w:id="76"/>
      <w:r>
        <w:t xml:space="preserve">- Emissions in 2050 by generation source </w:t>
      </w:r>
      <w:r>
        <w:rPr>
          <w:rFonts w:ascii="Calibri" w:hAnsi="Calibri" w:cs="Calibri"/>
        </w:rPr>
        <w:t>for the representative scenarios</w:t>
      </w:r>
      <w:bookmarkEnd w:id="75"/>
    </w:p>
    <w:p w14:paraId="2F220A1D" w14:textId="77777777" w:rsidR="00E24A88" w:rsidRPr="00A9004F" w:rsidRDefault="00E24A88" w:rsidP="008034E5">
      <w:pPr>
        <w:bidi w:val="0"/>
        <w:rPr>
          <w:rFonts w:ascii="Calibri" w:hAnsi="Calibri" w:cs="Calibri"/>
          <w:rtl/>
        </w:rPr>
      </w:pPr>
    </w:p>
    <w:p w14:paraId="69C30A86" w14:textId="77777777" w:rsidR="00D16DAF" w:rsidRDefault="002A3CA1">
      <w:pPr>
        <w:bidi w:val="0"/>
        <w:spacing w:after="200" w:line="276" w:lineRule="auto"/>
        <w:jc w:val="both"/>
      </w:pPr>
      <w:r>
        <w:rPr>
          <w:rFonts w:ascii="Calibri" w:hAnsi="Calibri" w:cs="Calibri"/>
        </w:rPr>
        <w:t xml:space="preserve">Emissions in 2050 decrease from about 75 </w:t>
      </w:r>
      <w:proofErr w:type="spellStart"/>
      <w:r>
        <w:rPr>
          <w:rFonts w:ascii="Calibri" w:hAnsi="Calibri" w:cs="Calibri"/>
        </w:rPr>
        <w:t>MtCO₂e</w:t>
      </w:r>
      <w:proofErr w:type="spellEnd"/>
      <w:r>
        <w:rPr>
          <w:rFonts w:ascii="Calibri" w:hAnsi="Calibri" w:cs="Calibri"/>
        </w:rPr>
        <w:t xml:space="preserve"> in the fossil-dominated benchmark to about 45 </w:t>
      </w:r>
      <w:proofErr w:type="spellStart"/>
      <w:r>
        <w:rPr>
          <w:rFonts w:ascii="Calibri" w:hAnsi="Calibri" w:cs="Calibri"/>
        </w:rPr>
        <w:t>MtCO₂e</w:t>
      </w:r>
      <w:proofErr w:type="spellEnd"/>
      <w:r>
        <w:rPr>
          <w:rFonts w:ascii="Calibri" w:hAnsi="Calibri" w:cs="Calibri"/>
        </w:rPr>
        <w:t xml:space="preserve"> at 50% renewables and to about 12 </w:t>
      </w:r>
      <w:proofErr w:type="spellStart"/>
      <w:r>
        <w:rPr>
          <w:rFonts w:ascii="Calibri" w:hAnsi="Calibri" w:cs="Calibri"/>
        </w:rPr>
        <w:t>MtCO₂e</w:t>
      </w:r>
      <w:proofErr w:type="spellEnd"/>
      <w:r>
        <w:rPr>
          <w:rFonts w:ascii="Calibri" w:hAnsi="Calibri" w:cs="Calibri"/>
        </w:rPr>
        <w:t xml:space="preserve"> at 91%. Gas remains the dominant source of emissions in all scenarios. Life-cycle emissions of solar PV and battery storage are small but not zero; their absolute level grows with installed capacity, and at 91% renewables they account for about one third of the residual emissions (about 4 </w:t>
      </w:r>
      <w:proofErr w:type="spellStart"/>
      <w:r>
        <w:rPr>
          <w:rFonts w:ascii="Calibri" w:hAnsi="Calibri" w:cs="Calibri"/>
        </w:rPr>
        <w:t>MtCO₂e</w:t>
      </w:r>
      <w:proofErr w:type="spellEnd"/>
      <w:r>
        <w:rPr>
          <w:rFonts w:ascii="Calibri" w:hAnsi="Calibri" w:cs="Calibri"/>
        </w:rPr>
        <w:t>).</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bidi w:val="0"/>
      </w:pPr>
    </w:p>
    <w:p w14:paraId="60E70FC4" w14:textId="39217761" w:rsidR="00D205C4" w:rsidRPr="00D205C4" w:rsidRDefault="00F903DB" w:rsidP="008034E5">
      <w:pPr>
        <w:pStyle w:val="Heading2"/>
        <w:bidi w:val="0"/>
      </w:pPr>
      <w:bookmarkStart w:id="77" w:name="_Toc223013402"/>
      <w:r>
        <w:t xml:space="preserve">3.6 Installed capacities and infrastructure scale in 2050 – </w:t>
      </w:r>
      <w:r>
        <w:rPr>
          <w:rFonts w:ascii="Calibri" w:hAnsi="Calibri" w:cs="Calibri"/>
        </w:rPr>
        <w:t>representative scenarios</w:t>
      </w:r>
      <w:bookmarkEnd w:id="77"/>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61519704" w:rsidR="00AC5214" w:rsidRDefault="00FD4149" w:rsidP="008034E5">
      <w:pPr>
        <w:keepNext/>
        <w:bidi w:val="0"/>
      </w:pPr>
      <w:r>
        <w:rPr>
          <w:noProof/>
        </w:rPr>
        <w:lastRenderedPageBreak/>
        <w:drawing>
          <wp:inline distT="0" distB="0" distL="0" distR="0" wp14:anchorId="121B4F92" wp14:editId="00320C53">
            <wp:extent cx="5274310" cy="2440940"/>
            <wp:effectExtent l="0" t="0" r="2540" b="0"/>
            <wp:docPr id="2604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3402" name=""/>
                    <pic:cNvPicPr/>
                  </pic:nvPicPr>
                  <pic:blipFill>
                    <a:blip r:embed="rId25"/>
                    <a:stretch>
                      <a:fillRect/>
                    </a:stretch>
                  </pic:blipFill>
                  <pic:spPr>
                    <a:xfrm>
                      <a:off x="0" y="0"/>
                      <a:ext cx="5274310" cy="2440940"/>
                    </a:xfrm>
                    <a:prstGeom prst="rect">
                      <a:avLst/>
                    </a:prstGeom>
                  </pic:spPr>
                </pic:pic>
              </a:graphicData>
            </a:graphic>
          </wp:inline>
        </w:drawing>
      </w:r>
      <w:r>
        <w:rPr>
          <w:noProof/>
        </w:rPr>
        <w:t xml:space="preserve"> </w:t>
      </w:r>
    </w:p>
    <w:p w14:paraId="6D288CFD" w14:textId="144BD54A" w:rsidR="00D205C4" w:rsidRDefault="00F903DB" w:rsidP="008034E5">
      <w:pPr>
        <w:pStyle w:val="Caption"/>
        <w:bidi w:val="0"/>
        <w:jc w:val="center"/>
        <w:rPr>
          <w:rFonts w:ascii="Calibri" w:hAnsi="Calibri" w:cs="Calibri"/>
        </w:rPr>
      </w:pPr>
      <w:bookmarkStart w:id="78" w:name="_RefFig_cap"/>
      <w:bookmarkStart w:id="79" w:name="_Toc223013453"/>
      <w:r>
        <w:t xml:space="preserve">Figure </w:t>
      </w:r>
      <w:bookmarkStart w:id="80" w:name="_RefFigN_cap"/>
      <w:r>
        <w:fldChar w:fldCharType="begin"/>
      </w:r>
      <w:r>
        <w:instrText xml:space="preserve"> SEQ Figure \* ARABIC </w:instrText>
      </w:r>
      <w:r>
        <w:fldChar w:fldCharType="separate"/>
      </w:r>
      <w:r>
        <w:rPr>
          <w:noProof/>
        </w:rPr>
        <w:t>11</w:t>
      </w:r>
      <w:r>
        <w:rPr>
          <w:noProof/>
        </w:rPr>
        <w:fldChar w:fldCharType="end"/>
      </w:r>
      <w:bookmarkEnd w:id="78"/>
      <w:bookmarkEnd w:id="80"/>
      <w:r>
        <w:rPr>
          <w:noProof/>
        </w:rPr>
        <w:t xml:space="preserve">  – Installed generation and storage capacities in 2050 across the representative scenarios</w:t>
      </w:r>
      <w:bookmarkEnd w:id="79"/>
    </w:p>
    <w:p w14:paraId="466C14EA" w14:textId="77777777" w:rsidR="00D205C4" w:rsidRDefault="00D205C4" w:rsidP="008034E5">
      <w:pPr>
        <w:bidi w:val="0"/>
        <w:rPr>
          <w:rFonts w:ascii="Calibri" w:hAnsi="Calibri" w:cs="Calibri"/>
          <w:rtl/>
        </w:rPr>
      </w:pPr>
    </w:p>
    <w:p w14:paraId="7A77AEC9" w14:textId="77777777" w:rsidR="00D16DAF" w:rsidRDefault="002A3CA1">
      <w:pPr>
        <w:bidi w:val="0"/>
        <w:spacing w:after="200" w:line="276" w:lineRule="auto"/>
        <w:jc w:val="both"/>
      </w:pPr>
      <w:r>
        <w:rPr>
          <w:rFonts w:ascii="Calibri" w:hAnsi="Calibri" w:cs="Calibri"/>
        </w:rPr>
        <w:t>Figure 12 presents the installed capacities of the main system components in 2050 in the representative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the renewable share, from about 33 GW at 50% to about 82 GW at 91%,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36A582D0"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 (RE ≈ 88%)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periods of 2050.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1A28190" w:rsidR="009A54E0" w:rsidRDefault="00F903DB" w:rsidP="008034E5">
      <w:pPr>
        <w:bidi w:val="0"/>
        <w:rPr>
          <w:rFonts w:ascii="Calibri" w:hAnsi="Calibri" w:cs="Calibri"/>
        </w:rPr>
      </w:pPr>
      <w:r>
        <w:rPr>
          <w:rFonts w:ascii="Calibri" w:hAnsi="Calibri" w:cs="Calibri"/>
        </w:rPr>
        <w:t xml:space="preserve">In winter, battery operation exhibits greater variability and longer discharge events. Extended periods of low solar availability lead to multi-day depletion episodes, during which the battery approaches low state-of-charge levels. This behavior indicates that even substantial storage capacity cannot fully eliminate temporal </w:t>
      </w:r>
      <w:r>
        <w:rPr>
          <w:rFonts w:ascii="Calibri" w:hAnsi="Calibri" w:cs="Calibri"/>
        </w:rPr>
        <w:lastRenderedPageBreak/>
        <w:t>mismatches between generation and demand, particularly during prolonged low-renewable periods. Instead, storage mitigates but does not resolve these structural imbalances, reinforcing the continued need for dispatchable backup capacity.</w:t>
      </w:r>
    </w:p>
    <w:p w14:paraId="528638AD" w14:textId="2F75B21D" w:rsidR="0054332D" w:rsidRDefault="004D5DDD" w:rsidP="008034E5">
      <w:pPr>
        <w:keepNext/>
        <w:bidi w:val="0"/>
      </w:pPr>
      <w:r>
        <w:rPr>
          <w:noProof/>
        </w:rPr>
        <w:drawing>
          <wp:inline distT="0" distB="0" distL="0" distR="0" wp14:anchorId="513ED0AF" wp14:editId="3EB42913">
            <wp:extent cx="5274310" cy="2467610"/>
            <wp:effectExtent l="0" t="0" r="2540" b="8890"/>
            <wp:docPr id="24854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7331" name=""/>
                    <pic:cNvPicPr/>
                  </pic:nvPicPr>
                  <pic:blipFill>
                    <a:blip r:embed="rId26"/>
                    <a:stretch>
                      <a:fillRect/>
                    </a:stretch>
                  </pic:blipFill>
                  <pic:spPr>
                    <a:xfrm>
                      <a:off x="0" y="0"/>
                      <a:ext cx="5274310" cy="2467610"/>
                    </a:xfrm>
                    <a:prstGeom prst="rect">
                      <a:avLst/>
                    </a:prstGeom>
                  </pic:spPr>
                </pic:pic>
              </a:graphicData>
            </a:graphic>
          </wp:inline>
        </w:drawing>
      </w:r>
    </w:p>
    <w:p w14:paraId="3B8241CC" w14:textId="72ADFE34" w:rsidR="000B2950" w:rsidRPr="00DF2A77" w:rsidRDefault="00F903DB" w:rsidP="008034E5">
      <w:pPr>
        <w:pStyle w:val="Caption"/>
        <w:bidi w:val="0"/>
        <w:jc w:val="center"/>
        <w:rPr>
          <w:rFonts w:ascii="Calibri" w:hAnsi="Calibri" w:cs="Calibri"/>
          <w:color w:val="000000" w:themeColor="text1"/>
        </w:rPr>
      </w:pPr>
      <w:bookmarkStart w:id="81" w:name="_RefFig_bW"/>
      <w:bookmarkStart w:id="82" w:name="_Toc223013455"/>
      <w:r>
        <w:rPr>
          <w:color w:val="000000" w:themeColor="text1"/>
        </w:rPr>
        <w:t xml:space="preserve">Figure </w:t>
      </w:r>
      <w:bookmarkStart w:id="83" w:name="_RefFigN_bW"/>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Pr>
          <w:rFonts w:ascii="Calibri" w:hAnsi="Calibri" w:cs="Calibri"/>
          <w:noProof/>
          <w:color w:val="000000" w:themeColor="text1"/>
        </w:rPr>
        <w:t>12</w:t>
      </w:r>
      <w:r>
        <w:rPr>
          <w:rFonts w:ascii="Calibri" w:hAnsi="Calibri" w:cs="Calibri"/>
          <w:color w:val="000000" w:themeColor="text1"/>
        </w:rPr>
        <w:fldChar w:fldCharType="end"/>
      </w:r>
      <w:bookmarkEnd w:id="81"/>
      <w:bookmarkEnd w:id="83"/>
      <w:r>
        <w:rPr>
          <w:color w:val="000000" w:themeColor="text1"/>
        </w:rPr>
        <w:t xml:space="preserve">  - Battery energy level in winter 2050</w:t>
      </w:r>
      <w:bookmarkEnd w:id="82"/>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040C6601" w:rsidR="0054332D" w:rsidRDefault="00A65CD0" w:rsidP="008034E5">
      <w:pPr>
        <w:keepNext/>
        <w:bidi w:val="0"/>
      </w:pPr>
      <w:r>
        <w:rPr>
          <w:noProof/>
        </w:rPr>
        <w:drawing>
          <wp:inline distT="0" distB="0" distL="0" distR="0" wp14:anchorId="6AB1D687" wp14:editId="120935C2">
            <wp:extent cx="5274310" cy="2469515"/>
            <wp:effectExtent l="0" t="0" r="2540" b="6985"/>
            <wp:docPr id="96785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2097" name=""/>
                    <pic:cNvPicPr/>
                  </pic:nvPicPr>
                  <pic:blipFill>
                    <a:blip r:embed="rId27"/>
                    <a:stretch>
                      <a:fillRect/>
                    </a:stretch>
                  </pic:blipFill>
                  <pic:spPr>
                    <a:xfrm>
                      <a:off x="0" y="0"/>
                      <a:ext cx="5274310" cy="2469515"/>
                    </a:xfrm>
                    <a:prstGeom prst="rect">
                      <a:avLst/>
                    </a:prstGeom>
                  </pic:spPr>
                </pic:pic>
              </a:graphicData>
            </a:graphic>
          </wp:inline>
        </w:drawing>
      </w:r>
    </w:p>
    <w:p w14:paraId="036EFD15" w14:textId="494F69DA" w:rsidR="0054332D" w:rsidRPr="00DF2A77" w:rsidRDefault="00F903DB" w:rsidP="008034E5">
      <w:pPr>
        <w:pStyle w:val="Caption"/>
        <w:bidi w:val="0"/>
        <w:jc w:val="center"/>
        <w:rPr>
          <w:color w:val="000000" w:themeColor="text1"/>
        </w:rPr>
      </w:pPr>
      <w:bookmarkStart w:id="84" w:name="_RefFig_bS"/>
      <w:bookmarkStart w:id="85" w:name="_Toc223013456"/>
      <w:r>
        <w:rPr>
          <w:color w:val="000000" w:themeColor="text1"/>
        </w:rPr>
        <w:t>Figure</w:t>
      </w:r>
      <w:r>
        <w:rPr>
          <w:color w:val="000000" w:themeColor="text1"/>
          <w:rtl/>
        </w:rPr>
        <w:t xml:space="preserve"> </w:t>
      </w:r>
      <w:bookmarkStart w:id="86" w:name="_RefFigN_b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13</w:t>
      </w:r>
      <w:r>
        <w:rPr>
          <w:noProof/>
          <w:color w:val="000000" w:themeColor="text1"/>
        </w:rPr>
        <w:fldChar w:fldCharType="end"/>
      </w:r>
      <w:bookmarkEnd w:id="84"/>
      <w:bookmarkEnd w:id="86"/>
      <w:r>
        <w:rPr>
          <w:noProof/>
          <w:color w:val="000000" w:themeColor="text1"/>
        </w:rPr>
        <w:t xml:space="preserve"> -   Battery energy level in summer 2050</w:t>
      </w:r>
      <w:bookmarkEnd w:id="85"/>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end-year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Capacity expansion follows a gradual and cumulative trajectory over the planning horizon, in line with the annual build-rate limits and the budget constraint, with no abrupt build-out at the end of the horizon.</w:t>
      </w:r>
    </w:p>
    <w:p w14:paraId="32CEA32A" w14:textId="444F0E1C" w:rsidR="00E07F5A" w:rsidRDefault="00A645EE" w:rsidP="008034E5">
      <w:pPr>
        <w:keepNext/>
        <w:bidi w:val="0"/>
      </w:pPr>
      <w:r>
        <w:rPr>
          <w:noProof/>
        </w:rPr>
        <w:lastRenderedPageBreak/>
        <w:drawing>
          <wp:inline distT="0" distB="0" distL="0" distR="0" wp14:anchorId="27DD3365" wp14:editId="044EFE5E">
            <wp:extent cx="5274310" cy="2506980"/>
            <wp:effectExtent l="0" t="0" r="2540" b="7620"/>
            <wp:docPr id="17881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5850" name=""/>
                    <pic:cNvPicPr/>
                  </pic:nvPicPr>
                  <pic:blipFill>
                    <a:blip r:embed="rId28"/>
                    <a:stretch>
                      <a:fillRect/>
                    </a:stretch>
                  </pic:blipFill>
                  <pic:spPr>
                    <a:xfrm>
                      <a:off x="0" y="0"/>
                      <a:ext cx="5274310" cy="2506980"/>
                    </a:xfrm>
                    <a:prstGeom prst="rect">
                      <a:avLst/>
                    </a:prstGeom>
                  </pic:spPr>
                </pic:pic>
              </a:graphicData>
            </a:graphic>
          </wp:inline>
        </w:drawing>
      </w:r>
    </w:p>
    <w:p w14:paraId="3C56501C" w14:textId="4FA48B49" w:rsidR="00E07F5A" w:rsidRPr="00DF2A77" w:rsidRDefault="00F903DB" w:rsidP="008034E5">
      <w:pPr>
        <w:pStyle w:val="Caption"/>
        <w:bidi w:val="0"/>
        <w:jc w:val="center"/>
        <w:rPr>
          <w:color w:val="000000" w:themeColor="text1"/>
          <w:rtl/>
        </w:rPr>
      </w:pPr>
      <w:bookmarkStart w:id="87" w:name="_RefFig_ev"/>
      <w:bookmarkStart w:id="88" w:name="_Toc223013457"/>
      <w:r>
        <w:rPr>
          <w:color w:val="000000" w:themeColor="text1"/>
        </w:rPr>
        <w:t>Figure</w:t>
      </w:r>
      <w:r>
        <w:rPr>
          <w:color w:val="000000" w:themeColor="text1"/>
          <w:rtl/>
        </w:rPr>
        <w:t xml:space="preserve"> </w:t>
      </w:r>
      <w:bookmarkStart w:id="89" w:name="_RefFigN_ev"/>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14</w:t>
      </w:r>
      <w:r>
        <w:rPr>
          <w:noProof/>
          <w:color w:val="000000" w:themeColor="text1"/>
        </w:rPr>
        <w:fldChar w:fldCharType="end"/>
      </w:r>
      <w:bookmarkEnd w:id="87"/>
      <w:bookmarkEnd w:id="89"/>
      <w:r>
        <w:rPr>
          <w:color w:val="000000" w:themeColor="text1"/>
        </w:rPr>
        <w:t xml:space="preserve"> - Installed capacity evolution across the planning horizon for a representative 88% scenario</w:t>
      </w:r>
      <w:bookmarkEnd w:id="88"/>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2A3CA1">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77777777" w:rsidR="00D16DAF" w:rsidRDefault="002A3CA1">
      <w:pPr>
        <w:bidi w:val="0"/>
        <w:spacing w:after="200" w:line="276" w:lineRule="auto"/>
        <w:jc w:val="both"/>
      </w:pPr>
      <w:r>
        <w:rPr>
          <w:rFonts w:ascii="Calibri" w:hAnsi="Calibri" w:cs="Calibri"/>
        </w:rPr>
        <w:t>To examine the role of firm low-carbon capacity, the full scenario grid was repeated with nuclear additions enabled, using the same model, parameters and solver settings. In these scenarios up to 3 GW of nuclear capacity can be built at a single build point at the end of 2042 and is operated as must-run baseload. In all 97 feasible nuclear scenarios the model builds the maximum allowed capacity (3 GW), which supplies about 26 TWh per year, roughly 15% of demand in 2050. Nuclear capacity replaces gas one-for-one in the reserve-margin requirement, so that gas capacity in 2050 is about 29 GW instead of about 32 GW.</w:t>
      </w:r>
    </w:p>
    <w:p w14:paraId="54978322" w14:textId="77777777" w:rsidR="00D16DAF" w:rsidRDefault="002A3CA1">
      <w:pPr>
        <w:bidi w:val="0"/>
        <w:spacing w:after="200" w:line="276" w:lineRule="auto"/>
        <w:jc w:val="both"/>
      </w:pPr>
      <w:r>
        <w:rPr>
          <w:rFonts w:ascii="Calibri" w:hAnsi="Calibri" w:cs="Calibri"/>
        </w:rPr>
        <w:t xml:space="preserve">Nuclear also enlarges the feasible space. Three scenarios that are infeasible without nuclear—the 400 and 450 km² land caps at ₪400×10⁹ and the 100 km² land cap at </w:t>
      </w:r>
      <w:r>
        <w:rPr>
          <w:rFonts w:ascii="Calibri" w:hAnsi="Calibri" w:cs="Calibri"/>
        </w:rPr>
        <w:lastRenderedPageBreak/>
        <w:t>₪420×10⁹—become feasible, and only the two lowest budgets at 100 km² remain infeasible.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246E1B0B" w:rsidR="00844628" w:rsidRDefault="00BC31AD">
      <w:pPr>
        <w:bidi w:val="0"/>
        <w:spacing w:line="276" w:lineRule="auto"/>
      </w:pPr>
      <w:r>
        <w:rPr>
          <w:noProof/>
        </w:rPr>
        <w:drawing>
          <wp:inline distT="0" distB="0" distL="0" distR="0" wp14:anchorId="1B92C66B" wp14:editId="68D2C6AB">
            <wp:extent cx="5274310" cy="2359025"/>
            <wp:effectExtent l="0" t="0" r="2540" b="3175"/>
            <wp:docPr id="12366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5570" name=""/>
                    <pic:cNvPicPr/>
                  </pic:nvPicPr>
                  <pic:blipFill>
                    <a:blip r:embed="rId29"/>
                    <a:stretch>
                      <a:fillRect/>
                    </a:stretch>
                  </pic:blipFill>
                  <pic:spPr>
                    <a:xfrm>
                      <a:off x="0" y="0"/>
                      <a:ext cx="5274310" cy="2359025"/>
                    </a:xfrm>
                    <a:prstGeom prst="rect">
                      <a:avLst/>
                    </a:prstGeom>
                  </pic:spPr>
                </pic:pic>
              </a:graphicData>
            </a:graphic>
          </wp:inline>
        </w:drawing>
      </w:r>
      <w:r>
        <w:t xml:space="preserve"> </w:t>
      </w:r>
      <w:r>
        <w:rPr>
          <w:noProof/>
        </w:rPr>
        <w:drawing>
          <wp:inline distT="0" distB="0" distL="0" distR="0" wp14:anchorId="2F104DB6" wp14:editId="2421BDE6">
            <wp:extent cx="5274310" cy="2357755"/>
            <wp:effectExtent l="0" t="0" r="2540" b="4445"/>
            <wp:docPr id="1175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2433" name=""/>
                    <pic:cNvPicPr/>
                  </pic:nvPicPr>
                  <pic:blipFill>
                    <a:blip r:embed="rId30"/>
                    <a:stretch>
                      <a:fillRect/>
                    </a:stretch>
                  </pic:blipFill>
                  <pic:spPr>
                    <a:xfrm>
                      <a:off x="0" y="0"/>
                      <a:ext cx="5274310" cy="2357755"/>
                    </a:xfrm>
                    <a:prstGeom prst="rect">
                      <a:avLst/>
                    </a:prstGeom>
                  </pic:spPr>
                </pic:pic>
              </a:graphicData>
            </a:graphic>
          </wp:inline>
        </w:drawing>
      </w:r>
    </w:p>
    <w:p w14:paraId="538EA2BE" w14:textId="74632E1E" w:rsidR="00D16DAF" w:rsidRDefault="002A3CA1">
      <w:pPr>
        <w:pStyle w:val="Caption"/>
        <w:bidi w:val="0"/>
        <w:spacing w:line="276" w:lineRule="auto"/>
      </w:pPr>
      <w:bookmarkStart w:id="90" w:name="_RefFigNuc_A"/>
      <w:r>
        <w:t xml:space="preserve">Figure </w:t>
      </w:r>
      <w:fldSimple w:instr=" SEQ Figure \* ARABIC ">
        <w:r>
          <w:rPr>
            <w:noProof/>
          </w:rPr>
          <w:t>15</w:t>
        </w:r>
      </w:fldSimple>
      <w:bookmarkEnd w:id="90"/>
      <w:r>
        <w:t xml:space="preserve"> - Renewable / low-carbon share in 2050 (top) and cumulative emissions 2023–2050 (bottom) as a function of the cumulative budget and solar land availability, with and without nuclear</w:t>
      </w:r>
    </w:p>
    <w:p w14:paraId="22062260" w14:textId="3A7E10FF" w:rsidR="00D16DAF" w:rsidRDefault="002A3CA1">
      <w:pPr>
        <w:bidi w:val="0"/>
        <w:spacing w:after="200" w:line="276" w:lineRule="auto"/>
        <w:jc w:val="both"/>
      </w:pPr>
      <w:r>
        <w:fldChar w:fldCharType="begin"/>
      </w:r>
      <w:r>
        <w:instrText xml:space="preserve"> REF _RefFigNuc_A \h </w:instrText>
      </w:r>
      <w:r>
        <w:fldChar w:fldCharType="separate"/>
      </w:r>
      <w:r>
        <w:t xml:space="preserve">Figure </w:t>
      </w:r>
      <w:r w:rsidR="008107F5">
        <w:rPr>
          <w:rFonts w:hint="cs"/>
          <w:rtl/>
        </w:rPr>
        <w:t>15</w:t>
      </w:r>
      <w:r>
        <w:fldChar w:fldCharType="end"/>
      </w:r>
      <w:r>
        <w:rPr>
          <w:rFonts w:ascii="Calibri" w:hAnsi="Calibri" w:cs="Calibri"/>
        </w:rPr>
        <w:t xml:space="preserve"> compares the two scenario grids. The low-carbon surface with nuclear lies above the renewable surface without nuclear across the entire space, but the gap narrows with land availability: in the representative scenarios it amounts to about 14 percentage points at 400 km² (63.8% versus 49.6%) and about 5 points at 850 km² (96.1% versus 91.0%). At large land caps a growing part of the nuclear output coincides with hours of solar surplus, so that its marginal contribution decreases. The emissions surfaces show the same pattern in reverse, and both pairs of surfaces flatten at the same budget level, indicating that nuclear does not remove the land and build-rate limits that determine saturation.</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3237E048" w:rsidR="00CA43D5" w:rsidRDefault="00DE6138" w:rsidP="00CA43D5">
      <w:pPr>
        <w:bidi w:val="0"/>
        <w:rPr>
          <w:rFonts w:ascii="Calibri" w:hAnsi="Calibri" w:cs="Calibri"/>
          <w:rtl/>
        </w:rPr>
      </w:pPr>
      <w:r>
        <w:rPr>
          <w:noProof/>
        </w:rPr>
        <w:drawing>
          <wp:inline distT="0" distB="0" distL="0" distR="0" wp14:anchorId="24A4068B" wp14:editId="4E5A2F35">
            <wp:extent cx="5274310" cy="2425700"/>
            <wp:effectExtent l="0" t="0" r="2540" b="0"/>
            <wp:docPr id="11306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8153" name=""/>
                    <pic:cNvPicPr/>
                  </pic:nvPicPr>
                  <pic:blipFill>
                    <a:blip r:embed="rId31"/>
                    <a:stretch>
                      <a:fillRect/>
                    </a:stretch>
                  </pic:blipFill>
                  <pic:spPr>
                    <a:xfrm>
                      <a:off x="0" y="0"/>
                      <a:ext cx="5274310" cy="2425700"/>
                    </a:xfrm>
                    <a:prstGeom prst="rect">
                      <a:avLst/>
                    </a:prstGeom>
                  </pic:spPr>
                </pic:pic>
              </a:graphicData>
            </a:graphic>
          </wp:inline>
        </w:drawing>
      </w:r>
    </w:p>
    <w:p w14:paraId="60617E10" w14:textId="766C3CB6" w:rsidR="00D16DAF" w:rsidRDefault="002A3CA1">
      <w:pPr>
        <w:pStyle w:val="Caption"/>
        <w:bidi w:val="0"/>
        <w:spacing w:line="276" w:lineRule="auto"/>
      </w:pPr>
      <w:bookmarkStart w:id="91" w:name="_RefFigNuc_B"/>
      <w:r>
        <w:t xml:space="preserve">Figure </w:t>
      </w:r>
      <w:fldSimple w:instr=" SEQ Figure \* ARABIC ">
        <w:r>
          <w:rPr>
            <w:noProof/>
          </w:rPr>
          <w:t>16</w:t>
        </w:r>
      </w:fldSimple>
      <w:bookmarkEnd w:id="91"/>
      <w:r>
        <w:t xml:space="preserve"> - Cumulative emissions 2023–2050 avoided by nuclear [</w:t>
      </w:r>
      <w:proofErr w:type="spellStart"/>
      <w:r>
        <w:t>MtCO₂e</w:t>
      </w:r>
      <w:proofErr w:type="spellEnd"/>
      <w:r>
        <w:t>] (difference between the scenarios without and with nuclear) for each budget and land cap</w:t>
      </w:r>
    </w:p>
    <w:p w14:paraId="172E06B4" w14:textId="2CC6FF3B" w:rsidR="00D16DAF" w:rsidRDefault="002A3CA1">
      <w:pPr>
        <w:bidi w:val="0"/>
        <w:spacing w:after="200" w:line="276" w:lineRule="auto"/>
        <w:jc w:val="both"/>
      </w:pPr>
      <w:r>
        <w:fldChar w:fldCharType="begin"/>
      </w:r>
      <w:r>
        <w:instrText xml:space="preserve"> REF _RefFigNuc_B \h </w:instrText>
      </w:r>
      <w:r>
        <w:fldChar w:fldCharType="separate"/>
      </w:r>
      <w:r>
        <w:t xml:space="preserve">Figure </w:t>
      </w:r>
      <w:r w:rsidR="008107F5">
        <w:rPr>
          <w:rFonts w:hint="cs"/>
          <w:rtl/>
        </w:rPr>
        <w:t>16</w:t>
      </w:r>
      <w:r>
        <w:fldChar w:fldCharType="end"/>
      </w:r>
      <w:r>
        <w:rPr>
          <w:rFonts w:ascii="Calibri" w:hAnsi="Calibri" w:cs="Calibri"/>
        </w:rPr>
        <w:t xml:space="preserve"> shows the cumulative emissions avoided by nuclear in every cell of the grid. Nuclear reduces emissions in all 94 cells that are feasible in both runs, by between 36 and 184 </w:t>
      </w:r>
      <w:proofErr w:type="spellStart"/>
      <w:r>
        <w:rPr>
          <w:rFonts w:ascii="Calibri" w:hAnsi="Calibri" w:cs="Calibri"/>
        </w:rPr>
        <w:t>MtCO₂e</w:t>
      </w:r>
      <w:proofErr w:type="spellEnd"/>
      <w:r>
        <w:rPr>
          <w:rFonts w:ascii="Calibri" w:hAnsi="Calibri" w:cs="Calibri"/>
        </w:rPr>
        <w:t xml:space="preserve">. Two patterns stand out. First, for budgets of ₪430×10⁹ and above, the avoided emissions decline steadily with land availability, from about 100 </w:t>
      </w:r>
      <w:proofErr w:type="spellStart"/>
      <w:r>
        <w:rPr>
          <w:rFonts w:ascii="Calibri" w:hAnsi="Calibri" w:cs="Calibri"/>
        </w:rPr>
        <w:t>MtCO₂e</w:t>
      </w:r>
      <w:proofErr w:type="spellEnd"/>
      <w:r>
        <w:rPr>
          <w:rFonts w:ascii="Calibri" w:hAnsi="Calibri" w:cs="Calibri"/>
        </w:rPr>
        <w:t xml:space="preserve"> at 100 km² and about 93 </w:t>
      </w:r>
      <w:proofErr w:type="spellStart"/>
      <w:r>
        <w:rPr>
          <w:rFonts w:ascii="Calibri" w:hAnsi="Calibri" w:cs="Calibri"/>
        </w:rPr>
        <w:t>MtCO₂e</w:t>
      </w:r>
      <w:proofErr w:type="spellEnd"/>
      <w:r>
        <w:rPr>
          <w:rFonts w:ascii="Calibri" w:hAnsi="Calibri" w:cs="Calibri"/>
        </w:rPr>
        <w:t xml:space="preserve"> at 400 km² to about 38 </w:t>
      </w:r>
      <w:proofErr w:type="spellStart"/>
      <w:r>
        <w:rPr>
          <w:rFonts w:ascii="Calibri" w:hAnsi="Calibri" w:cs="Calibri"/>
        </w:rPr>
        <w:t>MtCO₂e</w:t>
      </w:r>
      <w:proofErr w:type="spellEnd"/>
      <w:r>
        <w:rPr>
          <w:rFonts w:ascii="Calibri" w:hAnsi="Calibri" w:cs="Calibri"/>
        </w:rPr>
        <w:t xml:space="preserve"> at 850 km²; in relative terms, nuclear reduces cumulative emissions by about 12% at 400 km² but only by about 7% at 850 km². Nuclear thus acts as a partial substitute for land. Second, the largest reductions (121–184 </w:t>
      </w:r>
      <w:proofErr w:type="spellStart"/>
      <w:r>
        <w:rPr>
          <w:rFonts w:ascii="Calibri" w:hAnsi="Calibri" w:cs="Calibri"/>
        </w:rPr>
        <w:t>MtCO₂e</w:t>
      </w:r>
      <w:proofErr w:type="spellEnd"/>
      <w:r>
        <w:rPr>
          <w:rFonts w:ascii="Calibri" w:hAnsi="Calibri" w:cs="Calibri"/>
        </w:rPr>
        <w:t>) occur at the lowest budget, where the costs saved by nuclear relax the binding budget constraint and allow more renewable capacity to be built earlier.</w:t>
      </w:r>
    </w:p>
    <w:p w14:paraId="69EE9FE4" w14:textId="1DFEAB83" w:rsidR="001F2896" w:rsidRDefault="001F2896" w:rsidP="001F2896">
      <w:pPr>
        <w:bidi w:val="0"/>
        <w:rPr>
          <w:rFonts w:ascii="Calibri" w:hAnsi="Calibri" w:cs="Calibri"/>
        </w:rPr>
      </w:pPr>
      <w:r>
        <w:rPr>
          <w:noProof/>
        </w:rPr>
        <w:drawing>
          <wp:inline distT="0" distB="0" distL="0" distR="0" wp14:anchorId="4E067D95" wp14:editId="4E7A969F">
            <wp:extent cx="5274310" cy="2799080"/>
            <wp:effectExtent l="0" t="0" r="2540" b="1270"/>
            <wp:docPr id="20004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296" name=""/>
                    <pic:cNvPicPr/>
                  </pic:nvPicPr>
                  <pic:blipFill>
                    <a:blip r:embed="rId32"/>
                    <a:stretch>
                      <a:fillRect/>
                    </a:stretch>
                  </pic:blipFill>
                  <pic:spPr>
                    <a:xfrm>
                      <a:off x="0" y="0"/>
                      <a:ext cx="5274310" cy="2799080"/>
                    </a:xfrm>
                    <a:prstGeom prst="rect">
                      <a:avLst/>
                    </a:prstGeom>
                  </pic:spPr>
                </pic:pic>
              </a:graphicData>
            </a:graphic>
          </wp:inline>
        </w:drawing>
      </w:r>
    </w:p>
    <w:p w14:paraId="5BC3E787" w14:textId="6EEFB622" w:rsidR="00D16DAF" w:rsidRDefault="002A3CA1">
      <w:pPr>
        <w:pStyle w:val="Caption"/>
        <w:bidi w:val="0"/>
        <w:spacing w:line="276" w:lineRule="auto"/>
      </w:pPr>
      <w:bookmarkStart w:id="92" w:name="_RefFigNuc_C"/>
      <w:r>
        <w:t xml:space="preserve">Figure </w:t>
      </w:r>
      <w:fldSimple w:instr=" SEQ Figure \* ARABIC ">
        <w:r>
          <w:rPr>
            <w:noProof/>
          </w:rPr>
          <w:t>17</w:t>
        </w:r>
      </w:fldSimple>
      <w:bookmarkEnd w:id="92"/>
      <w:r>
        <w:t xml:space="preserve"> - Direct and social average system cost in 2050 (direct cost plus carbon cost at 200 NIS/</w:t>
      </w:r>
      <w:proofErr w:type="spellStart"/>
      <w:r>
        <w:t>tCO₂e</w:t>
      </w:r>
      <w:proofErr w:type="spellEnd"/>
      <w:r>
        <w:t>) for the representative scenarios with and without nuclear</w:t>
      </w:r>
    </w:p>
    <w:p w14:paraId="05961278" w14:textId="77777777" w:rsidR="00D16DAF" w:rsidRDefault="002A3CA1">
      <w:pPr>
        <w:bidi w:val="0"/>
        <w:spacing w:after="200" w:line="276" w:lineRule="auto"/>
        <w:jc w:val="both"/>
      </w:pPr>
      <w:r>
        <w:lastRenderedPageBreak/>
        <w:fldChar w:fldCharType="begin"/>
      </w:r>
      <w:r>
        <w:instrText xml:space="preserve"> REF _RefFigNuc_C \h </w:instrText>
      </w:r>
      <w:r>
        <w:fldChar w:fldCharType="separate"/>
      </w:r>
      <w:r>
        <w:t>Figure #</w:t>
      </w:r>
      <w:r>
        <w:fldChar w:fldCharType="end"/>
      </w:r>
      <w:r>
        <w:rPr>
          <w:rFonts w:ascii="Calibri" w:hAnsi="Calibri" w:cs="Calibri"/>
        </w:rPr>
        <w:t xml:space="preserve"> compares the average system cost in 2050 of the representative scenarios. In direct terms, nuclear lowers the cost when land is scarce—about 0.269 versus 0.279 NIS/kWh at 100 km² and about 0.268 versus 0.273 NIS/kWh at 400–550 km²—while above about 750 km² the system with nuclear becomes slightly more expensive (about 0.277–0.280 versus 0.275–0.276 NIS/kWh), since nuclear output increasingly overlaps with solar generation. In social terms, which include the carbon cost, the system with nuclear is cheaper across the whole range: about 0.340 versus 0.364 NIS/kWh at 100 km² and about 0.305 versus 0.323 NIS/kWh at 400 km², with the gap narrowing to about 0.002 NIS/kWh at 850 km². With nuclear, the social cost reaches its minimum of about 0.285 NIS/kWh at 700–750 km², whereas without nuclear it continues to decline up to 850 km² (0.290 NIS/kWh).</w:t>
      </w:r>
    </w:p>
    <w:p w14:paraId="694F32B3" w14:textId="77777777" w:rsidR="00D16DAF" w:rsidRDefault="002A3CA1">
      <w:pPr>
        <w:bidi w:val="0"/>
        <w:spacing w:after="200" w:line="276" w:lineRule="auto"/>
        <w:jc w:val="both"/>
      </w:pPr>
      <w:r>
        <w:rPr>
          <w:rFonts w:ascii="Calibri" w:hAnsi="Calibri" w:cs="Calibri"/>
        </w:rPr>
        <w:t xml:space="preserve">Overall, the nuclear scenarios indicate that a limited amount of firm low-carbon capacity is most valuable when land for solar deployment is scarce: it substantially reduces cumulative emissions and costs at small land caps, while its additional benefit diminishes as land availability increases. In 2050, nuclear lowers emissions from about 45 to 33 </w:t>
      </w:r>
      <w:proofErr w:type="spellStart"/>
      <w:r>
        <w:rPr>
          <w:rFonts w:ascii="Calibri" w:hAnsi="Calibri" w:cs="Calibri"/>
        </w:rPr>
        <w:t>MtCO₂e</w:t>
      </w:r>
      <w:proofErr w:type="spellEnd"/>
      <w:r>
        <w:rPr>
          <w:rFonts w:ascii="Calibri" w:hAnsi="Calibri" w:cs="Calibri"/>
        </w:rPr>
        <w:t xml:space="preserve"> at 400 km² and from about 12 to 8 </w:t>
      </w:r>
      <w:proofErr w:type="spellStart"/>
      <w:r>
        <w:rPr>
          <w:rFonts w:ascii="Calibri" w:hAnsi="Calibri" w:cs="Calibri"/>
        </w:rPr>
        <w:t>MtCO₂e</w:t>
      </w:r>
      <w:proofErr w:type="spellEnd"/>
      <w:r>
        <w:rPr>
          <w:rFonts w:ascii="Calibri" w:hAnsi="Calibri" w:cs="Calibri"/>
        </w:rPr>
        <w:t xml:space="preserve"> at 850 km².</w:t>
      </w:r>
    </w:p>
    <w:p w14:paraId="092EFC06" w14:textId="59305FF8" w:rsidR="00DF3096" w:rsidRPr="00CA43D5" w:rsidRDefault="00F903DB" w:rsidP="00CA43D5">
      <w:pPr>
        <w:pStyle w:val="Heading1"/>
        <w:numPr>
          <w:ilvl w:val="0"/>
          <w:numId w:val="2"/>
        </w:numPr>
        <w:bidi w:val="0"/>
        <w:rPr>
          <w:rFonts w:ascii="Calibri" w:hAnsi="Calibri" w:cs="Calibri"/>
        </w:rPr>
      </w:pPr>
      <w:bookmarkStart w:id="93" w:name="_Toc209882159"/>
      <w:bookmarkStart w:id="94" w:name="_Toc209900269"/>
      <w:bookmarkStart w:id="95" w:name="_Toc209901115"/>
      <w:bookmarkStart w:id="96" w:name="_Toc223013404"/>
      <w:r>
        <w:rPr>
          <w:rFonts w:ascii="Calibri" w:hAnsi="Calibri" w:cs="Calibri"/>
        </w:rPr>
        <w:t>Discussion</w:t>
      </w:r>
      <w:bookmarkEnd w:id="93"/>
      <w:bookmarkEnd w:id="94"/>
      <w:bookmarkEnd w:id="95"/>
      <w:bookmarkEnd w:id="96"/>
    </w:p>
    <w:p w14:paraId="06189386" w14:textId="77777777" w:rsidR="00BA727B" w:rsidRPr="00BA727B" w:rsidRDefault="00BA727B" w:rsidP="008034E5">
      <w:pPr>
        <w:bidi w:val="0"/>
        <w:rPr>
          <w:rFonts w:ascii="Calibri" w:hAnsi="Calibri" w:cs="Calibri"/>
          <w:rtl/>
        </w:rPr>
      </w:pPr>
    </w:p>
    <w:p w14:paraId="6C5E9BA5" w14:textId="77777777" w:rsidR="00BA727B" w:rsidRPr="00BA727B" w:rsidRDefault="00BA727B" w:rsidP="008034E5">
      <w:pPr>
        <w:bidi w:val="0"/>
        <w:rPr>
          <w:rFonts w:ascii="Calibri" w:hAnsi="Calibri" w:cs="Calibri"/>
          <w:rtl/>
        </w:rPr>
      </w:pPr>
    </w:p>
    <w:p w14:paraId="2249C86D" w14:textId="77777777" w:rsidR="00BA727B" w:rsidRPr="00BA727B" w:rsidRDefault="00BA727B" w:rsidP="008034E5">
      <w:pPr>
        <w:bidi w:val="0"/>
        <w:rPr>
          <w:rFonts w:ascii="Calibri" w:hAnsi="Calibri" w:cs="Calibri"/>
          <w:rtl/>
        </w:rPr>
      </w:pPr>
    </w:p>
    <w:p w14:paraId="2A531A2B" w14:textId="77777777" w:rsidR="00FD5100" w:rsidRPr="00FD5100" w:rsidRDefault="00FD5100" w:rsidP="008034E5">
      <w:pPr>
        <w:bidi w:val="0"/>
        <w:rPr>
          <w:rFonts w:ascii="Calibri" w:hAnsi="Calibri" w:cs="Calibri"/>
          <w:rtl/>
        </w:rPr>
      </w:pPr>
    </w:p>
    <w:p w14:paraId="151257E7" w14:textId="77777777" w:rsidR="00B12FB3" w:rsidRDefault="002A3CA1">
      <w:pPr>
        <w:pStyle w:val="Heading2"/>
        <w:bidi w:val="0"/>
      </w:pPr>
      <w:r>
        <w:t>4.1 Land and budget: two distinct roles</w:t>
      </w:r>
    </w:p>
    <w:p w14:paraId="7BC30052" w14:textId="77777777" w:rsidR="00B12FB3" w:rsidRDefault="002A3CA1">
      <w:pPr>
        <w:bidi w:val="0"/>
        <w:spacing w:after="200" w:line="276" w:lineRule="auto"/>
        <w:jc w:val="both"/>
      </w:pPr>
      <w:r>
        <w:rPr>
          <w:rFonts w:ascii="Calibri" w:hAnsi="Calibri" w:cs="Calibri"/>
        </w:rPr>
        <w:t>The results show that land availability and the cumulative budget play distinct roles in the decarbonization of the Israeli power sector. Land availability determines the end state of the system: the renewable share in 2050 rises from about 50% at 400 km² to about 92% at 850 km², whereas, once the budget exceeds ₪410×10⁹, additional budget changes the 2050 renewable share by only a few percentage points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w:t>
      </w:r>
    </w:p>
    <w:p w14:paraId="02F04DF7" w14:textId="7E986DFF" w:rsidR="00B12FB3" w:rsidRDefault="002A3CA1">
      <w:pPr>
        <w:bidi w:val="0"/>
        <w:spacing w:after="200" w:line="276" w:lineRule="auto"/>
        <w:jc w:val="both"/>
      </w:pPr>
      <w:r>
        <w:rPr>
          <w:rFonts w:ascii="Calibri" w:hAnsi="Calibri" w:cs="Calibri"/>
        </w:rPr>
        <w:t xml:space="preserve">The budget, in contrast, primarily determines the timing of the transition and therefore the cumulative emissions. </w:t>
      </w:r>
      <w:r>
        <w:rPr>
          <w:rFonts w:ascii="Calibri" w:hAnsi="Calibri" w:cs="Calibri"/>
        </w:rPr>
        <w:fldChar w:fldCharType="begin"/>
      </w:r>
      <w:r>
        <w:rPr>
          <w:rFonts w:ascii="Calibri" w:hAnsi="Calibri" w:cs="Calibri"/>
        </w:rPr>
        <w:instrText xml:space="preserve"> REF _RefFig_cum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shows cumulative emissions over 2023–2050 as a function of the budget for each land cap. For every land cap, emissions fall steeply between ₪400×10⁹ and about ₪430×10⁹ and then flatten. At 500 km², for example, an additional ₪20×10⁹ reduces cumulative emissions by about 25% (from 878 to 656 </w:t>
      </w:r>
      <w:proofErr w:type="spellStart"/>
      <w:r>
        <w:rPr>
          <w:rFonts w:ascii="Calibri" w:hAnsi="Calibri" w:cs="Calibri"/>
        </w:rPr>
        <w:t>MtCO₂e</w:t>
      </w:r>
      <w:proofErr w:type="spellEnd"/>
      <w:r>
        <w:rPr>
          <w:rFonts w:ascii="Calibri" w:hAnsi="Calibri" w:cs="Calibri"/>
        </w:rPr>
        <w:t xml:space="preserve">), although the renewable share in 2050 increases by less than two percentage points. The additional budget allows solar and storage capacity to be built earlier, within the annual build-rate limits, so that gas generation is displaced over more years of the horizon. The vertical spacing between the lines reflects the effect of land: at a given budget, each additional 50 km² lowers cumulative emissions by about </w:t>
      </w:r>
      <w:r>
        <w:rPr>
          <w:rFonts w:ascii="Calibri" w:hAnsi="Calibri" w:cs="Calibri"/>
        </w:rPr>
        <w:lastRenderedPageBreak/>
        <w:t xml:space="preserve">45–60 </w:t>
      </w:r>
      <w:proofErr w:type="spellStart"/>
      <w:r>
        <w:rPr>
          <w:rFonts w:ascii="Calibri" w:hAnsi="Calibri" w:cs="Calibri"/>
        </w:rPr>
        <w:t>MtCO₂e</w:t>
      </w:r>
      <w:proofErr w:type="spellEnd"/>
      <w:r>
        <w:rPr>
          <w:rFonts w:ascii="Calibri" w:hAnsi="Calibri" w:cs="Calibri"/>
        </w:rPr>
        <w:t xml:space="preserve"> at small land caps, but by less than 10 </w:t>
      </w:r>
      <w:proofErr w:type="spellStart"/>
      <w:r>
        <w:rPr>
          <w:rFonts w:ascii="Calibri" w:hAnsi="Calibri" w:cs="Calibri"/>
        </w:rPr>
        <w:t>MtCO₂e</w:t>
      </w:r>
      <w:proofErr w:type="spellEnd"/>
      <w:r>
        <w:rPr>
          <w:rFonts w:ascii="Calibri" w:hAnsi="Calibri" w:cs="Calibri"/>
        </w:rPr>
        <w:t xml:space="preserve"> between 800 and 850 km².</w:t>
      </w:r>
    </w:p>
    <w:p w14:paraId="31D3CF50" w14:textId="7DC03D3F" w:rsidR="00B12FB3" w:rsidRDefault="00724F89">
      <w:pPr>
        <w:pStyle w:val="Caption"/>
        <w:bidi w:val="0"/>
        <w:spacing w:line="276" w:lineRule="auto"/>
      </w:pPr>
      <w:bookmarkStart w:id="97" w:name="_RefFig_cum"/>
      <w:r>
        <w:rPr>
          <w:noProof/>
        </w:rPr>
        <w:drawing>
          <wp:inline distT="0" distB="0" distL="0" distR="0" wp14:anchorId="00FEF8CE" wp14:editId="64FB5E49">
            <wp:extent cx="5274310" cy="2777490"/>
            <wp:effectExtent l="0" t="0" r="2540" b="3810"/>
            <wp:docPr id="134070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6543" name=""/>
                    <pic:cNvPicPr/>
                  </pic:nvPicPr>
                  <pic:blipFill>
                    <a:blip r:embed="rId33"/>
                    <a:stretch>
                      <a:fillRect/>
                    </a:stretch>
                  </pic:blipFill>
                  <pic:spPr>
                    <a:xfrm>
                      <a:off x="0" y="0"/>
                      <a:ext cx="5274310" cy="2777490"/>
                    </a:xfrm>
                    <a:prstGeom prst="rect">
                      <a:avLst/>
                    </a:prstGeom>
                  </pic:spPr>
                </pic:pic>
              </a:graphicData>
            </a:graphic>
          </wp:inline>
        </w:drawing>
      </w:r>
      <w:r>
        <w:t xml:space="preserve">Figure </w:t>
      </w:r>
      <w:fldSimple w:instr=" SEQ Figure \* ARABIC ">
        <w:r>
          <w:rPr>
            <w:noProof/>
          </w:rPr>
          <w:t>18</w:t>
        </w:r>
      </w:fldSimple>
      <w:bookmarkEnd w:id="97"/>
      <w:r>
        <w:t xml:space="preserve"> - Cumulative emissions 2023–2050 as a function of the cumulative budget for each solar land cap (scenarios without nuclear)</w:t>
      </w:r>
    </w:p>
    <w:p w14:paraId="25C4F7EC" w14:textId="77777777" w:rsidR="00B12FB3" w:rsidRDefault="002A3CA1">
      <w:pPr>
        <w:bidi w:val="0"/>
        <w:spacing w:after="200" w:line="276" w:lineRule="auto"/>
        <w:jc w:val="both"/>
      </w:pPr>
      <w:r>
        <w:rPr>
          <w:rFonts w:ascii="Calibri" w:hAnsi="Calibri" w:cs="Calibri"/>
        </w:rPr>
        <w:t>Two regimes can therefore be distinguished. At low budgets the system is budget-limited: the land cap is not fully used and the speed of deployment, and hence cumulative emissions, depends on the available budget. At higher budgets the system becomes land- and build-rate-limited: the end state is determined by the land cap, and at the highest budgets battery storage reaches its annual build-rate limit in every year of the horizon. Above about ₪450×10⁹, additional budget yields no further emissions reductions.</w:t>
      </w:r>
    </w:p>
    <w:p w14:paraId="1067D3A2" w14:textId="77777777" w:rsidR="00B12FB3" w:rsidRDefault="002A3CA1">
      <w:pPr>
        <w:bidi w:val="0"/>
        <w:spacing w:after="200" w:line="276" w:lineRule="auto"/>
        <w:jc w:val="both"/>
        <w:rPr>
          <w:rFonts w:ascii="Calibri" w:hAnsi="Calibri" w:cs="Calibri"/>
          <w:rtl/>
        </w:rPr>
      </w:pPr>
      <w:r>
        <w:rPr>
          <w:rFonts w:ascii="Calibri" w:hAnsi="Calibri" w:cs="Calibri"/>
        </w:rPr>
        <w:t>This distinction has a direct implication for target setting. A renewable share target for 2050 captures only the end state of the system, which is governed mainly by land. Cumulative emissions, which ultimately determine the climate impact, depend to a large extent on the trajectory, and therefore on the timing and financing of early investment. Both dimensions need to be addressed: land allocation determines how far the system can be decarbonized, and early investment determines how much is emitted on the way.</w:t>
      </w:r>
    </w:p>
    <w:p w14:paraId="3AE45067" w14:textId="77777777" w:rsidR="00846932" w:rsidRDefault="00846932" w:rsidP="00846932">
      <w:pPr>
        <w:bidi w:val="0"/>
        <w:spacing w:after="200" w:line="276" w:lineRule="auto"/>
        <w:jc w:val="both"/>
        <w:rPr>
          <w:rFonts w:ascii="Calibri" w:hAnsi="Calibri" w:cs="Calibri"/>
          <w:rtl/>
        </w:rPr>
      </w:pPr>
    </w:p>
    <w:p w14:paraId="236F0BAF" w14:textId="77777777" w:rsidR="00846932" w:rsidRDefault="00846932" w:rsidP="00846932">
      <w:pPr>
        <w:bidi w:val="0"/>
        <w:spacing w:after="200" w:line="276" w:lineRule="auto"/>
        <w:jc w:val="both"/>
        <w:rPr>
          <w:rFonts w:ascii="Calibri" w:hAnsi="Calibri" w:cs="Calibri"/>
          <w:rtl/>
        </w:rPr>
      </w:pPr>
    </w:p>
    <w:p w14:paraId="468F0844" w14:textId="77777777" w:rsidR="00846932" w:rsidRDefault="00846932" w:rsidP="00846932">
      <w:pPr>
        <w:bidi w:val="0"/>
        <w:spacing w:after="200" w:line="276" w:lineRule="auto"/>
        <w:jc w:val="both"/>
        <w:rPr>
          <w:rFonts w:ascii="Calibri" w:hAnsi="Calibri" w:cs="Calibri"/>
          <w:rtl/>
        </w:rPr>
      </w:pPr>
    </w:p>
    <w:p w14:paraId="74629B9A" w14:textId="77777777" w:rsidR="00717C0B" w:rsidRDefault="00717C0B" w:rsidP="00717C0B">
      <w:pPr>
        <w:bidi w:val="0"/>
        <w:spacing w:after="200" w:line="276" w:lineRule="auto"/>
        <w:jc w:val="both"/>
        <w:rPr>
          <w:rFonts w:ascii="Calibri" w:hAnsi="Calibri" w:cs="Calibri"/>
          <w:rtl/>
        </w:rPr>
      </w:pPr>
    </w:p>
    <w:p w14:paraId="7627E67C" w14:textId="5CA913FF" w:rsidR="00776BD0" w:rsidRDefault="006C41AD" w:rsidP="00717C0B">
      <w:pPr>
        <w:bidi w:val="0"/>
        <w:spacing w:after="200" w:line="276" w:lineRule="auto"/>
        <w:jc w:val="both"/>
        <w:rPr>
          <w:rtl/>
        </w:rPr>
      </w:pPr>
      <w:r>
        <w:rPr>
          <w:noProof/>
        </w:rPr>
        <w:lastRenderedPageBreak/>
        <w:drawing>
          <wp:inline distT="0" distB="0" distL="0" distR="0" wp14:anchorId="66599CB1" wp14:editId="7F6B68E0">
            <wp:extent cx="5274310" cy="1033145"/>
            <wp:effectExtent l="0" t="0" r="2540" b="0"/>
            <wp:docPr id="168892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26106" name=""/>
                    <pic:cNvPicPr/>
                  </pic:nvPicPr>
                  <pic:blipFill>
                    <a:blip r:embed="rId34"/>
                    <a:stretch>
                      <a:fillRect/>
                    </a:stretch>
                  </pic:blipFill>
                  <pic:spPr>
                    <a:xfrm>
                      <a:off x="0" y="0"/>
                      <a:ext cx="5274310" cy="1033145"/>
                    </a:xfrm>
                    <a:prstGeom prst="rect">
                      <a:avLst/>
                    </a:prstGeom>
                  </pic:spPr>
                </pic:pic>
              </a:graphicData>
            </a:graphic>
          </wp:inline>
        </w:drawing>
      </w:r>
    </w:p>
    <w:p w14:paraId="0BBD3A6E" w14:textId="690F2A29" w:rsidR="00776BD0" w:rsidRDefault="00776BD0" w:rsidP="00717C0B">
      <w:pPr>
        <w:bidi w:val="0"/>
        <w:spacing w:after="200" w:line="276" w:lineRule="auto"/>
        <w:jc w:val="both"/>
        <w:rPr>
          <w:rtl/>
        </w:rPr>
      </w:pPr>
      <w:r>
        <w:rPr>
          <w:noProof/>
        </w:rPr>
        <w:drawing>
          <wp:inline distT="0" distB="0" distL="0" distR="0" wp14:anchorId="458A42E3" wp14:editId="26C8F8C2">
            <wp:extent cx="5274310" cy="1016000"/>
            <wp:effectExtent l="0" t="0" r="2540" b="0"/>
            <wp:docPr id="14968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5884" name=""/>
                    <pic:cNvPicPr/>
                  </pic:nvPicPr>
                  <pic:blipFill>
                    <a:blip r:embed="rId35"/>
                    <a:stretch>
                      <a:fillRect/>
                    </a:stretch>
                  </pic:blipFill>
                  <pic:spPr>
                    <a:xfrm>
                      <a:off x="0" y="0"/>
                      <a:ext cx="5274310" cy="1016000"/>
                    </a:xfrm>
                    <a:prstGeom prst="rect">
                      <a:avLst/>
                    </a:prstGeom>
                  </pic:spPr>
                </pic:pic>
              </a:graphicData>
            </a:graphic>
          </wp:inline>
        </w:drawing>
      </w:r>
    </w:p>
    <w:p w14:paraId="2C6F368C" w14:textId="77777777" w:rsidR="00717C0B" w:rsidRDefault="00F26A72" w:rsidP="00717C0B">
      <w:pPr>
        <w:keepNext/>
        <w:bidi w:val="0"/>
        <w:spacing w:after="200" w:line="276" w:lineRule="auto"/>
        <w:jc w:val="both"/>
      </w:pPr>
      <w:r>
        <w:rPr>
          <w:noProof/>
        </w:rPr>
        <w:drawing>
          <wp:inline distT="0" distB="0" distL="0" distR="0" wp14:anchorId="50ABE018" wp14:editId="1A377DD3">
            <wp:extent cx="5274310" cy="1071245"/>
            <wp:effectExtent l="0" t="0" r="2540" b="0"/>
            <wp:docPr id="189349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5268" name=""/>
                    <pic:cNvPicPr/>
                  </pic:nvPicPr>
                  <pic:blipFill>
                    <a:blip r:embed="rId36"/>
                    <a:stretch>
                      <a:fillRect/>
                    </a:stretch>
                  </pic:blipFill>
                  <pic:spPr>
                    <a:xfrm>
                      <a:off x="0" y="0"/>
                      <a:ext cx="5274310" cy="1071245"/>
                    </a:xfrm>
                    <a:prstGeom prst="rect">
                      <a:avLst/>
                    </a:prstGeom>
                  </pic:spPr>
                </pic:pic>
              </a:graphicData>
            </a:graphic>
          </wp:inline>
        </w:drawing>
      </w:r>
    </w:p>
    <w:p w14:paraId="7D499E02" w14:textId="2E3244A1" w:rsidR="00776BD0" w:rsidRDefault="00717C0B" w:rsidP="00717C0B">
      <w:pPr>
        <w:pStyle w:val="Caption"/>
        <w:bidi w:val="0"/>
        <w:jc w:val="both"/>
        <w:rPr>
          <w:rtl/>
        </w:rPr>
      </w:pPr>
      <w:bookmarkStart w:id="98" w:name="_RefFig_tim"/>
      <w:r>
        <w:rPr>
          <w:noProof/>
        </w:rPr>
        <w:t xml:space="preserve">Figure </w:t>
      </w:r>
      <w:r>
        <w:rPr>
          <w:noProof/>
        </w:rPr>
        <w:fldChar w:fldCharType="begin"/>
      </w:r>
      <w:r>
        <w:rPr>
          <w:noProof/>
        </w:rPr>
        <w:instrText xml:space="preserve"> SEQ Figure \* ARABIC </w:instrText>
      </w:r>
      <w:r>
        <w:rPr>
          <w:noProof/>
        </w:rPr>
        <w:fldChar w:fldCharType="separate"/>
      </w:r>
      <w:r>
        <w:rPr>
          <w:noProof/>
        </w:rPr>
        <w:t>19</w:t>
      </w:r>
      <w:r>
        <w:rPr>
          <w:noProof/>
        </w:rPr>
        <w:fldChar w:fldCharType="end"/>
      </w:r>
      <w:bookmarkEnd w:id="98"/>
      <w:r>
        <w:rPr>
          <w:noProof/>
        </w:rPr>
        <w:t xml:space="preserve"> – Installed solar PV and battery capacity (a), annual life-cycle emissions (b) and renewable share of generation (c) over 2023–2050 for a fixed solar land cap of 600 km² and budgets of ₪400–480×10⁹ (scenarios without nuclear)</w:t>
      </w:r>
      <w:r>
        <w:rPr>
          <w:noProof/>
          <w:rtl/>
        </w:rPr>
        <w:t>.</w:t>
      </w:r>
    </w:p>
    <w:p w14:paraId="5876470C" w14:textId="77777777" w:rsidR="00846AAF" w:rsidRDefault="002A3CA1">
      <w:pPr>
        <w:bidi w:val="0"/>
        <w:spacing w:after="200" w:line="276" w:lineRule="auto"/>
        <w:jc w:val="both"/>
      </w:pPr>
      <w:r>
        <w:rPr>
          <w:lang w:val="en-IL"/>
        </w:rPr>
        <w:t xml:space="preserve">To illustrate how the budget shapes the trajectory of the transition, </w:t>
      </w:r>
      <w:r>
        <w:rPr>
          <w:lang w:val="en-IL"/>
        </w:rPr>
        <w:fldChar w:fldCharType="begin"/>
      </w:r>
      <w:r>
        <w:rPr>
          <w:lang w:val="en-IL"/>
        </w:rPr>
        <w:instrText xml:space="preserve"> REF _RefFig_tim \h </w:instrText>
      </w:r>
      <w:r>
        <w:rPr>
          <w:lang w:val="en-IL"/>
        </w:rPr>
      </w:r>
      <w:r>
        <w:rPr>
          <w:lang w:val="en-IL"/>
        </w:rPr>
        <w:fldChar w:fldCharType="separate"/>
      </w:r>
      <w:r>
        <w:rPr>
          <w:lang w:val="en-IL"/>
        </w:rPr>
        <w:t>Figure 19</w:t>
      </w:r>
      <w:r>
        <w:rPr>
          <w:lang w:val="en-IL"/>
        </w:rPr>
        <w:fldChar w:fldCharType="end"/>
      </w:r>
      <w:r>
        <w:rPr>
          <w:lang w:val="en-IL"/>
        </w:rPr>
        <w:t xml:space="preserve"> shows the evolution of installed capacity, annual emissions and the renewable share over 2023–2050 for a fixed land cap of 600 km² and five budget levels. In all five cases the land cap is fully utilized by 2050 (about 80 GW of solar PV), and the renewable share in 2050 varies only between 69.7% and 72.1%. The end state of the system is therefore practically independent of the budget.</w:t>
      </w:r>
    </w:p>
    <w:p w14:paraId="4C906A9B" w14:textId="77777777" w:rsidR="00846AAF" w:rsidRDefault="002A3CA1">
      <w:pPr>
        <w:bidi w:val="0"/>
        <w:spacing w:after="200" w:line="276" w:lineRule="auto"/>
        <w:jc w:val="both"/>
      </w:pPr>
      <w:r>
        <w:rPr>
          <w:lang w:val="en-IL"/>
        </w:rPr>
        <w:t xml:space="preserve">The trajectories leading to this end state, however, differ substantially. For budgets of ₪410×10⁹ and above, solar PV is deployed at the maximum annual build rate and the land cap is reached around 2042; the budget mainly affects the timing and size of battery deployment, which starts in 2023–2024 at the highest budgets, around 2029 at ₪410×10⁹ and only around 2034 at ₪400×10⁹. At the lowest budget, solar deployment is also slowed during the first decade, and the land cap is reached only around 2047. As a result, by 2035 the renewable share reaches about 75% at budgets of ₪420×10⁹ and above, compared with about 67% at ₪410×10⁹ and 46% at ₪400×10⁹, and annual emissions in that year are about 16, 20 and 30 </w:t>
      </w:r>
      <w:proofErr w:type="spellStart"/>
      <w:r>
        <w:rPr>
          <w:lang w:val="en-IL"/>
        </w:rPr>
        <w:t>MtCO₂e</w:t>
      </w:r>
      <w:proofErr w:type="spellEnd"/>
      <w:r>
        <w:rPr>
          <w:lang w:val="en-IL"/>
        </w:rPr>
        <w:t xml:space="preserve">, respectively. The area between the emission curves corresponds to the difference in cumulative emissions: raising the budget from ₪400×10⁹ to ₪420×10⁹ reduces cumulative emissions from about 790 to about 576 </w:t>
      </w:r>
      <w:proofErr w:type="spellStart"/>
      <w:r>
        <w:rPr>
          <w:lang w:val="en-IL"/>
        </w:rPr>
        <w:t>MtCO₂e</w:t>
      </w:r>
      <w:proofErr w:type="spellEnd"/>
      <w:r>
        <w:rPr>
          <w:lang w:val="en-IL"/>
        </w:rPr>
        <w:t xml:space="preserve"> (−27%). Beyond ₪440×10⁹ the emission trajectories nearly coincide (563 and 562 </w:t>
      </w:r>
      <w:proofErr w:type="spellStart"/>
      <w:r>
        <w:rPr>
          <w:lang w:val="en-IL"/>
        </w:rPr>
        <w:t>MtCO₂e</w:t>
      </w:r>
      <w:proofErr w:type="spellEnd"/>
      <w:r>
        <w:rPr>
          <w:lang w:val="en-IL"/>
        </w:rPr>
        <w:t xml:space="preserve"> at ₪440×10⁹ and ₪480×10⁹): the additional budget is used mainly for battery capacity, which at ₪480×10⁹ grows at its maximum build rate to about 108 GW in 2050 without a noticeable effect on emissions.</w:t>
      </w:r>
    </w:p>
    <w:p w14:paraId="5B568E94" w14:textId="77777777" w:rsidR="00846AAF" w:rsidRDefault="002A3CA1">
      <w:pPr>
        <w:bidi w:val="0"/>
        <w:spacing w:after="200" w:line="276" w:lineRule="auto"/>
        <w:jc w:val="both"/>
      </w:pPr>
      <w:r>
        <w:rPr>
          <w:lang w:val="en-IL"/>
        </w:rPr>
        <w:lastRenderedPageBreak/>
        <w:t xml:space="preserve">The figure also reveals a feature that is hidden by the 2050 snapshot. Once the land cap is reached, no further solar capacity can be added, while electricity demand continues to grow. The additional demand is met by gas-fired generation, so that annual emissions rise again from a minimum of about 12–15 </w:t>
      </w:r>
      <w:proofErr w:type="spellStart"/>
      <w:r>
        <w:rPr>
          <w:lang w:val="en-IL"/>
        </w:rPr>
        <w:t>MtCO₂e</w:t>
      </w:r>
      <w:proofErr w:type="spellEnd"/>
      <w:r>
        <w:rPr>
          <w:lang w:val="en-IL"/>
        </w:rPr>
        <w:t xml:space="preserve"> around 2041–2042 to about 27–29 </w:t>
      </w:r>
      <w:proofErr w:type="spellStart"/>
      <w:r>
        <w:rPr>
          <w:lang w:val="en-IL"/>
        </w:rPr>
        <w:t>MtCO₂e</w:t>
      </w:r>
      <w:proofErr w:type="spellEnd"/>
      <w:r>
        <w:rPr>
          <w:lang w:val="en-IL"/>
        </w:rPr>
        <w:t xml:space="preserve"> in 2050, and the renewable share declines from a peak of about 86% to about 72%. The renewable share in 2050 therefore understates the level reached earlier in the horizon. In a growing system, land availability limits not only the end state but also the ability of renewable supply to keep pace with demand; maintaining a high renewable share requires a continuous expansion of the land allocated to solar deployment, or additional firm low-carbon capacity, over time.</w:t>
      </w:r>
    </w:p>
    <w:p w14:paraId="02642A5A" w14:textId="77777777" w:rsidR="00776BD0" w:rsidRPr="00717C0B" w:rsidRDefault="00776BD0" w:rsidP="00776BD0">
      <w:pPr>
        <w:bidi w:val="0"/>
        <w:spacing w:after="200" w:line="276" w:lineRule="auto"/>
        <w:jc w:val="both"/>
        <w:rPr>
          <w:rtl/>
          <w:lang w:val="en-IL"/>
        </w:rPr>
      </w:pPr>
    </w:p>
    <w:p w14:paraId="055D356D" w14:textId="77777777" w:rsidR="00776BD0" w:rsidRDefault="00776BD0" w:rsidP="00776BD0">
      <w:pPr>
        <w:bidi w:val="0"/>
        <w:spacing w:after="200" w:line="276" w:lineRule="auto"/>
        <w:jc w:val="both"/>
      </w:pPr>
    </w:p>
    <w:p w14:paraId="7A2E987C" w14:textId="77777777" w:rsidR="00B12FB3" w:rsidRDefault="002A3CA1">
      <w:pPr>
        <w:pStyle w:val="Heading2"/>
        <w:bidi w:val="0"/>
      </w:pPr>
      <w:r>
        <w:t>4.2 The cost of decarbonization</w:t>
      </w:r>
    </w:p>
    <w:p w14:paraId="689CB472" w14:textId="77777777" w:rsidR="00B12FB3" w:rsidRDefault="002A3CA1">
      <w:pPr>
        <w:bidi w:val="0"/>
        <w:spacing w:after="200" w:line="276" w:lineRule="auto"/>
        <w:jc w:val="both"/>
      </w:pPr>
      <w:r>
        <w:rPr>
          <w:rFonts w:ascii="Calibri" w:hAnsi="Calibri" w:cs="Calibri"/>
        </w:rPr>
        <w:t>For a fixed budget, increasing the renewable share in 2050 from 50% to 91% leaves the direct average system cost practically unchanged, at 0.273–0.276 NIS/kWh (</w:t>
      </w: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Decarbonization therefore changes the structure of system costs rather than their level: gas operating costs fall from about ₪41×10⁹ per year in the fossil-dominated benchmark to about ₪9×10⁹ at 91% renewables, while capital payments for solar PV and battery storage become the dominant cost components (</w:t>
      </w: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The fossil-dominated system has the highest direct cost in 2050 (about 0.279 NIS/kWh), because the variable cost of gas generation almost doubles over the horizon. Over the full horizon, its cumulative direct cost is lower than that of the renewable scenarios; its cost advantage is therefore front-loaded and depends on the assumed trajectory of gas prices.</w:t>
      </w:r>
    </w:p>
    <w:p w14:paraId="5EC36CBA" w14:textId="77777777" w:rsidR="00B12FB3"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20</w:t>
      </w:r>
      <w:r>
        <w:rPr>
          <w:rFonts w:ascii="Calibri" w:hAnsi="Calibri" w:cs="Calibri"/>
        </w:rPr>
        <w:fldChar w:fldCharType="end"/>
      </w:r>
      <w:r>
        <w:rPr>
          <w:rFonts w:ascii="Calibri" w:hAnsi="Calibri" w:cs="Calibri"/>
        </w:rPr>
        <w:t xml:space="preserve"> relates the average system cost in 2050 to the carbon intensity of electricity supply in the representative scenarios. When the carbon cost is included (top panel), the relationship is monotonic: the cleanest system is also the cheapest, and the social cost falls from about 0.364 NIS/kWh in the benchmark to about 0.290 NIS/kWh at 91% renewables. In direct terms (bottom panel), carbon intensity can be nearly halved between 400 and 650 km² at practically unchanged cost; further decarbonization to 91% renewables halves carbon intensity again at an additional direct cost of about 1.2%. This implies an abatement cost of roughly 50 NIS/</w:t>
      </w:r>
      <w:proofErr w:type="spellStart"/>
      <w:r>
        <w:rPr>
          <w:rFonts w:ascii="Calibri" w:hAnsi="Calibri" w:cs="Calibri"/>
        </w:rPr>
        <w:t>tCO₂e</w:t>
      </w:r>
      <w:proofErr w:type="spellEnd"/>
      <w:r>
        <w:rPr>
          <w:rFonts w:ascii="Calibri" w:hAnsi="Calibri" w:cs="Calibri"/>
        </w:rPr>
        <w:t>, well below the carbon cost applied in the model (200 NIS/</w:t>
      </w:r>
      <w:proofErr w:type="spellStart"/>
      <w:r>
        <w:rPr>
          <w:rFonts w:ascii="Calibri" w:hAnsi="Calibri" w:cs="Calibri"/>
        </w:rPr>
        <w:t>tCO₂e</w:t>
      </w:r>
      <w:proofErr w:type="spellEnd"/>
      <w:r>
        <w:rPr>
          <w:rFonts w:ascii="Calibri" w:hAnsi="Calibri" w:cs="Calibri"/>
        </w:rPr>
        <w:t>) and below commonly used estimates of the social cost of carbon.</w:t>
      </w:r>
    </w:p>
    <w:p w14:paraId="1BCE8A7C" w14:textId="494A3B84" w:rsidR="00564642" w:rsidRDefault="007E7413" w:rsidP="008034E5">
      <w:pPr>
        <w:keepNext/>
        <w:bidi w:val="0"/>
      </w:pPr>
      <w:r>
        <w:rPr>
          <w:noProof/>
        </w:rPr>
        <w:lastRenderedPageBreak/>
        <w:drawing>
          <wp:inline distT="0" distB="0" distL="0" distR="0" wp14:anchorId="3FDA2420" wp14:editId="3798A55E">
            <wp:extent cx="5274310" cy="2503805"/>
            <wp:effectExtent l="0" t="0" r="2540" b="0"/>
            <wp:docPr id="2300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5315" name=""/>
                    <pic:cNvPicPr/>
                  </pic:nvPicPr>
                  <pic:blipFill>
                    <a:blip r:embed="rId37"/>
                    <a:stretch>
                      <a:fillRect/>
                    </a:stretch>
                  </pic:blipFill>
                  <pic:spPr>
                    <a:xfrm>
                      <a:off x="0" y="0"/>
                      <a:ext cx="5274310" cy="2503805"/>
                    </a:xfrm>
                    <a:prstGeom prst="rect">
                      <a:avLst/>
                    </a:prstGeom>
                  </pic:spPr>
                </pic:pic>
              </a:graphicData>
            </a:graphic>
          </wp:inline>
        </w:drawing>
      </w:r>
      <w:r>
        <w:rPr>
          <w:noProof/>
        </w:rPr>
        <w:t xml:space="preserve"> </w:t>
      </w:r>
    </w:p>
    <w:p w14:paraId="73FA0162" w14:textId="54B0D424" w:rsidR="00534607" w:rsidRDefault="00534607" w:rsidP="008034E5">
      <w:pPr>
        <w:bidi w:val="0"/>
        <w:jc w:val="center"/>
      </w:pPr>
      <w:bookmarkStart w:id="99" w:name="_RefFig_ci"/>
      <w:bookmarkStart w:id="100" w:name="_Toc223013462"/>
      <w:r>
        <w:rPr>
          <w:noProof/>
        </w:rPr>
        <w:drawing>
          <wp:inline distT="0" distB="0" distL="0" distR="0" wp14:anchorId="1EC7447E" wp14:editId="4BB874A7">
            <wp:extent cx="5274310" cy="2501265"/>
            <wp:effectExtent l="0" t="0" r="2540" b="0"/>
            <wp:docPr id="130568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6410" name=""/>
                    <pic:cNvPicPr/>
                  </pic:nvPicPr>
                  <pic:blipFill>
                    <a:blip r:embed="rId38"/>
                    <a:stretch>
                      <a:fillRect/>
                    </a:stretch>
                  </pic:blipFill>
                  <pic:spPr>
                    <a:xfrm>
                      <a:off x="0" y="0"/>
                      <a:ext cx="5274310" cy="2501265"/>
                    </a:xfrm>
                    <a:prstGeom prst="rect">
                      <a:avLst/>
                    </a:prstGeom>
                  </pic:spPr>
                </pic:pic>
              </a:graphicData>
            </a:graphic>
          </wp:inline>
        </w:drawing>
      </w:r>
    </w:p>
    <w:p w14:paraId="1E38815B" w14:textId="356F51DC" w:rsidR="005904EC" w:rsidRPr="002F2A04" w:rsidRDefault="00F903DB" w:rsidP="00534607">
      <w:pPr>
        <w:pStyle w:val="Caption"/>
        <w:bidi w:val="0"/>
        <w:jc w:val="center"/>
        <w:rPr>
          <w:rFonts w:ascii="Calibri" w:hAnsi="Calibri" w:cs="Calibri"/>
          <w:rtl/>
        </w:rPr>
      </w:pPr>
      <w:r>
        <w:t xml:space="preserve">Figure </w:t>
      </w:r>
      <w:bookmarkEnd w:id="99"/>
      <w:r>
        <w:rPr>
          <w:rFonts w:hint="cs"/>
          <w:rtl/>
        </w:rPr>
        <w:t>20</w:t>
      </w:r>
      <w:r>
        <w:rPr>
          <w:noProof/>
        </w:rPr>
        <w:t xml:space="preserve"> - Average system cost in 2050 versus carbon intensity in 2050 for the representative scenarios: social cost including the carbon cost (top) and direct cost (bottom)</w:t>
      </w:r>
      <w:bookmarkEnd w:id="100"/>
    </w:p>
    <w:p w14:paraId="0A2F0A51" w14:textId="77777777" w:rsidR="00B12FB3" w:rsidRDefault="002A3CA1">
      <w:pPr>
        <w:bidi w:val="0"/>
        <w:spacing w:after="200" w:line="276" w:lineRule="auto"/>
        <w:jc w:val="both"/>
      </w:pPr>
      <w:r>
        <w:rPr>
          <w:rFonts w:ascii="Calibri" w:hAnsi="Calibri" w:cs="Calibri"/>
        </w:rPr>
        <w:t>These cost results should be interpreted with care. The average system cost covers the generation system only and excludes networks, system services and taxes. In addition, because the optimization minimizes emissions rather than cost, each scenario uses its full budget, so that differences between scenarios reflect the composition and timing of expenditure rather than the minimum cost of achieving a given emissions level. Finally, land is treated as a physical constraint and is not priced. The cost results are therefore best read as relative comparisons between system configurations under the same budget.</w:t>
      </w:r>
    </w:p>
    <w:p w14:paraId="49AB8ABC" w14:textId="77777777" w:rsidR="00B12FB3" w:rsidRDefault="002A3CA1">
      <w:pPr>
        <w:pStyle w:val="Heading2"/>
        <w:bidi w:val="0"/>
      </w:pPr>
      <w:r>
        <w:t>4.3 Reliability, firm capacity and the role of nuclear</w:t>
      </w:r>
    </w:p>
    <w:p w14:paraId="54F628CF" w14:textId="77777777" w:rsidR="00B12FB3" w:rsidRDefault="002A3CA1">
      <w:pPr>
        <w:bidi w:val="0"/>
        <w:spacing w:after="200" w:line="276" w:lineRule="auto"/>
        <w:jc w:val="both"/>
      </w:pPr>
      <w:r>
        <w:rPr>
          <w:rFonts w:ascii="Calibri" w:hAnsi="Calibri" w:cs="Calibri"/>
        </w:rPr>
        <w:t xml:space="preserve">In all scenarios, about 32 GW of gas capacity is maintained in 2050, determined by the reserve-margin requirement during critical hours in which solar output is zero and battery storage is not counted as firm capacity. At high renewable shares, gas supplies less than 10% of annual demand but remains essential as a capacity resource. The transition therefore shifts the role of gas from an energy supplier to a reliability reserve, which raises questions of how such rarely used capacity is financed and </w:t>
      </w:r>
      <w:r>
        <w:rPr>
          <w:rFonts w:ascii="Calibri" w:hAnsi="Calibri" w:cs="Calibri"/>
        </w:rPr>
        <w:lastRenderedPageBreak/>
        <w:t>remunerated. The battery operation patterns support this interpretation: batteries are effective for intra-day shifting, but are depleted during multi-day periods of low solar output in winter.</w:t>
      </w:r>
    </w:p>
    <w:p w14:paraId="0288773A" w14:textId="77777777" w:rsidR="00B12FB3" w:rsidRDefault="002A3CA1">
      <w:pPr>
        <w:bidi w:val="0"/>
        <w:spacing w:after="200" w:line="276" w:lineRule="auto"/>
        <w:jc w:val="both"/>
      </w:pPr>
      <w:r>
        <w:rPr>
          <w:rFonts w:ascii="Calibri" w:hAnsi="Calibri" w:cs="Calibri"/>
        </w:rPr>
        <w:t xml:space="preserve">The results also show diminishing returns of a system based on solar and storage alone. At 91% renewables, about 12 </w:t>
      </w:r>
      <w:proofErr w:type="spellStart"/>
      <w:r>
        <w:rPr>
          <w:rFonts w:ascii="Calibri" w:hAnsi="Calibri" w:cs="Calibri"/>
        </w:rPr>
        <w:t>MtCO₂e</w:t>
      </w:r>
      <w:proofErr w:type="spellEnd"/>
      <w:r>
        <w:rPr>
          <w:rFonts w:ascii="Calibri" w:hAnsi="Calibri" w:cs="Calibri"/>
        </w:rPr>
        <w:t xml:space="preserve"> are still emitted in 2050, roughly one third of which are life-cycle emissions of solar PV and batteries, and curtailment increases steadily with land availability. Near-zero emissions would therefore require additional low-carbon options beyond further solar deployment.</w:t>
      </w:r>
    </w:p>
    <w:p w14:paraId="4852A05F" w14:textId="77777777" w:rsidR="00B12FB3" w:rsidRDefault="002A3CA1">
      <w:pPr>
        <w:bidi w:val="0"/>
        <w:spacing w:after="200" w:line="276" w:lineRule="auto"/>
        <w:jc w:val="both"/>
      </w:pPr>
      <w:r>
        <w:rPr>
          <w:rFonts w:ascii="Calibri" w:hAnsi="Calibri" w:cs="Calibri"/>
        </w:rPr>
        <w:t xml:space="preserve">The nuclear scenarios illustrate the value of firm low-carbon capacity. In all feasible scenarios the model builds the maximum allowed 3 GW, which replaces gas capacity one-for-one and reduces cumulative emissions by 36–184 </w:t>
      </w:r>
      <w:proofErr w:type="spellStart"/>
      <w:r>
        <w:rPr>
          <w:rFonts w:ascii="Calibri" w:hAnsi="Calibri" w:cs="Calibri"/>
        </w:rPr>
        <w:t>MtCO₂e</w:t>
      </w:r>
      <w:proofErr w:type="spellEnd"/>
      <w:r>
        <w:rPr>
          <w:rFonts w:ascii="Calibri" w:hAnsi="Calibri" w:cs="Calibri"/>
        </w:rPr>
        <w:t xml:space="preserve"> (</w:t>
      </w: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The benefit decreases with land availability—from about 12% of cumulative emissions at 400 km² to about 7% at 850 km²—so that nuclear acts as a partial substitute for land rather than as a complement to it. In social terms the system with nuclear is cheaper across the entire range, whereas in direct terms it is cheaper only when land is scarce (</w:t>
      </w: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Its contribution is further limited by timing: nuclear capacity is available only from 2043, whereas additional solar capacity built earlier displaces gas generation over a longer period. Firm low-carbon capacity is therefore most valuable as a hedge for land-constrained futures, rather than as a substitute for early renewable deployment.</w:t>
      </w:r>
    </w:p>
    <w:p w14:paraId="24DF2E1D" w14:textId="77777777" w:rsidR="00B12FB3" w:rsidRDefault="002A3CA1">
      <w:pPr>
        <w:pStyle w:val="Heading2"/>
        <w:bidi w:val="0"/>
      </w:pPr>
      <w:r>
        <w:t>4.4 Policy implications</w:t>
      </w:r>
    </w:p>
    <w:p w14:paraId="20F8D199" w14:textId="77777777" w:rsidR="00B12FB3" w:rsidRDefault="002A3CA1">
      <w:pPr>
        <w:bidi w:val="0"/>
        <w:spacing w:after="200" w:line="276" w:lineRule="auto"/>
        <w:jc w:val="both"/>
      </w:pPr>
      <w:r>
        <w:rPr>
          <w:rFonts w:ascii="Calibri" w:hAnsi="Calibri" w:cs="Calibri"/>
        </w:rPr>
        <w:t>Several implications for long-term planning of the Israeli electricity sector follow from these results. First, land for solar deployment should be treated as a strategic resource. The land allocated to solar PV, whether in dedicated areas, dual-use solutions such as agrivoltaics, or the built environment, largely determines the decarbonization level that can be achieved by 2050.</w:t>
      </w:r>
    </w:p>
    <w:p w14:paraId="048DA3DE" w14:textId="77777777" w:rsidR="00B12FB3" w:rsidRDefault="002A3CA1">
      <w:pPr>
        <w:bidi w:val="0"/>
        <w:spacing w:after="200" w:line="276" w:lineRule="auto"/>
        <w:jc w:val="both"/>
      </w:pPr>
      <w:r>
        <w:rPr>
          <w:rFonts w:ascii="Calibri" w:hAnsi="Calibri" w:cs="Calibri"/>
        </w:rPr>
        <w:t>Second, early investment matters. Since cumulative emissions depend strongly on how early renewable and storage capacity is built, policies that accelerate deployment in the coming decade—through financing, permitting and grid connection—have a larger climate effect than an equivalent effort concentrated near the target year. The annual build-rate limits, which become binding at higher budgets, point to the importance of supply chains, permitting capacity and grid integration as practical bottlenecks.</w:t>
      </w:r>
    </w:p>
    <w:p w14:paraId="48D4217D" w14:textId="77777777" w:rsidR="00B12FB3" w:rsidRDefault="002A3CA1">
      <w:pPr>
        <w:bidi w:val="0"/>
        <w:spacing w:after="200" w:line="276" w:lineRule="auto"/>
        <w:jc w:val="both"/>
      </w:pPr>
      <w:r>
        <w:rPr>
          <w:rFonts w:ascii="Calibri" w:hAnsi="Calibri" w:cs="Calibri"/>
        </w:rPr>
        <w:t>Third, the economic case for renewables is robust once the carbon cost is accounted for. With a carbon cost of 200 NIS/</w:t>
      </w:r>
      <w:proofErr w:type="spellStart"/>
      <w:r>
        <w:rPr>
          <w:rFonts w:ascii="Calibri" w:hAnsi="Calibri" w:cs="Calibri"/>
        </w:rPr>
        <w:t>tCO₂e</w:t>
      </w:r>
      <w:proofErr w:type="spellEnd"/>
      <w:r>
        <w:rPr>
          <w:rFonts w:ascii="Calibri" w:hAnsi="Calibri" w:cs="Calibri"/>
        </w:rPr>
        <w:t>, the fossil-dominated system is both the most polluting and the most expensive, and a fossil-heavy pathway also exposes the system to the risk of rising gas prices. Carbon pricing or equivalent regulation therefore aligns the economic and environmental objectives of system planning.</w:t>
      </w:r>
    </w:p>
    <w:p w14:paraId="0D1587D6" w14:textId="77777777" w:rsidR="00B12FB3" w:rsidRDefault="002A3CA1">
      <w:pPr>
        <w:bidi w:val="0"/>
        <w:spacing w:after="200" w:line="276" w:lineRule="auto"/>
        <w:jc w:val="both"/>
      </w:pPr>
      <w:r>
        <w:rPr>
          <w:rFonts w:ascii="Calibri" w:hAnsi="Calibri" w:cs="Calibri"/>
        </w:rPr>
        <w:lastRenderedPageBreak/>
        <w:t>Fourth, the retained gas fleet calls for explicit planning of firm capacity. Mechanisms that remunerate available capacity rather than energy, and the development of alternative firm low-carbon resources, will be needed as gas shifts to a reserve role. In this context, nuclear energy may serve as an option for land-constrained futures, provided that its timing and costs are compatible with the transition pathway.</w:t>
      </w:r>
    </w:p>
    <w:p w14:paraId="0E08E4E7" w14:textId="77777777" w:rsidR="00B12FB3" w:rsidRDefault="002A3CA1">
      <w:pPr>
        <w:pStyle w:val="Heading2"/>
        <w:bidi w:val="0"/>
      </w:pPr>
      <w:r>
        <w:t>4.5 Consistency with national-scale electricity planning studies</w:t>
      </w:r>
    </w:p>
    <w:p w14:paraId="06422253" w14:textId="77777777" w:rsidR="00B12FB3" w:rsidRDefault="002A3CA1">
      <w:pPr>
        <w:bidi w:val="0"/>
        <w:spacing w:after="200" w:line="276" w:lineRule="auto"/>
        <w:jc w:val="both"/>
      </w:pPr>
      <w:r>
        <w:rPr>
          <w:rFonts w:ascii="Calibri" w:hAnsi="Calibri" w:cs="Calibri"/>
        </w:rPr>
        <w:t>To assess the plausibility of the model outcomes, the results are compared with two independent national-scale planning efforts: the Net Zero Outlook (NZO) study and the long-term electricity planning scenarios of the Israeli Ministry of Energy. These studies rely on scenario-based planning rather than formal optimization; the purpose of the comparison is therefore to examine whether the resulting system characteristics are consistent in scale and structure, rather than to benchmark model performance.</w:t>
      </w:r>
    </w:p>
    <w:p w14:paraId="322B8AAB" w14:textId="77777777" w:rsidR="00B12FB3" w:rsidRDefault="002A3CA1">
      <w:pPr>
        <w:bidi w:val="0"/>
        <w:spacing w:after="200" w:line="276" w:lineRule="auto"/>
        <w:jc w:val="both"/>
      </w:pPr>
      <w:r>
        <w:rPr>
          <w:rFonts w:ascii="Calibri" w:hAnsi="Calibri" w:cs="Calibri"/>
        </w:rPr>
        <w:t>The NZO study assumes an electricity demand for 2050 that is comparable to the demand trajectory used in this thesis (about 177 TWh). Both analyses identify solar PV as the dominant generation technology, supported by large-scale battery storage and a residual role for dispatchable generation. In the present results, the high-renewable representative scenarios include about 100–113 GW of solar PV, 75–82 GW of battery storage (four-hour duration) and about 32 GW of gas capacity in 2050, a structure that is consistent with the NZO pathways.</w:t>
      </w:r>
    </w:p>
    <w:p w14:paraId="4B7384A8" w14:textId="77777777" w:rsidR="00B12FB3" w:rsidRDefault="002A3CA1">
      <w:pPr>
        <w:bidi w:val="0"/>
        <w:spacing w:after="200" w:line="276" w:lineRule="auto"/>
        <w:jc w:val="both"/>
      </w:pPr>
      <w:r>
        <w:rPr>
          <w:rFonts w:ascii="Calibri" w:hAnsi="Calibri" w:cs="Calibri"/>
        </w:rPr>
        <w:t>The Ministry of Energy scenarios assume a substantially higher demand of approximately 210 TWh in 2050, which leads to larger absolute capacities. When this difference in demand is taken into account, the qualitative structure remains similar: extensive solar deployment, significant storage and continued firm capacity. Taken together, these comparisons suggest that the main structural features identified in this thesis—the dominant role of solar PV, the importance of land availability, and the continued need for firm capacity—are not specific to the optimization framework but are shared by independent national planning studies.</w:t>
      </w:r>
    </w:p>
    <w:p w14:paraId="29B50643" w14:textId="77777777" w:rsidR="00B12FB3" w:rsidRDefault="002A3CA1">
      <w:pPr>
        <w:pStyle w:val="Heading2"/>
        <w:bidi w:val="0"/>
      </w:pPr>
      <w:r>
        <w:t>4.6 Limitations</w:t>
      </w:r>
    </w:p>
    <w:p w14:paraId="20BDFB07" w14:textId="77777777" w:rsidR="00B12FB3" w:rsidRDefault="002A3CA1">
      <w:pPr>
        <w:bidi w:val="0"/>
        <w:spacing w:after="200" w:line="276" w:lineRule="auto"/>
        <w:jc w:val="both"/>
      </w:pPr>
      <w:r>
        <w:rPr>
          <w:rFonts w:ascii="Calibri" w:hAnsi="Calibri" w:cs="Calibri"/>
        </w:rPr>
        <w:t>The results should be interpreted in light of several modeling choices and simplifications. Each scenario represents an optimal solution conditional on a specific set of exogenous parameters and constraints; the scenario grid explores a structured, policy-relevant subset of the solution space rather than all possible system designs.</w:t>
      </w:r>
    </w:p>
    <w:p w14:paraId="33540858" w14:textId="77777777" w:rsidR="00B12FB3" w:rsidRDefault="002A3CA1">
      <w:pPr>
        <w:bidi w:val="0"/>
        <w:spacing w:after="200" w:line="276" w:lineRule="auto"/>
        <w:jc w:val="both"/>
      </w:pPr>
      <w:r>
        <w:rPr>
          <w:rFonts w:ascii="Calibri" w:hAnsi="Calibri" w:cs="Calibri"/>
        </w:rPr>
        <w:t xml:space="preserve">Objective and cost interpretation. The model minimizes cumulative life-cycle emissions subject to a budget constraint and therefore uses the full budget in each scenario. Where the budget is not binding, the allocation of the remaining budget is not unique and may include capacity that does not reduce emissions. Reported costs </w:t>
      </w:r>
      <w:r>
        <w:rPr>
          <w:rFonts w:ascii="Calibri" w:hAnsi="Calibri" w:cs="Calibri"/>
        </w:rPr>
        <w:lastRenderedPageBreak/>
        <w:t>thus reflect the allocation of a given budget rather than the least-cost system for a given emissions level; the fixed-budget selection of representative scenarios mitigates, but does not remove, this effect.</w:t>
      </w:r>
    </w:p>
    <w:p w14:paraId="39D0F8C7" w14:textId="77777777" w:rsidR="00B12FB3" w:rsidRDefault="002A3CA1">
      <w:pPr>
        <w:bidi w:val="0"/>
        <w:spacing w:after="200" w:line="276" w:lineRule="auto"/>
        <w:jc w:val="both"/>
      </w:pPr>
      <w:r>
        <w:rPr>
          <w:rFonts w:ascii="Calibri" w:hAnsi="Calibri" w:cs="Calibri"/>
        </w:rPr>
        <w:t>Demand and weather. A single demand trajectory and a single year of hourly demand and solar profiles (2023) are used throughout the horizon. Uncertainty in future demand and interannual weather variability, in particular prolonged low-solar periods, are not represented.</w:t>
      </w:r>
    </w:p>
    <w:p w14:paraId="20E4B7D9" w14:textId="77777777" w:rsidR="00B12FB3" w:rsidRDefault="002A3CA1">
      <w:pPr>
        <w:bidi w:val="0"/>
        <w:spacing w:after="200" w:line="276" w:lineRule="auto"/>
        <w:jc w:val="both"/>
      </w:pPr>
      <w:r>
        <w:rPr>
          <w:rFonts w:ascii="Calibri" w:hAnsi="Calibri" w:cs="Calibri"/>
        </w:rPr>
        <w:t>Costs and carbon pricing. Technology costs and fuel price trajectories are deterministic inputs. The carbon cost is constant at 200 NIS/</w:t>
      </w:r>
      <w:proofErr w:type="spellStart"/>
      <w:r>
        <w:rPr>
          <w:rFonts w:ascii="Calibri" w:hAnsi="Calibri" w:cs="Calibri"/>
        </w:rPr>
        <w:t>tCO₂e</w:t>
      </w:r>
      <w:proofErr w:type="spellEnd"/>
      <w:r>
        <w:rPr>
          <w:rFonts w:ascii="Calibri" w:hAnsi="Calibri" w:cs="Calibri"/>
        </w:rPr>
        <w:t xml:space="preserve"> over the horizon, whereas carbon prices and estimates of the social cost of carbon typically increase over time.</w:t>
      </w:r>
    </w:p>
    <w:p w14:paraId="016DB33D" w14:textId="77777777" w:rsidR="00B12FB3" w:rsidRDefault="002A3CA1">
      <w:pPr>
        <w:bidi w:val="0"/>
        <w:spacing w:after="200" w:line="276" w:lineRule="auto"/>
        <w:jc w:val="both"/>
      </w:pPr>
      <w:r>
        <w:rPr>
          <w:rFonts w:ascii="Calibri" w:hAnsi="Calibri" w:cs="Calibri"/>
        </w:rPr>
        <w:t>Capital stock. Investment costs are annualized using technology lifetimes of 30 years for solar PV and 20 years for battery storage and are counted until 2050, without residual value. Retirement and replacement are not modeled: batteries built early in the horizon would require replacement before 2050, which is not costed, and existing capacity—including 5.6 GW of coal—remains available throughout the horizon and contributes to the reserve margin, which reduces the gas capacity that needs to be built. Moreover, because payments beyond 2050 are not counted and no residual value is assigned, investments made late in the horizon appear cheaper within the budget, which may encourage the postponement of investment when the budget is tight.</w:t>
      </w:r>
    </w:p>
    <w:p w14:paraId="6881CF80" w14:textId="77777777" w:rsidR="00B12FB3" w:rsidRDefault="002A3CA1">
      <w:pPr>
        <w:bidi w:val="0"/>
        <w:spacing w:after="200" w:line="276" w:lineRule="auto"/>
        <w:jc w:val="both"/>
      </w:pPr>
      <w:r>
        <w:rPr>
          <w:rFonts w:ascii="Calibri" w:hAnsi="Calibri" w:cs="Calibri"/>
        </w:rPr>
        <w:t xml:space="preserve">Operational detail. The model does not include unit commitment, minimum stable load or ramping constraints for thermal units, and gas generation is therefore fully flexible. The optimization assumes perfect foresight over the full horizon. Since the model optimizes dispatch from the base year, modeled 2023 emissions (33.2 </w:t>
      </w:r>
      <w:proofErr w:type="spellStart"/>
      <w:r>
        <w:rPr>
          <w:rFonts w:ascii="Calibri" w:hAnsi="Calibri" w:cs="Calibri"/>
        </w:rPr>
        <w:t>MtCO₂e</w:t>
      </w:r>
      <w:proofErr w:type="spellEnd"/>
      <w:r>
        <w:rPr>
          <w:rFonts w:ascii="Calibri" w:hAnsi="Calibri" w:cs="Calibri"/>
        </w:rPr>
        <w:t>) are lower than actual sector emissions, in which coal still plays a larger role.</w:t>
      </w:r>
    </w:p>
    <w:p w14:paraId="57023F03" w14:textId="77777777" w:rsidR="00B12FB3" w:rsidRDefault="002A3CA1">
      <w:pPr>
        <w:bidi w:val="0"/>
        <w:spacing w:after="200" w:line="276" w:lineRule="auto"/>
        <w:jc w:val="both"/>
      </w:pPr>
      <w:r>
        <w:rPr>
          <w:rFonts w:ascii="Calibri" w:hAnsi="Calibri" w:cs="Calibri"/>
        </w:rPr>
        <w:t xml:space="preserve">Spatial and sectoral scope. Transmission and distribution constraints are not modeled, and land availability is represented as an aggregate area without accounting for competing land uses, environmental protection or public acceptance. The electricity sector is </w:t>
      </w:r>
      <w:proofErr w:type="spellStart"/>
      <w:r>
        <w:rPr>
          <w:rFonts w:ascii="Calibri" w:hAnsi="Calibri" w:cs="Calibri"/>
        </w:rPr>
        <w:t>analysed</w:t>
      </w:r>
      <w:proofErr w:type="spellEnd"/>
      <w:r>
        <w:rPr>
          <w:rFonts w:ascii="Calibri" w:hAnsi="Calibri" w:cs="Calibri"/>
        </w:rPr>
        <w:t xml:space="preserve"> in isolation from transport, heating and industry.</w:t>
      </w:r>
    </w:p>
    <w:p w14:paraId="0C382F68" w14:textId="77777777" w:rsidR="00B12FB3" w:rsidRDefault="002A3CA1">
      <w:pPr>
        <w:bidi w:val="0"/>
        <w:spacing w:after="200" w:line="276" w:lineRule="auto"/>
        <w:jc w:val="both"/>
      </w:pPr>
      <w:r>
        <w:rPr>
          <w:rFonts w:ascii="Calibri" w:hAnsi="Calibri" w:cs="Calibri"/>
        </w:rPr>
        <w:t>These limitations reflect deliberate choices aimed at balancing tractability with system-level insight. The results should be interpreted as comparative insights into system trade-offs rather than as forecasts of future system configurations.</w:t>
      </w:r>
    </w:p>
    <w:p w14:paraId="627F7009" w14:textId="77777777" w:rsidR="00B12FB3" w:rsidRDefault="002A3CA1">
      <w:pPr>
        <w:pStyle w:val="Heading2"/>
        <w:bidi w:val="0"/>
      </w:pPr>
      <w:r>
        <w:t>4.7 Future research</w:t>
      </w:r>
    </w:p>
    <w:p w14:paraId="4DF9FF81" w14:textId="77777777" w:rsidR="00B12FB3" w:rsidRDefault="002A3CA1">
      <w:pPr>
        <w:bidi w:val="0"/>
        <w:spacing w:after="200" w:line="276" w:lineRule="auto"/>
        <w:jc w:val="both"/>
      </w:pPr>
      <w:r>
        <w:rPr>
          <w:rFonts w:ascii="Calibri" w:hAnsi="Calibri" w:cs="Calibri"/>
        </w:rPr>
        <w:t xml:space="preserve">Several directions could extend the present framework. First, a two-stage formulation that minimizes cost subject to the minimum achievable emissions would provide least-cost configurations for each emissions level and a direct estimate of abatement costs. Second, uncertainty in demand, technology costs, fuel and carbon prices, and weather </w:t>
      </w:r>
      <w:r>
        <w:rPr>
          <w:rFonts w:ascii="Calibri" w:hAnsi="Calibri" w:cs="Calibri"/>
        </w:rPr>
        <w:lastRenderedPageBreak/>
        <w:t>could be addressed through multiple weather years and stochastic or robust optimization. Third, a more detailed representation of operation, including unit commitment, the retirement of coal and existing gas units, and battery replacement, would improve the realism of reliability and cost results.</w:t>
      </w:r>
    </w:p>
    <w:p w14:paraId="0ACBE9D5" w14:textId="77777777" w:rsidR="00B12FB3" w:rsidRDefault="002A3CA1">
      <w:pPr>
        <w:bidi w:val="0"/>
        <w:spacing w:after="200" w:line="276" w:lineRule="auto"/>
        <w:jc w:val="both"/>
      </w:pPr>
      <w:r>
        <w:rPr>
          <w:rFonts w:ascii="Calibri" w:hAnsi="Calibri" w:cs="Calibri"/>
        </w:rPr>
        <w:t>Fourth, greater spatial resolution, including geographically explicit land availability and transmission constraints, would allow regional bottlenecks and the trade-off between centralized and distributed generation to be examined. Fifth, the portfolio of flexibility and firm low-carbon options could be broadened to include long-duration storage, demand response and alternative nuclear designs and timings. Finally, coupling the electricity model with transport, heating and industry would capture the effects of electrification on demand profiles and flexibility, and linking the framework to concrete policy instruments would allow a direct assessment of how regulatory choices shape feasible decarbonization pathways.</w:t>
      </w:r>
    </w:p>
    <w:p w14:paraId="04D6F23F" w14:textId="77777777" w:rsidR="00FD5100" w:rsidRPr="00FD5100" w:rsidRDefault="00FD5100" w:rsidP="008034E5">
      <w:pPr>
        <w:bidi w:val="0"/>
        <w:rPr>
          <w:rFonts w:ascii="Calibri" w:hAnsi="Calibri" w:cs="Calibri"/>
          <w:rtl/>
        </w:rPr>
      </w:pP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65AB941D" w14:textId="77777777" w:rsidR="00BF3ED0" w:rsidRPr="00BF3ED0" w:rsidRDefault="00BF3ED0" w:rsidP="008034E5">
      <w:pPr>
        <w:bidi w:val="0"/>
        <w:rPr>
          <w:rFonts w:ascii="Calibri" w:hAnsi="Calibri" w:cs="Calibri"/>
        </w:rPr>
      </w:pPr>
    </w:p>
    <w:p w14:paraId="0610C7AC" w14:textId="77777777" w:rsidR="00BF3ED0" w:rsidRPr="00BF3ED0" w:rsidRDefault="00BF3ED0" w:rsidP="008034E5">
      <w:pPr>
        <w:bidi w:val="0"/>
        <w:rPr>
          <w:rFonts w:ascii="Calibri" w:hAnsi="Calibri" w:cs="Calibri"/>
          <w:rtl/>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01" w:name="_Toc209882164"/>
      <w:bookmarkStart w:id="102" w:name="_Toc209900274"/>
      <w:bookmarkStart w:id="103" w:name="_Toc209901120"/>
      <w:bookmarkStart w:id="104" w:name="_Toc223013411"/>
      <w:r>
        <w:t>Conclusions</w:t>
      </w:r>
      <w:bookmarkEnd w:id="101"/>
      <w:bookmarkEnd w:id="102"/>
      <w:bookmarkEnd w:id="103"/>
      <w:bookmarkEnd w:id="104"/>
    </w:p>
    <w:p w14:paraId="490D7F43" w14:textId="77777777" w:rsidR="000C0DE4" w:rsidRPr="000C0DE4" w:rsidRDefault="000C0DE4" w:rsidP="008034E5">
      <w:pPr>
        <w:bidi w:val="0"/>
        <w:rPr>
          <w:rtl/>
        </w:rPr>
      </w:pPr>
    </w:p>
    <w:p w14:paraId="2842F15F" w14:textId="77777777" w:rsidR="002C698C" w:rsidRPr="002C698C" w:rsidRDefault="002C698C" w:rsidP="008034E5">
      <w:pPr>
        <w:bidi w:val="0"/>
        <w:rPr>
          <w:rFonts w:ascii="Calibri" w:hAnsi="Calibri" w:cs="Calibri"/>
          <w:rtl/>
        </w:rPr>
      </w:pPr>
    </w:p>
    <w:p w14:paraId="3E27A309" w14:textId="77777777" w:rsidR="002C698C" w:rsidRPr="002C698C" w:rsidRDefault="002C698C" w:rsidP="008034E5">
      <w:pPr>
        <w:bidi w:val="0"/>
        <w:rPr>
          <w:rFonts w:ascii="Calibri" w:hAnsi="Calibri" w:cs="Calibri"/>
          <w:rtl/>
        </w:rPr>
      </w:pPr>
    </w:p>
    <w:p w14:paraId="22A8AE8A" w14:textId="77777777" w:rsidR="00846AAF" w:rsidRDefault="002A3CA1">
      <w:pPr>
        <w:bidi w:val="0"/>
        <w:spacing w:after="200"/>
      </w:pPr>
      <w:r>
        <w:rPr>
          <w:rFonts w:ascii="Calibri" w:hAnsi="Calibri" w:cs="Calibri"/>
        </w:rPr>
        <w:t>This thesis developed an hourly linear optimization model of the Israeli electricity system for 2023–2050 and applied it to a structured grid of 99 scenarios, combining nine levels of the cumulative budget with eleven levels of land available for solar deployment, with and without the option of 3 GW of nuclear capacity. The model minimizes cumulative life-cycle greenhouse gas emissions subject to a budget that includes a carbon cost of 200 NIS/</w:t>
      </w:r>
      <w:proofErr w:type="spellStart"/>
      <w:r>
        <w:rPr>
          <w:rFonts w:ascii="Calibri" w:hAnsi="Calibri" w:cs="Calibri"/>
        </w:rPr>
        <w:t>tCO₂e</w:t>
      </w:r>
      <w:proofErr w:type="spellEnd"/>
      <w:r>
        <w:rPr>
          <w:rFonts w:ascii="Calibri" w:hAnsi="Calibri" w:cs="Calibri"/>
        </w:rPr>
        <w:t>, annual build-rate limits, a reserve-margin requirement and hourly storage dynamics.</w:t>
      </w:r>
    </w:p>
    <w:p w14:paraId="3C3CB7C1" w14:textId="77777777" w:rsidR="00846AAF" w:rsidRDefault="002A3CA1">
      <w:pPr>
        <w:bidi w:val="0"/>
        <w:spacing w:after="200"/>
      </w:pPr>
      <w:r>
        <w:rPr>
          <w:rFonts w:ascii="Calibri" w:hAnsi="Calibri" w:cs="Calibri"/>
        </w:rPr>
        <w:t>The first main conclusion is that land and budget play distinct roles. Land availability determines the end state of the system: the renewable share in 2050 rises from about 50% at 400 km² to about 92% at 850 km², whereas additional budget beyond ₪410×10⁹ changes it by only a few percentage points. The budget, in contrast, determines the timing of the transition and therefore cumulative emissions. At low budgets, an additional ₪20×10⁹ allows solar and storage capacity to be built earlier and reduces cumulative emissions by about 25%, while above about ₪450×10⁹ further budget has no effect, as deployment is limited by land and by the annual build-rate limits. Moreover, once the land cap is reached, growing demand is met by gas and emissions rise again, so that land allocation must keep pace with demand growth.</w:t>
      </w:r>
    </w:p>
    <w:p w14:paraId="006235DE" w14:textId="77777777" w:rsidR="00846AAF" w:rsidRDefault="002A3CA1">
      <w:pPr>
        <w:bidi w:val="0"/>
        <w:spacing w:after="200"/>
      </w:pPr>
      <w:r>
        <w:rPr>
          <w:rFonts w:ascii="Calibri" w:hAnsi="Calibri" w:cs="Calibri"/>
        </w:rPr>
        <w:lastRenderedPageBreak/>
        <w:t>The second conclusion concerns costs. For a fixed budget, increasing the renewable share in 2050 from 50% to 91% leaves the direct average cost of generation practically unchanged (0.273–0.276 NIS/kWh); decarbonization changes the structure of system costs—from fuel-intensive operating costs to capital investment in solar PV and storage—rather than their level. The fossil-dominated system is the most expensive in 2050, although it is cheaper in the early years of the horizon. Once the carbon cost is included, the cleanest representative system is also the cheapest, and the implied abatement cost of moving from about 76% to 91% renewables is roughly 50 NIS/</w:t>
      </w:r>
      <w:proofErr w:type="spellStart"/>
      <w:r>
        <w:rPr>
          <w:rFonts w:ascii="Calibri" w:hAnsi="Calibri" w:cs="Calibri"/>
        </w:rPr>
        <w:t>tCO₂e</w:t>
      </w:r>
      <w:proofErr w:type="spellEnd"/>
      <w:r>
        <w:rPr>
          <w:rFonts w:ascii="Calibri" w:hAnsi="Calibri" w:cs="Calibri"/>
        </w:rPr>
        <w:t>.</w:t>
      </w:r>
    </w:p>
    <w:p w14:paraId="52B93574" w14:textId="77777777" w:rsidR="00846AAF" w:rsidRDefault="002A3CA1">
      <w:pPr>
        <w:bidi w:val="0"/>
        <w:spacing w:after="200"/>
      </w:pPr>
      <w:r>
        <w:rPr>
          <w:rFonts w:ascii="Calibri" w:hAnsi="Calibri" w:cs="Calibri"/>
        </w:rPr>
        <w:t xml:space="preserve">The third conclusion concerns reliability and firm capacity. About 32 GW of gas capacity is retained in all scenarios to meet the reserve-margin requirement, even where gas supplies less than 10% of demand, and about 12 </w:t>
      </w:r>
      <w:proofErr w:type="spellStart"/>
      <w:r>
        <w:rPr>
          <w:rFonts w:ascii="Calibri" w:hAnsi="Calibri" w:cs="Calibri"/>
        </w:rPr>
        <w:t>MtCO₂e</w:t>
      </w:r>
      <w:proofErr w:type="spellEnd"/>
      <w:r>
        <w:rPr>
          <w:rFonts w:ascii="Calibri" w:hAnsi="Calibri" w:cs="Calibri"/>
        </w:rPr>
        <w:t xml:space="preserve"> are still emitted in 2050 at 91% renewables. Firm low-carbon capacity can reduce these limits: 3 GW of nuclear capacity reduces cumulative emissions by 36–184 </w:t>
      </w:r>
      <w:proofErr w:type="spellStart"/>
      <w:r>
        <w:rPr>
          <w:rFonts w:ascii="Calibri" w:hAnsi="Calibri" w:cs="Calibri"/>
        </w:rPr>
        <w:t>MtCO₂e</w:t>
      </w:r>
      <w:proofErr w:type="spellEnd"/>
      <w:r>
        <w:rPr>
          <w:rFonts w:ascii="Calibri" w:hAnsi="Calibri" w:cs="Calibri"/>
        </w:rPr>
        <w:t xml:space="preserve"> and lowers the social cost of the system across the entire range. Its benefit is, however, largest when land is scarce, so that nuclear acts as a partial substitute for land rather than as a substitute for early renewable deployment.</w:t>
      </w:r>
    </w:p>
    <w:p w14:paraId="264478A3" w14:textId="77777777" w:rsidR="00846AAF" w:rsidRDefault="002A3CA1">
      <w:pPr>
        <w:bidi w:val="0"/>
        <w:spacing w:after="200"/>
      </w:pPr>
      <w:r>
        <w:rPr>
          <w:rFonts w:ascii="Calibri" w:hAnsi="Calibri" w:cs="Calibri"/>
        </w:rPr>
        <w:t>These findings carry clear policy implications: land for solar deployment should be treated as a strategic resource; early investment in solar and storage has a larger climate effect than investment concentrated near the target year; carbon pricing aligns the economic and environmental objectives of system planning; and the role of gas as a reliability reserve requires explicit planning and remuneration of firm capacity.</w:t>
      </w:r>
    </w:p>
    <w:p w14:paraId="2BD4D0BE" w14:textId="77777777" w:rsidR="00846AAF" w:rsidRDefault="002A3CA1">
      <w:pPr>
        <w:bidi w:val="0"/>
        <w:spacing w:after="200"/>
      </w:pPr>
      <w:r>
        <w:rPr>
          <w:rFonts w:ascii="Calibri" w:hAnsi="Calibri" w:cs="Calibri"/>
        </w:rPr>
        <w:t>Methodologically, this work extends a footprint-oriented sustainability framework into an optimization-based decision-support tool that links land, budget, emissions and system cost at hourly resolution over a multi-decadal horizon. The results should be interpreted as comparative insights rather than forecasts, given the emission-minimizing objective, the single demand and weather trajectory and the simplified representation of operation and networks. Within these limits, the Israeli case—a densely populated, land-constrained country with rapid demand growth—provides a relevant prototype for deep decarbonization under spatial scarcity, and shows that such decarbonization is achievable at a similar direct cost, provided that land allocation, early investment and firm capacity are planned together.</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bidi w:val="0"/>
        <w:ind w:left="360"/>
      </w:pPr>
      <w:bookmarkStart w:id="105" w:name="_Toc209882165"/>
      <w:bookmarkStart w:id="106" w:name="_Toc209900275"/>
      <w:bookmarkStart w:id="107"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08" w:name="_Toc223013412"/>
      <w:r>
        <w:lastRenderedPageBreak/>
        <w:t>References</w:t>
      </w:r>
      <w:bookmarkEnd w:id="105"/>
      <w:bookmarkEnd w:id="106"/>
      <w:bookmarkEnd w:id="107"/>
      <w:bookmarkEnd w:id="108"/>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39"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w:t>
      </w:r>
      <w:proofErr w:type="spellStart"/>
      <w:r>
        <w:t>Heijungs</w:t>
      </w:r>
      <w:proofErr w:type="spellEnd"/>
      <w:r>
        <w:t xml:space="preserve">,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lastRenderedPageBreak/>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proofErr w:type="spellStart"/>
      <w:r>
        <w:t>Mekorot</w:t>
      </w:r>
      <w:proofErr w:type="spellEnd"/>
      <w:r>
        <w:t xml:space="preserve">. (2021). </w:t>
      </w:r>
      <w:r>
        <w:rPr>
          <w:i/>
          <w:iCs/>
        </w:rPr>
        <w:t>Water forecast in Israel 2050</w:t>
      </w:r>
      <w:r>
        <w:t xml:space="preserve">. Tel Aviv: </w:t>
      </w:r>
      <w:proofErr w:type="spellStart"/>
      <w:r>
        <w:t>Mekorot</w:t>
      </w:r>
      <w:proofErr w:type="spellEnd"/>
      <w:r>
        <w:t xml:space="preserve">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w:t>
      </w:r>
      <w:proofErr w:type="spellStart"/>
      <w:r>
        <w:t>Duerinck</w:t>
      </w:r>
      <w:proofErr w:type="spellEnd"/>
      <w:r>
        <w:t xml:space="preserve">, J., &amp; </w:t>
      </w:r>
      <w:proofErr w:type="spellStart"/>
      <w:r>
        <w:t>D’haeseleer</w:t>
      </w:r>
      <w:proofErr w:type="spellEnd"/>
      <w:r>
        <w:t xml:space="preserve">,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w:t>
      </w:r>
      <w:proofErr w:type="spellStart"/>
      <w:r>
        <w:t>Ercin</w:t>
      </w:r>
      <w:proofErr w:type="spellEnd"/>
      <w:r>
        <w:t xml:space="preserve">, A. E., &amp; </w:t>
      </w:r>
      <w:proofErr w:type="spellStart"/>
      <w:r>
        <w:t>Hertwich</w:t>
      </w:r>
      <w:proofErr w:type="spellEnd"/>
      <w:r>
        <w:t xml:space="preserve">,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lastRenderedPageBreak/>
        <w:t xml:space="preserve">Weinzettel, J., </w:t>
      </w:r>
      <w:proofErr w:type="spellStart"/>
      <w:r>
        <w:t>Hertwich</w:t>
      </w:r>
      <w:proofErr w:type="spellEnd"/>
      <w:r>
        <w:t xml:space="preserve">,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t xml:space="preserve">Wiedmann, T., &amp; Minx, J. (2008). A definition of “carbon footprint”. In C. C. </w:t>
      </w:r>
      <w:proofErr w:type="spellStart"/>
      <w:r>
        <w:t>Pertsova</w:t>
      </w:r>
      <w:proofErr w:type="spellEnd"/>
      <w:r>
        <w:t xml:space="preserve">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proofErr w:type="spellStart"/>
      <w:r>
        <w:t>Worldometer</w:t>
      </w:r>
      <w:proofErr w:type="spellEnd"/>
      <w:r>
        <w:t xml:space="preserve">. (2023). </w:t>
      </w:r>
      <w:r>
        <w:rPr>
          <w:i/>
          <w:iCs/>
        </w:rPr>
        <w:t>Palestinian population growth forecast</w:t>
      </w:r>
      <w:r>
        <w:t xml:space="preserve">. Retrieved from </w:t>
      </w:r>
      <w:hyperlink r:id="rId40"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09" w:name="_Toc209882166"/>
      <w:bookmarkStart w:id="110" w:name="_Toc209900276"/>
      <w:bookmarkStart w:id="111" w:name="_Toc209901122"/>
      <w:bookmarkStart w:id="112" w:name="_Toc223013413"/>
      <w:r>
        <w:lastRenderedPageBreak/>
        <w:t>Appendix</w:t>
      </w:r>
      <w:bookmarkEnd w:id="109"/>
      <w:bookmarkEnd w:id="110"/>
      <w:bookmarkEnd w:id="111"/>
      <w:bookmarkEnd w:id="112"/>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This appendix documents the data inputs, forecasting assumptions, and key parameter values underlying the electricity system optimization model described in Section 2.3. The objective is to ensure transparency regarding the empirical 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1E58E676" w14:textId="77777777" w:rsidR="00846AAF" w:rsidRDefault="002A3CA1">
      <w:pPr>
        <w:bidi w:val="0"/>
        <w:spacing w:after="200"/>
      </w:pPr>
      <w:r>
        <w:rPr>
          <w:rFonts w:ascii="Calibri" w:hAnsi="Calibri" w:cs="Calibri"/>
        </w:rPr>
        <w:t>Annual electricity demand rises from about 77.6 TWh in 2023 to about 177 TWh in 2050.</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 xml:space="preserve">Life-cycle greenhouse gas emission factors are specified for each generation technology and expressed in units of </w:t>
      </w:r>
      <w:proofErr w:type="spellStart"/>
      <w:r>
        <w:rPr>
          <w:rFonts w:ascii="Calibri" w:hAnsi="Calibri" w:cs="Calibri"/>
        </w:rPr>
        <w:t>tCO</w:t>
      </w:r>
      <w:proofErr w:type="spellEnd"/>
      <w:r>
        <w:rPr>
          <w:rFonts w:ascii="Calibri" w:hAnsi="Calibri" w:cs="Calibri"/>
        </w:rPr>
        <w:t>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 xml:space="preserve">Nuclear: 0.012 </w:t>
      </w:r>
      <w:proofErr w:type="spellStart"/>
      <w:r>
        <w:rPr>
          <w:rFonts w:ascii="Calibri" w:hAnsi="Calibri" w:cs="Calibri"/>
        </w:rPr>
        <w:t>tCO</w:t>
      </w:r>
      <w:proofErr w:type="spellEnd"/>
      <w:r>
        <w:rPr>
          <w:rFonts w:ascii="Calibri" w:hAnsi="Calibri" w:cs="Calibri"/>
        </w:rPr>
        <w:t>₂/MWh</w:t>
      </w:r>
    </w:p>
    <w:p w14:paraId="22B3D6FA" w14:textId="6DF99A04" w:rsidR="004F2BAF" w:rsidRPr="004F2BAF" w:rsidRDefault="00F903DB" w:rsidP="008034E5">
      <w:pPr>
        <w:numPr>
          <w:ilvl w:val="0"/>
          <w:numId w:val="35"/>
        </w:numPr>
        <w:bidi w:val="0"/>
        <w:rPr>
          <w:rFonts w:ascii="Calibri" w:hAnsi="Calibri" w:cs="Calibri"/>
        </w:rPr>
      </w:pPr>
      <w:r>
        <w:rPr>
          <w:rFonts w:ascii="Calibri" w:hAnsi="Calibri" w:cs="Calibri"/>
        </w:rPr>
        <w:t xml:space="preserve">Solar PV: 0.0260 </w:t>
      </w:r>
      <w:proofErr w:type="spellStart"/>
      <w:r>
        <w:rPr>
          <w:rFonts w:ascii="Calibri" w:hAnsi="Calibri" w:cs="Calibri"/>
        </w:rPr>
        <w:t>tCO</w:t>
      </w:r>
      <w:proofErr w:type="spellEnd"/>
      <w:r>
        <w:rPr>
          <w:rFonts w:ascii="Calibri" w:hAnsi="Calibri" w:cs="Calibri"/>
        </w:rPr>
        <w:t xml:space="preserve">₂/MWh in 2023, declining to 0.0105 </w:t>
      </w:r>
      <w:proofErr w:type="spellStart"/>
      <w:r>
        <w:rPr>
          <w:rFonts w:ascii="Calibri" w:hAnsi="Calibri" w:cs="Calibri"/>
        </w:rPr>
        <w:t>tCO</w:t>
      </w:r>
      <w:proofErr w:type="spellEnd"/>
      <w:r>
        <w:rPr>
          <w:rFonts w:ascii="Calibri" w:hAnsi="Calibri" w:cs="Calibri"/>
        </w:rPr>
        <w:t>₂/MWh in 2050 (time-dependent)</w:t>
      </w:r>
    </w:p>
    <w:p w14:paraId="684B0C1C" w14:textId="55602C71" w:rsidR="004F2BAF" w:rsidRPr="004F2BAF" w:rsidRDefault="00F903DB" w:rsidP="008034E5">
      <w:pPr>
        <w:numPr>
          <w:ilvl w:val="0"/>
          <w:numId w:val="35"/>
        </w:numPr>
        <w:bidi w:val="0"/>
        <w:rPr>
          <w:rFonts w:ascii="Calibri" w:hAnsi="Calibri" w:cs="Calibri"/>
        </w:rPr>
      </w:pPr>
      <w:r>
        <w:rPr>
          <w:rFonts w:ascii="Calibri" w:hAnsi="Calibri" w:cs="Calibri"/>
        </w:rPr>
        <w:t xml:space="preserve">Natural gas: 0.486 </w:t>
      </w:r>
      <w:proofErr w:type="spellStart"/>
      <w:r>
        <w:rPr>
          <w:rFonts w:ascii="Calibri" w:hAnsi="Calibri" w:cs="Calibri"/>
        </w:rPr>
        <w:t>tCO</w:t>
      </w:r>
      <w:proofErr w:type="spellEnd"/>
      <w:r>
        <w:rPr>
          <w:rFonts w:ascii="Calibri" w:hAnsi="Calibri" w:cs="Calibri"/>
        </w:rPr>
        <w:t>₂/MWh</w:t>
      </w:r>
    </w:p>
    <w:p w14:paraId="221C7F77" w14:textId="5FCCD48A" w:rsidR="004F2BAF" w:rsidRPr="004F2BAF" w:rsidRDefault="00F903DB" w:rsidP="008034E5">
      <w:pPr>
        <w:numPr>
          <w:ilvl w:val="0"/>
          <w:numId w:val="35"/>
        </w:numPr>
        <w:bidi w:val="0"/>
        <w:rPr>
          <w:rFonts w:ascii="Calibri" w:hAnsi="Calibri" w:cs="Calibri"/>
        </w:rPr>
      </w:pPr>
      <w:r>
        <w:rPr>
          <w:rFonts w:ascii="Calibri" w:hAnsi="Calibri" w:cs="Calibri"/>
        </w:rPr>
        <w:t xml:space="preserve">Coal: 0.900 </w:t>
      </w:r>
      <w:proofErr w:type="spellStart"/>
      <w:r>
        <w:rPr>
          <w:rFonts w:ascii="Calibri" w:hAnsi="Calibri" w:cs="Calibri"/>
        </w:rPr>
        <w:t>tCO</w:t>
      </w:r>
      <w:proofErr w:type="spellEnd"/>
      <w:r>
        <w:rPr>
          <w:rFonts w:ascii="Calibri" w:hAnsi="Calibri" w:cs="Calibri"/>
        </w:rPr>
        <w:t>₂/MWh</w:t>
      </w:r>
    </w:p>
    <w:p w14:paraId="3A52C449" w14:textId="6FBEA809" w:rsidR="004F2BAF" w:rsidRPr="004F2BAF" w:rsidRDefault="00F903DB" w:rsidP="008034E5">
      <w:pPr>
        <w:numPr>
          <w:ilvl w:val="0"/>
          <w:numId w:val="35"/>
        </w:numPr>
        <w:bidi w:val="0"/>
        <w:rPr>
          <w:rFonts w:ascii="Calibri" w:hAnsi="Calibri" w:cs="Calibri"/>
        </w:rPr>
      </w:pPr>
      <w:r>
        <w:rPr>
          <w:rFonts w:ascii="Calibri" w:hAnsi="Calibri" w:cs="Calibri"/>
        </w:rPr>
        <w:t xml:space="preserve">Battery storage: 0.0375 </w:t>
      </w:r>
      <w:proofErr w:type="spellStart"/>
      <w:r>
        <w:rPr>
          <w:rFonts w:ascii="Calibri" w:hAnsi="Calibri" w:cs="Calibri"/>
        </w:rPr>
        <w:t>tCO</w:t>
      </w:r>
      <w:proofErr w:type="spellEnd"/>
      <w:r>
        <w:rPr>
          <w:rFonts w:ascii="Calibri" w:hAnsi="Calibri" w:cs="Calibri"/>
        </w:rPr>
        <w:t xml:space="preserve">₂/MWh in 2023, declining to 0.0280 </w:t>
      </w:r>
      <w:proofErr w:type="spellStart"/>
      <w:r>
        <w:rPr>
          <w:rFonts w:ascii="Calibri" w:hAnsi="Calibri" w:cs="Calibri"/>
        </w:rPr>
        <w:t>tCO</w:t>
      </w:r>
      <w:proofErr w:type="spellEnd"/>
      <w:r>
        <w:rPr>
          <w:rFonts w:ascii="Calibri" w:hAnsi="Calibri" w:cs="Calibri"/>
        </w:rPr>
        <w:t>₂/MWh in 2050 (time-dependent)</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538E03C0" w14:textId="77777777" w:rsidR="00846AAF" w:rsidRDefault="002A3CA1">
      <w:pPr>
        <w:bidi w:val="0"/>
        <w:spacing w:after="200"/>
      </w:pPr>
      <w:r>
        <w:rPr>
          <w:rFonts w:ascii="Calibri" w:hAnsi="Calibri" w:cs="Calibri"/>
        </w:rPr>
        <w:t xml:space="preserve">For solar photovoltaic generation, emissions are modeled as time-dependent life-cycle emissions, taken year by year from the ROTH model workbook. The emission factor declines from 0.0260 </w:t>
      </w:r>
      <w:proofErr w:type="spellStart"/>
      <w:r>
        <w:rPr>
          <w:rFonts w:ascii="Calibri" w:hAnsi="Calibri" w:cs="Calibri"/>
        </w:rPr>
        <w:t>tCO</w:t>
      </w:r>
      <w:proofErr w:type="spellEnd"/>
      <w:r>
        <w:rPr>
          <w:rFonts w:ascii="Calibri" w:hAnsi="Calibri" w:cs="Calibri"/>
        </w:rPr>
        <w:t xml:space="preserve">₂/MWh in 2023 to 0.0105 </w:t>
      </w:r>
      <w:proofErr w:type="spellStart"/>
      <w:r>
        <w:rPr>
          <w:rFonts w:ascii="Calibri" w:hAnsi="Calibri" w:cs="Calibri"/>
        </w:rPr>
        <w:t>tCO</w:t>
      </w:r>
      <w:proofErr w:type="spellEnd"/>
      <w:r>
        <w:rPr>
          <w:rFonts w:ascii="Calibri" w:hAnsi="Calibri" w:cs="Calibri"/>
        </w:rPr>
        <w:t xml:space="preserve">₂/MWh in 2050 (about </w:t>
      </w:r>
      <w:r>
        <w:rPr>
          <w:rFonts w:ascii="Calibri" w:hAnsi="Calibri" w:cs="Calibri"/>
        </w:rPr>
        <w:lastRenderedPageBreak/>
        <w:t>−60%), reflecting continued decarbonization of upstream manufacturing processes, electricity inputs and global supply chains (Cordova, Kissinger, &amp; Riemer, 2024). Solar life-cycle emissions are attributed to all generated solar energy, including energy that is stored or curtailed.</w:t>
      </w:r>
    </w:p>
    <w:p w14:paraId="0A32B026" w14:textId="77777777" w:rsidR="00846AAF" w:rsidRDefault="002A3CA1">
      <w:pPr>
        <w:bidi w:val="0"/>
        <w:spacing w:after="200"/>
      </w:pPr>
      <w:r>
        <w:rPr>
          <w:rFonts w:ascii="Calibri" w:hAnsi="Calibri" w:cs="Calibri"/>
        </w:rPr>
        <w:t xml:space="preserve">Battery storage emissions are likewise treated as time-dependent life-cycle emissions associated with electricity discharged from the battery system. The emission factor declines from 0.0375 </w:t>
      </w:r>
      <w:proofErr w:type="spellStart"/>
      <w:r>
        <w:rPr>
          <w:rFonts w:ascii="Calibri" w:hAnsi="Calibri" w:cs="Calibri"/>
        </w:rPr>
        <w:t>tCO</w:t>
      </w:r>
      <w:proofErr w:type="spellEnd"/>
      <w:r>
        <w:rPr>
          <w:rFonts w:ascii="Calibri" w:hAnsi="Calibri" w:cs="Calibri"/>
        </w:rPr>
        <w:t xml:space="preserve">₂/MWh in 2023 to 0.0280 </w:t>
      </w:r>
      <w:proofErr w:type="spellStart"/>
      <w:r>
        <w:rPr>
          <w:rFonts w:ascii="Calibri" w:hAnsi="Calibri" w:cs="Calibri"/>
        </w:rPr>
        <w:t>tCO</w:t>
      </w:r>
      <w:proofErr w:type="spellEnd"/>
      <w:r>
        <w:rPr>
          <w:rFonts w:ascii="Calibri" w:hAnsi="Calibri" w:cs="Calibri"/>
        </w:rPr>
        <w:t xml:space="preserve">₂/MWh in 2050, an improvement of 30% relative to the 2017 reference value of 0.040 </w:t>
      </w:r>
      <w:proofErr w:type="spellStart"/>
      <w:r>
        <w:rPr>
          <w:rFonts w:ascii="Calibri" w:hAnsi="Calibri" w:cs="Calibri"/>
        </w:rPr>
        <w:t>tCO</w:t>
      </w:r>
      <w:proofErr w:type="spellEnd"/>
      <w:r>
        <w:rPr>
          <w:rFonts w:ascii="Calibri" w:hAnsi="Calibri" w:cs="Calibri"/>
        </w:rPr>
        <w:t>₂/MWh. This assumption is supported by life-cycle assessment studies of lithium-ion batteries in grid-scale applications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559C5BA6" w14:textId="658CF9C6" w:rsidR="00846AAF" w:rsidRDefault="002A3CA1">
      <w:pPr>
        <w:bidi w:val="0"/>
        <w:spacing w:after="200"/>
      </w:pPr>
      <w:r>
        <w:rPr>
          <w:rFonts w:ascii="Calibri" w:hAnsi="Calibri" w:cs="Calibri"/>
        </w:rPr>
        <w:t>The model distinguishes three cost components for each technology, all specified as annual time series for 2023–2050 based on NZO forecasts and compiled in the model input workbook: fixed operating costs (NIS per MW of installed capacity per year), variable operating costs (NIS per MWh generated, including fuel costs for thermal plants) and capital costs (NIS per MW of installed capacity). Battery charging and discharging losses are represented physically through the round-trip efficiency rather than as a cost. The operating cost parameters (fixed; variable) are, for 2023 and 2050:</w:t>
      </w:r>
    </w:p>
    <w:p w14:paraId="2D080F96" w14:textId="08AC6B65" w:rsidR="004F2BAF" w:rsidRPr="004F2BAF" w:rsidRDefault="00F903DB" w:rsidP="008034E5">
      <w:pPr>
        <w:numPr>
          <w:ilvl w:val="0"/>
          <w:numId w:val="36"/>
        </w:numPr>
        <w:bidi w:val="0"/>
        <w:rPr>
          <w:rFonts w:ascii="Calibri" w:hAnsi="Calibri" w:cs="Calibri"/>
        </w:rPr>
      </w:pPr>
      <w:r>
        <w:rPr>
          <w:rFonts w:ascii="Calibri" w:hAnsi="Calibri" w:cs="Calibri"/>
        </w:rPr>
        <w:t>Nuclear: fixed 540,000 NIS/MW-yr; variable 12 NIS/MWh (constant over the horizon)</w:t>
      </w:r>
    </w:p>
    <w:p w14:paraId="294AAD1C" w14:textId="187FB244" w:rsidR="004F2BAF" w:rsidRPr="004F2BAF" w:rsidRDefault="00F903DB" w:rsidP="008034E5">
      <w:pPr>
        <w:numPr>
          <w:ilvl w:val="0"/>
          <w:numId w:val="36"/>
        </w:numPr>
        <w:bidi w:val="0"/>
        <w:rPr>
          <w:rFonts w:ascii="Calibri" w:hAnsi="Calibri" w:cs="Calibri"/>
        </w:rPr>
      </w:pPr>
      <w:r>
        <w:rPr>
          <w:rFonts w:ascii="Calibri" w:hAnsi="Calibri" w:cs="Calibri"/>
        </w:rPr>
        <w:t>Solar PV: fixed 55,000 NIS/MW-yr in 2023, declining to 26,650 NIS/MW-yr in 2050; variable cost negligible</w:t>
      </w:r>
    </w:p>
    <w:p w14:paraId="30DFC6D1" w14:textId="1516D0F4" w:rsidR="004F2BAF" w:rsidRPr="004F2BAF" w:rsidRDefault="00F903DB" w:rsidP="008034E5">
      <w:pPr>
        <w:numPr>
          <w:ilvl w:val="0"/>
          <w:numId w:val="36"/>
        </w:numPr>
        <w:bidi w:val="0"/>
        <w:rPr>
          <w:rFonts w:ascii="Calibri" w:hAnsi="Calibri" w:cs="Calibri"/>
        </w:rPr>
      </w:pPr>
      <w:r>
        <w:rPr>
          <w:rFonts w:ascii="Calibri" w:hAnsi="Calibri" w:cs="Calibri"/>
        </w:rPr>
        <w:t>Natural gas: fixed 164,000 NIS/MW-yr; variable 115 NIS/MWh in 2023, rising to 231 NIS/MWh in 2050</w:t>
      </w:r>
    </w:p>
    <w:p w14:paraId="13DB09E2" w14:textId="31A81995" w:rsidR="004F2BAF" w:rsidRPr="004F2BAF" w:rsidRDefault="00F903DB" w:rsidP="008034E5">
      <w:pPr>
        <w:numPr>
          <w:ilvl w:val="0"/>
          <w:numId w:val="36"/>
        </w:numPr>
        <w:bidi w:val="0"/>
        <w:rPr>
          <w:rFonts w:ascii="Calibri" w:hAnsi="Calibri" w:cs="Calibri"/>
        </w:rPr>
      </w:pPr>
      <w:r>
        <w:rPr>
          <w:rFonts w:ascii="Calibri" w:hAnsi="Calibri" w:cs="Calibri"/>
        </w:rPr>
        <w:t>Coal: fixed 164,000 NIS/MW-yr; variable 150 NIS/MWh (constant)</w:t>
      </w:r>
    </w:p>
    <w:p w14:paraId="5516E14B" w14:textId="7E19B061" w:rsidR="004F2BAF" w:rsidRPr="004F2BAF" w:rsidRDefault="00F903DB" w:rsidP="008034E5">
      <w:pPr>
        <w:numPr>
          <w:ilvl w:val="0"/>
          <w:numId w:val="36"/>
        </w:numPr>
        <w:bidi w:val="0"/>
        <w:rPr>
          <w:rFonts w:ascii="Calibri" w:hAnsi="Calibri" w:cs="Calibri"/>
        </w:rPr>
      </w:pPr>
      <w:r>
        <w:rPr>
          <w:rFonts w:ascii="Calibri" w:hAnsi="Calibri" w:cs="Calibri"/>
        </w:rPr>
        <w:t>Battery storage: fixed 57,400 NIS/MW-yr; variable cost negligible</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09742716" w:rsidR="004F2BAF" w:rsidRPr="004F2BAF" w:rsidRDefault="00F903DB" w:rsidP="008034E5">
      <w:pPr>
        <w:numPr>
          <w:ilvl w:val="0"/>
          <w:numId w:val="37"/>
        </w:numPr>
        <w:bidi w:val="0"/>
        <w:rPr>
          <w:rFonts w:ascii="Calibri" w:hAnsi="Calibri" w:cs="Calibri"/>
        </w:rPr>
      </w:pPr>
      <w:r>
        <w:rPr>
          <w:rFonts w:ascii="Calibri" w:hAnsi="Calibri" w:cs="Calibri"/>
        </w:rPr>
        <w:t>Nuclear: 23,500,000 NIS/MW in 2023, declining to 15,700,000 NIS/MW in 2050</w:t>
      </w:r>
    </w:p>
    <w:p w14:paraId="78A7574A" w14:textId="44E38503" w:rsidR="004F2BAF" w:rsidRPr="004F2BAF" w:rsidRDefault="00F903DB" w:rsidP="008034E5">
      <w:pPr>
        <w:numPr>
          <w:ilvl w:val="0"/>
          <w:numId w:val="37"/>
        </w:numPr>
        <w:bidi w:val="0"/>
        <w:rPr>
          <w:rFonts w:ascii="Calibri" w:hAnsi="Calibri" w:cs="Calibri"/>
        </w:rPr>
      </w:pPr>
      <w:r>
        <w:rPr>
          <w:rFonts w:ascii="Calibri" w:hAnsi="Calibri" w:cs="Calibri"/>
        </w:rPr>
        <w:t>Solar PV: 3,100,000 NIS/MW in 2023, declining to 1,720,000 NIS/MW in 2050</w:t>
      </w:r>
    </w:p>
    <w:p w14:paraId="46CCABCB" w14:textId="3D2FFA33" w:rsidR="004F2BAF" w:rsidRPr="004F2BAF" w:rsidRDefault="00F903DB" w:rsidP="008034E5">
      <w:pPr>
        <w:numPr>
          <w:ilvl w:val="0"/>
          <w:numId w:val="37"/>
        </w:numPr>
        <w:bidi w:val="0"/>
        <w:rPr>
          <w:rFonts w:ascii="Calibri" w:hAnsi="Calibri" w:cs="Calibri"/>
        </w:rPr>
      </w:pPr>
      <w:r>
        <w:rPr>
          <w:rFonts w:ascii="Calibri" w:hAnsi="Calibri" w:cs="Calibri"/>
        </w:rPr>
        <w:t>Natural gas: 3,700,000 NIS/MW (constant)</w:t>
      </w:r>
    </w:p>
    <w:p w14:paraId="34E7529A" w14:textId="11B19585" w:rsidR="004F2BAF" w:rsidRPr="004F2BAF" w:rsidRDefault="00F903DB" w:rsidP="008034E5">
      <w:pPr>
        <w:numPr>
          <w:ilvl w:val="0"/>
          <w:numId w:val="37"/>
        </w:numPr>
        <w:bidi w:val="0"/>
        <w:rPr>
          <w:rFonts w:ascii="Calibri" w:hAnsi="Calibri" w:cs="Calibri"/>
        </w:rPr>
      </w:pPr>
      <w:r>
        <w:rPr>
          <w:rFonts w:ascii="Calibri" w:hAnsi="Calibri" w:cs="Calibri"/>
        </w:rPr>
        <w:t>Coal: 15,000,000 NIS/MW (constant; no new coal capacity is allowed)</w:t>
      </w:r>
    </w:p>
    <w:p w14:paraId="2958BF34" w14:textId="348CA743" w:rsidR="004F2BAF" w:rsidRPr="004F2BAF" w:rsidRDefault="00F903DB" w:rsidP="008034E5">
      <w:pPr>
        <w:numPr>
          <w:ilvl w:val="0"/>
          <w:numId w:val="37"/>
        </w:numPr>
        <w:bidi w:val="0"/>
        <w:rPr>
          <w:rFonts w:ascii="Calibri" w:hAnsi="Calibri" w:cs="Calibri"/>
        </w:rPr>
      </w:pPr>
      <w:r>
        <w:rPr>
          <w:rFonts w:ascii="Calibri" w:hAnsi="Calibri" w:cs="Calibri"/>
        </w:rPr>
        <w:t>Battery storage: 1,300,000 NIS/MW in 2023, declining to 800,000 NIS/MW in 2050 (four-hour system)</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6A74D1D5" w14:textId="77777777" w:rsidR="00846AAF" w:rsidRDefault="002A3CA1">
      <w:pPr>
        <w:bidi w:val="0"/>
        <w:spacing w:after="200"/>
      </w:pPr>
      <w:r>
        <w:rPr>
          <w:rFonts w:ascii="Calibri" w:hAnsi="Calibri" w:cs="Calibri"/>
        </w:rPr>
        <w:lastRenderedPageBreak/>
        <w:t>CAPEX is annualized using technology-specific capital recovery factors with a discount rate of 6% and lifetimes of 60 years for nuclear, 30 years for solar PV, gas and coal, and 20 years for battery storage. Annual payments are counted from the year of construction until 2050 and discounted to present value; no residual value is assigned beyond 2050.</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1EA2D31D" w14:textId="77777777" w:rsidR="00846AAF" w:rsidRDefault="002A3CA1">
      <w:pPr>
        <w:bidi w:val="0"/>
        <w:spacing w:after="200"/>
      </w:pPr>
      <w:r>
        <w:rPr>
          <w:rFonts w:ascii="Calibri" w:hAnsi="Calibri" w:cs="Calibri"/>
        </w:rPr>
        <w:t>Initial installed capacities in 2023 are: nuclear 0 MW, solar PV 5,900 MW, natural gas 11,700 MW, coal 5,600 MW and battery storage 369 MW.</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6789C73D" w14:textId="77777777" w:rsidR="00846AAF" w:rsidRDefault="002A3CA1">
      <w:pPr>
        <w:bidi w:val="0"/>
        <w:spacing w:after="200"/>
      </w:pPr>
      <w:r>
        <w:rPr>
          <w:rFonts w:ascii="Calibri" w:hAnsi="Calibri" w:cs="Calibri"/>
        </w:rPr>
        <w:t>Charging and discharging efficiencies are 0.95 and 0.90, respectively, corresponding to a round-trip efficiency of about 86%. Batteries can be charged from solar PV only.</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2BAD68D8" w14:textId="77777777" w:rsidR="00846AAF" w:rsidRDefault="002A3CA1">
      <w:pPr>
        <w:bidi w:val="0"/>
        <w:spacing w:after="200"/>
      </w:pPr>
      <w:r>
        <w:rPr>
          <w:rFonts w:ascii="Calibri" w:hAnsi="Calibri" w:cs="Calibri"/>
        </w:rPr>
        <w:t>Annual expansion is limited by technology-specific build-rate limits: up to 40 units (4 GW) per year for solar PV and for battery storage, and up to 50 units (5 GW) per year for natural gas; no new coal capacity is allowed. Nuclear capacity (nuclear scenarios only) can be added at a single build point at the end of 2042, up to 3 units (3 GW). Existing and new capacity is not retired within the horizon. System reliability is ensured by a reserve margin of 20% over net demand at critical hours—the ten highest-demand hours and the ten highest-demand hours without solar output in each year—in which nuclear, gas and coal capacity are counted as firm.</w:t>
      </w:r>
    </w:p>
    <w:p w14:paraId="369BFFB6" w14:textId="77777777" w:rsidR="00846AAF" w:rsidRDefault="002A3CA1">
      <w:pPr>
        <w:bidi w:val="0"/>
        <w:spacing w:after="200"/>
      </w:pPr>
      <w:r>
        <w:rPr>
          <w:rFonts w:ascii="Calibri" w:hAnsi="Calibri" w:cs="Calibri"/>
        </w:rPr>
        <w:t xml:space="preserve">Scenario analysis is conducted by varying two system-level constraints: the cumulative budget (₪400–480×10⁹ in steps of ₪10×10⁹) and the land available for solar deployment (100 km² and 400–850 km² in steps of 50 km²), which yields 99 </w:t>
      </w:r>
      <w:r>
        <w:rPr>
          <w:rFonts w:ascii="Calibri" w:hAnsi="Calibri" w:cs="Calibri"/>
        </w:rPr>
        <w:lastRenderedPageBreak/>
        <w:t>scenarios; the full grid is solved both without and with the nuclear option. Each scenario is solved independently as a multi-year, hourly linear optimization problem that minimizes cumulative life-cycle greenhouse gas emissions subject to demand balance, technical feasibility, and the budget and land constraints.</w:t>
      </w:r>
    </w:p>
    <w:p w14:paraId="75DAAEA5" w14:textId="77777777" w:rsidR="00D52B27" w:rsidRDefault="00D52B27" w:rsidP="008034E5">
      <w:pPr>
        <w:bidi w:val="0"/>
        <w:rPr>
          <w:rFonts w:ascii="Calibri" w:hAnsi="Calibri" w:cs="Calibri"/>
        </w:rPr>
      </w:pPr>
    </w:p>
    <w:p w14:paraId="4485B58E" w14:textId="2F7F7A59" w:rsidR="00D52B27" w:rsidRPr="00D52B27" w:rsidRDefault="00F903DB" w:rsidP="008034E5">
      <w:pPr>
        <w:bidi w:val="0"/>
        <w:rPr>
          <w:rFonts w:ascii="Calibri" w:hAnsi="Calibri" w:cs="Calibri"/>
        </w:rPr>
      </w:pPr>
      <w:r>
        <w:rPr>
          <w:rFonts w:ascii="Calibri" w:hAnsi="Calibri" w:cs="Calibri"/>
          <w:b/>
          <w:bCs/>
        </w:rPr>
        <w:t>A.6 Carbon Cost Accounting</w:t>
      </w:r>
    </w:p>
    <w:p w14:paraId="5892E8A5" w14:textId="77777777" w:rsidR="00D52B27" w:rsidRPr="00D52B27" w:rsidRDefault="00D52B27" w:rsidP="008034E5">
      <w:pPr>
        <w:bidi w:val="0"/>
        <w:rPr>
          <w:rFonts w:ascii="Calibri" w:hAnsi="Calibri" w:cs="Calibri"/>
          <w:rtl/>
        </w:rPr>
      </w:pPr>
    </w:p>
    <w:p w14:paraId="237A2262" w14:textId="77777777" w:rsidR="00D52B27" w:rsidRPr="00D52B27" w:rsidRDefault="00D52B27" w:rsidP="008034E5">
      <w:pPr>
        <w:bidi w:val="0"/>
        <w:rPr>
          <w:rFonts w:ascii="Calibri" w:hAnsi="Calibri" w:cs="Calibri"/>
          <w:rtl/>
        </w:rPr>
      </w:pPr>
    </w:p>
    <w:p w14:paraId="19ADA969" w14:textId="77777777" w:rsidR="00846AAF" w:rsidRDefault="002A3CA1">
      <w:pPr>
        <w:bidi w:val="0"/>
        <w:spacing w:after="200"/>
      </w:pPr>
      <w:r>
        <w:rPr>
          <w:rFonts w:ascii="Calibri" w:hAnsi="Calibri" w:cs="Calibri"/>
        </w:rPr>
        <w:t xml:space="preserve">In addition to CAPEX and OPEX, the cumulative budget includes a carbon cost of 200 NIS per </w:t>
      </w:r>
      <w:proofErr w:type="spellStart"/>
      <w:r>
        <w:rPr>
          <w:rFonts w:ascii="Calibri" w:hAnsi="Calibri" w:cs="Calibri"/>
        </w:rPr>
        <w:t>tCO₂e</w:t>
      </w:r>
      <w:proofErr w:type="spellEnd"/>
      <w:r>
        <w:rPr>
          <w:rFonts w:ascii="Calibri" w:hAnsi="Calibri" w:cs="Calibri"/>
        </w:rPr>
        <w:t>, applied to the life-cycle emissions of all technologies (thermal and nuclear generation, total solar generation and battery discharge) and discounted in the same way as the other cost components. This value corresponds to about 54 USD/</w:t>
      </w:r>
      <w:proofErr w:type="spellStart"/>
      <w:r>
        <w:rPr>
          <w:rFonts w:ascii="Calibri" w:hAnsi="Calibri" w:cs="Calibri"/>
        </w:rPr>
        <w:t>tCO₂e</w:t>
      </w:r>
      <w:proofErr w:type="spellEnd"/>
      <w:r>
        <w:rPr>
          <w:rFonts w:ascii="Calibri" w:hAnsi="Calibri" w:cs="Calibri"/>
        </w:rPr>
        <w:t xml:space="preserve"> and lies within the range of 50–100 USD/</w:t>
      </w:r>
      <w:proofErr w:type="spellStart"/>
      <w:r>
        <w:rPr>
          <w:rFonts w:ascii="Calibri" w:hAnsi="Calibri" w:cs="Calibri"/>
        </w:rPr>
        <w:t>tCO₂e</w:t>
      </w:r>
      <w:proofErr w:type="spellEnd"/>
      <w:r>
        <w:rPr>
          <w:rFonts w:ascii="Calibri" w:hAnsi="Calibri" w:cs="Calibri"/>
        </w:rPr>
        <w:t xml:space="preserve"> (2020 prices) reported in the literature for the social cost of carbon, with higher values increasingly recommended for mid-century assessments. The carbon cost is held constant over the horizon. Because it is part of the budget constraint, it affects the optimization: emissions-intensive generation consumes part of the budget that would otherwise be available for investment. In all cost indicators, the carbon cost is reported separately from direct costs (CAPEX and OPEX), so that direct and social costs can be compared. End-of-life costs of solar PV and battery storage are not included.</w:t>
      </w:r>
    </w:p>
    <w:p w14:paraId="6B9ED84F" w14:textId="77777777" w:rsidR="00D52B27" w:rsidRPr="00D52B27" w:rsidRDefault="00D52B27" w:rsidP="008034E5">
      <w:pPr>
        <w:bidi w:val="0"/>
        <w:rPr>
          <w:rFonts w:ascii="Calibri" w:hAnsi="Calibri" w:cs="Calibri"/>
          <w:rtl/>
        </w:rPr>
      </w:pPr>
    </w:p>
    <w:p w14:paraId="6B8FE7CE" w14:textId="610A3300" w:rsidR="007E7BEF" w:rsidRPr="004F2BAF" w:rsidRDefault="00F903DB" w:rsidP="00611139">
      <w:pPr>
        <w:bidi w:val="0"/>
        <w:rPr>
          <w:rFonts w:ascii="Calibri" w:hAnsi="Calibri" w:cs="Calibri"/>
          <w:b/>
          <w:bCs/>
        </w:rPr>
      </w:pPr>
      <w:r>
        <w:rPr>
          <w:rFonts w:ascii="Calibri" w:hAnsi="Calibri" w:cs="Calibri"/>
        </w:rPr>
        <w:br/>
      </w:r>
      <w:r>
        <w:rPr>
          <w:rFonts w:ascii="Calibri" w:hAnsi="Calibri" w:cs="Calibri"/>
        </w:rPr>
        <w:br/>
      </w:r>
      <w:r>
        <w:rPr>
          <w:rFonts w:ascii="Calibri" w:hAnsi="Calibri" w:cs="Calibri"/>
          <w:b/>
          <w:bCs/>
        </w:rPr>
        <w:t>Appendix B - Renewable share in 2050 (%) by budget and land cap (data of Figure 6)</w:t>
      </w:r>
    </w:p>
    <w:p w14:paraId="402A73F4" w14:textId="0ABCAB3F" w:rsidR="00D52B27" w:rsidRPr="004F2BAF" w:rsidRDefault="00D52B27" w:rsidP="00611139">
      <w:pPr>
        <w:bidi w:val="0"/>
        <w:rPr>
          <w:rFonts w:ascii="Calibri" w:hAnsi="Calibri" w:cs="Calibri"/>
        </w:rPr>
      </w:pPr>
    </w:p>
    <w:p w14:paraId="6969A43B" w14:textId="77777777" w:rsidR="004F2BAF" w:rsidRPr="004F2BAF" w:rsidRDefault="004F2BAF" w:rsidP="00611139">
      <w:pPr>
        <w:bidi w:val="0"/>
        <w:rPr>
          <w:rFonts w:ascii="Calibri" w:hAnsi="Calibri" w:cs="Calibri"/>
        </w:rPr>
      </w:pPr>
    </w:p>
    <w:p w14:paraId="22317386" w14:textId="77777777" w:rsidR="00846AAF" w:rsidRDefault="00846AAF" w:rsidP="00611139">
      <w:pPr>
        <w:spacing w:after="200"/>
      </w:pPr>
    </w:p>
    <w:tbl>
      <w:tblPr>
        <w:tblStyle w:val="GridTable1Light-Accent6"/>
        <w:tblW w:w="9238" w:type="dxa"/>
        <w:tblLook w:val="04A0" w:firstRow="1" w:lastRow="0" w:firstColumn="1" w:lastColumn="0" w:noHBand="0" w:noVBand="1"/>
      </w:tblPr>
      <w:tblGrid>
        <w:gridCol w:w="1822"/>
        <w:gridCol w:w="920"/>
        <w:gridCol w:w="920"/>
        <w:gridCol w:w="920"/>
        <w:gridCol w:w="776"/>
        <w:gridCol w:w="776"/>
        <w:gridCol w:w="776"/>
        <w:gridCol w:w="776"/>
        <w:gridCol w:w="776"/>
        <w:gridCol w:w="776"/>
      </w:tblGrid>
      <w:tr w:rsidR="005E198C" w14:paraId="1B170453" w14:textId="77777777" w:rsidTr="005E198C">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22" w:type="dxa"/>
          </w:tcPr>
          <w:p w14:paraId="5E299D3E" w14:textId="77777777" w:rsidR="005E198C" w:rsidRDefault="005E198C" w:rsidP="00611139">
            <w:pPr>
              <w:bidi w:val="0"/>
              <w:jc w:val="center"/>
            </w:pPr>
            <w:r>
              <w:rPr>
                <w:rFonts w:ascii="Calibri" w:hAnsi="Calibri" w:cs="Calibri"/>
                <w:sz w:val="18"/>
                <w:szCs w:val="18"/>
              </w:rPr>
              <w:t>Land cap [km²] \ Budget [₪×10⁹]</w:t>
            </w:r>
          </w:p>
        </w:tc>
        <w:tc>
          <w:tcPr>
            <w:tcW w:w="920" w:type="dxa"/>
          </w:tcPr>
          <w:p w14:paraId="7D822AE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400</w:t>
            </w:r>
          </w:p>
        </w:tc>
        <w:tc>
          <w:tcPr>
            <w:tcW w:w="920" w:type="dxa"/>
          </w:tcPr>
          <w:p w14:paraId="05B43EBB"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410</w:t>
            </w:r>
          </w:p>
        </w:tc>
        <w:tc>
          <w:tcPr>
            <w:tcW w:w="920" w:type="dxa"/>
          </w:tcPr>
          <w:p w14:paraId="6ED72D9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420</w:t>
            </w:r>
          </w:p>
        </w:tc>
        <w:tc>
          <w:tcPr>
            <w:tcW w:w="776" w:type="dxa"/>
          </w:tcPr>
          <w:p w14:paraId="4FFC4F98" w14:textId="35EE8F7C"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430</w:t>
            </w:r>
          </w:p>
        </w:tc>
        <w:tc>
          <w:tcPr>
            <w:tcW w:w="776" w:type="dxa"/>
          </w:tcPr>
          <w:p w14:paraId="1D866957"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440</w:t>
            </w:r>
          </w:p>
        </w:tc>
        <w:tc>
          <w:tcPr>
            <w:tcW w:w="776" w:type="dxa"/>
          </w:tcPr>
          <w:p w14:paraId="4883F064"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450</w:t>
            </w:r>
          </w:p>
        </w:tc>
        <w:tc>
          <w:tcPr>
            <w:tcW w:w="776" w:type="dxa"/>
          </w:tcPr>
          <w:p w14:paraId="08AA189A"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460</w:t>
            </w:r>
          </w:p>
        </w:tc>
        <w:tc>
          <w:tcPr>
            <w:tcW w:w="776" w:type="dxa"/>
          </w:tcPr>
          <w:p w14:paraId="007E917C"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470</w:t>
            </w:r>
          </w:p>
        </w:tc>
        <w:tc>
          <w:tcPr>
            <w:tcW w:w="776" w:type="dxa"/>
          </w:tcPr>
          <w:p w14:paraId="129FE4BE"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480</w:t>
            </w:r>
          </w:p>
        </w:tc>
      </w:tr>
      <w:tr w:rsidR="005E198C" w14:paraId="7D0EC4A6"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D0DA514" w14:textId="77777777" w:rsidR="005E198C" w:rsidRDefault="005E198C" w:rsidP="00611139">
            <w:pPr>
              <w:bidi w:val="0"/>
              <w:jc w:val="center"/>
            </w:pPr>
            <w:r>
              <w:rPr>
                <w:rFonts w:ascii="Calibri" w:hAnsi="Calibri" w:cs="Calibri"/>
                <w:sz w:val="18"/>
                <w:szCs w:val="18"/>
              </w:rPr>
              <w:t>100</w:t>
            </w:r>
          </w:p>
        </w:tc>
        <w:tc>
          <w:tcPr>
            <w:tcW w:w="920" w:type="dxa"/>
          </w:tcPr>
          <w:p w14:paraId="6F82C5F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06F0B6A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5B9AC63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776" w:type="dxa"/>
          </w:tcPr>
          <w:p w14:paraId="5BB2ADED" w14:textId="53784C7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70C752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29BAF7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04A2EAD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7918B9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c>
          <w:tcPr>
            <w:tcW w:w="776" w:type="dxa"/>
          </w:tcPr>
          <w:p w14:paraId="4489FF2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r>
      <w:tr w:rsidR="005E198C" w14:paraId="2687ED5F"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A9AFEB4" w14:textId="77777777" w:rsidR="005E198C" w:rsidRDefault="005E198C" w:rsidP="00611139">
            <w:pPr>
              <w:bidi w:val="0"/>
              <w:jc w:val="center"/>
            </w:pPr>
            <w:r>
              <w:rPr>
                <w:rFonts w:ascii="Calibri" w:hAnsi="Calibri" w:cs="Calibri"/>
                <w:sz w:val="18"/>
                <w:szCs w:val="18"/>
              </w:rPr>
              <w:t>400</w:t>
            </w:r>
          </w:p>
        </w:tc>
        <w:tc>
          <w:tcPr>
            <w:tcW w:w="920" w:type="dxa"/>
          </w:tcPr>
          <w:p w14:paraId="672A168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54AF42C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49.3</w:t>
            </w:r>
          </w:p>
        </w:tc>
        <w:tc>
          <w:tcPr>
            <w:tcW w:w="920" w:type="dxa"/>
          </w:tcPr>
          <w:p w14:paraId="62A107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49.6</w:t>
            </w:r>
          </w:p>
        </w:tc>
        <w:tc>
          <w:tcPr>
            <w:tcW w:w="776" w:type="dxa"/>
          </w:tcPr>
          <w:p w14:paraId="569B8A74" w14:textId="46939842"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776" w:type="dxa"/>
          </w:tcPr>
          <w:p w14:paraId="281B5B9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776" w:type="dxa"/>
          </w:tcPr>
          <w:p w14:paraId="3C953BF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776" w:type="dxa"/>
          </w:tcPr>
          <w:p w14:paraId="442B697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776" w:type="dxa"/>
          </w:tcPr>
          <w:p w14:paraId="507923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50.0</w:t>
            </w:r>
          </w:p>
        </w:tc>
        <w:tc>
          <w:tcPr>
            <w:tcW w:w="776" w:type="dxa"/>
          </w:tcPr>
          <w:p w14:paraId="524119C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50.0</w:t>
            </w:r>
          </w:p>
        </w:tc>
      </w:tr>
      <w:tr w:rsidR="005E198C" w14:paraId="41965E5C"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47AA20D1" w14:textId="77777777" w:rsidR="005E198C" w:rsidRDefault="005E198C" w:rsidP="00611139">
            <w:pPr>
              <w:bidi w:val="0"/>
              <w:jc w:val="center"/>
            </w:pPr>
            <w:r>
              <w:rPr>
                <w:rFonts w:ascii="Calibri" w:hAnsi="Calibri" w:cs="Calibri"/>
                <w:sz w:val="18"/>
                <w:szCs w:val="18"/>
              </w:rPr>
              <w:t>450</w:t>
            </w:r>
          </w:p>
        </w:tc>
        <w:tc>
          <w:tcPr>
            <w:tcW w:w="920" w:type="dxa"/>
          </w:tcPr>
          <w:p w14:paraId="64B9BA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4432ED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54.7</w:t>
            </w:r>
          </w:p>
        </w:tc>
        <w:tc>
          <w:tcPr>
            <w:tcW w:w="920" w:type="dxa"/>
          </w:tcPr>
          <w:p w14:paraId="70D7B1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55.2</w:t>
            </w:r>
          </w:p>
        </w:tc>
        <w:tc>
          <w:tcPr>
            <w:tcW w:w="776" w:type="dxa"/>
          </w:tcPr>
          <w:p w14:paraId="1DAEF797" w14:textId="33A7EDD8"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776" w:type="dxa"/>
          </w:tcPr>
          <w:p w14:paraId="5C5D2F8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776" w:type="dxa"/>
          </w:tcPr>
          <w:p w14:paraId="7DF609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55.5</w:t>
            </w:r>
          </w:p>
        </w:tc>
        <w:tc>
          <w:tcPr>
            <w:tcW w:w="776" w:type="dxa"/>
          </w:tcPr>
          <w:p w14:paraId="62E8349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55.5</w:t>
            </w:r>
          </w:p>
        </w:tc>
        <w:tc>
          <w:tcPr>
            <w:tcW w:w="776" w:type="dxa"/>
          </w:tcPr>
          <w:p w14:paraId="0136A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c>
          <w:tcPr>
            <w:tcW w:w="776" w:type="dxa"/>
          </w:tcPr>
          <w:p w14:paraId="28C5A6A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r>
      <w:tr w:rsidR="005E198C" w14:paraId="58916F2D"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40AEB5AB" w14:textId="77777777" w:rsidR="005E198C" w:rsidRDefault="005E198C" w:rsidP="00611139">
            <w:pPr>
              <w:bidi w:val="0"/>
              <w:jc w:val="center"/>
            </w:pPr>
            <w:r>
              <w:rPr>
                <w:rFonts w:ascii="Calibri" w:hAnsi="Calibri" w:cs="Calibri"/>
                <w:sz w:val="18"/>
                <w:szCs w:val="18"/>
              </w:rPr>
              <w:t>500</w:t>
            </w:r>
          </w:p>
        </w:tc>
        <w:tc>
          <w:tcPr>
            <w:tcW w:w="920" w:type="dxa"/>
          </w:tcPr>
          <w:p w14:paraId="097C32C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59.0</w:t>
            </w:r>
          </w:p>
        </w:tc>
        <w:tc>
          <w:tcPr>
            <w:tcW w:w="920" w:type="dxa"/>
          </w:tcPr>
          <w:p w14:paraId="7CB56F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60.1</w:t>
            </w:r>
          </w:p>
        </w:tc>
        <w:tc>
          <w:tcPr>
            <w:tcW w:w="920" w:type="dxa"/>
          </w:tcPr>
          <w:p w14:paraId="57755F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60.7</w:t>
            </w:r>
          </w:p>
        </w:tc>
        <w:tc>
          <w:tcPr>
            <w:tcW w:w="776" w:type="dxa"/>
          </w:tcPr>
          <w:p w14:paraId="4CEE6C4E" w14:textId="211861A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60.9</w:t>
            </w:r>
          </w:p>
        </w:tc>
        <w:tc>
          <w:tcPr>
            <w:tcW w:w="776" w:type="dxa"/>
          </w:tcPr>
          <w:p w14:paraId="71BDB8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61.0</w:t>
            </w:r>
          </w:p>
        </w:tc>
        <w:tc>
          <w:tcPr>
            <w:tcW w:w="776" w:type="dxa"/>
          </w:tcPr>
          <w:p w14:paraId="1654B5F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61.1</w:t>
            </w:r>
          </w:p>
        </w:tc>
        <w:tc>
          <w:tcPr>
            <w:tcW w:w="776" w:type="dxa"/>
          </w:tcPr>
          <w:p w14:paraId="4AD4D9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c>
          <w:tcPr>
            <w:tcW w:w="776" w:type="dxa"/>
          </w:tcPr>
          <w:p w14:paraId="62A92CD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c>
          <w:tcPr>
            <w:tcW w:w="776" w:type="dxa"/>
          </w:tcPr>
          <w:p w14:paraId="0F29FB1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r>
      <w:tr w:rsidR="005E198C" w14:paraId="4D5F029D"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E62ED6F" w14:textId="77777777" w:rsidR="005E198C" w:rsidRDefault="005E198C" w:rsidP="00611139">
            <w:pPr>
              <w:bidi w:val="0"/>
              <w:jc w:val="center"/>
            </w:pPr>
            <w:r>
              <w:rPr>
                <w:rFonts w:ascii="Calibri" w:hAnsi="Calibri" w:cs="Calibri"/>
                <w:sz w:val="18"/>
                <w:szCs w:val="18"/>
              </w:rPr>
              <w:t>550</w:t>
            </w:r>
          </w:p>
        </w:tc>
        <w:tc>
          <w:tcPr>
            <w:tcW w:w="920" w:type="dxa"/>
          </w:tcPr>
          <w:p w14:paraId="143B9E3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64.5</w:t>
            </w:r>
          </w:p>
        </w:tc>
        <w:tc>
          <w:tcPr>
            <w:tcW w:w="920" w:type="dxa"/>
          </w:tcPr>
          <w:p w14:paraId="4E320E4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65.3</w:t>
            </w:r>
          </w:p>
        </w:tc>
        <w:tc>
          <w:tcPr>
            <w:tcW w:w="920" w:type="dxa"/>
          </w:tcPr>
          <w:p w14:paraId="715AB99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66.0</w:t>
            </w:r>
          </w:p>
        </w:tc>
        <w:tc>
          <w:tcPr>
            <w:tcW w:w="776" w:type="dxa"/>
          </w:tcPr>
          <w:p w14:paraId="408FDDF5" w14:textId="1887DB1E"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66.3</w:t>
            </w:r>
          </w:p>
        </w:tc>
        <w:tc>
          <w:tcPr>
            <w:tcW w:w="776" w:type="dxa"/>
          </w:tcPr>
          <w:p w14:paraId="6A42C7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66.5</w:t>
            </w:r>
          </w:p>
        </w:tc>
        <w:tc>
          <w:tcPr>
            <w:tcW w:w="776" w:type="dxa"/>
          </w:tcPr>
          <w:p w14:paraId="1EF4647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66.5</w:t>
            </w:r>
          </w:p>
        </w:tc>
        <w:tc>
          <w:tcPr>
            <w:tcW w:w="776" w:type="dxa"/>
          </w:tcPr>
          <w:p w14:paraId="20BDF5E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c>
          <w:tcPr>
            <w:tcW w:w="776" w:type="dxa"/>
          </w:tcPr>
          <w:p w14:paraId="32906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c>
          <w:tcPr>
            <w:tcW w:w="776" w:type="dxa"/>
          </w:tcPr>
          <w:p w14:paraId="698278B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r>
      <w:tr w:rsidR="005E198C" w14:paraId="24FA4DD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0F428F6" w14:textId="77777777" w:rsidR="005E198C" w:rsidRDefault="005E198C" w:rsidP="00611139">
            <w:pPr>
              <w:bidi w:val="0"/>
              <w:jc w:val="center"/>
            </w:pPr>
            <w:r>
              <w:rPr>
                <w:rFonts w:ascii="Calibri" w:hAnsi="Calibri" w:cs="Calibri"/>
                <w:sz w:val="18"/>
                <w:szCs w:val="18"/>
              </w:rPr>
              <w:t>600</w:t>
            </w:r>
          </w:p>
        </w:tc>
        <w:tc>
          <w:tcPr>
            <w:tcW w:w="920" w:type="dxa"/>
          </w:tcPr>
          <w:p w14:paraId="41D43CB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69.7</w:t>
            </w:r>
          </w:p>
        </w:tc>
        <w:tc>
          <w:tcPr>
            <w:tcW w:w="920" w:type="dxa"/>
          </w:tcPr>
          <w:p w14:paraId="062ACA3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70.4</w:t>
            </w:r>
          </w:p>
        </w:tc>
        <w:tc>
          <w:tcPr>
            <w:tcW w:w="920" w:type="dxa"/>
          </w:tcPr>
          <w:p w14:paraId="329BA81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71.1</w:t>
            </w:r>
          </w:p>
        </w:tc>
        <w:tc>
          <w:tcPr>
            <w:tcW w:w="776" w:type="dxa"/>
          </w:tcPr>
          <w:p w14:paraId="188C88F2" w14:textId="645AA984"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71.5</w:t>
            </w:r>
          </w:p>
        </w:tc>
        <w:tc>
          <w:tcPr>
            <w:tcW w:w="776" w:type="dxa"/>
          </w:tcPr>
          <w:p w14:paraId="626E78C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71.7</w:t>
            </w:r>
          </w:p>
        </w:tc>
        <w:tc>
          <w:tcPr>
            <w:tcW w:w="776" w:type="dxa"/>
          </w:tcPr>
          <w:p w14:paraId="431CC52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71.9</w:t>
            </w:r>
          </w:p>
        </w:tc>
        <w:tc>
          <w:tcPr>
            <w:tcW w:w="776" w:type="dxa"/>
          </w:tcPr>
          <w:p w14:paraId="41C47F5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c>
          <w:tcPr>
            <w:tcW w:w="776" w:type="dxa"/>
          </w:tcPr>
          <w:p w14:paraId="2A556D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c>
          <w:tcPr>
            <w:tcW w:w="776" w:type="dxa"/>
          </w:tcPr>
          <w:p w14:paraId="2A4E9D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r>
      <w:tr w:rsidR="005E198C" w14:paraId="5ECB646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18A0D60" w14:textId="77777777" w:rsidR="005E198C" w:rsidRDefault="005E198C" w:rsidP="00611139">
            <w:pPr>
              <w:bidi w:val="0"/>
              <w:jc w:val="center"/>
            </w:pPr>
            <w:r>
              <w:rPr>
                <w:rFonts w:ascii="Calibri" w:hAnsi="Calibri" w:cs="Calibri"/>
                <w:sz w:val="18"/>
                <w:szCs w:val="18"/>
              </w:rPr>
              <w:t>650</w:t>
            </w:r>
          </w:p>
        </w:tc>
        <w:tc>
          <w:tcPr>
            <w:tcW w:w="920" w:type="dxa"/>
          </w:tcPr>
          <w:p w14:paraId="182FD98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74.4</w:t>
            </w:r>
          </w:p>
        </w:tc>
        <w:tc>
          <w:tcPr>
            <w:tcW w:w="920" w:type="dxa"/>
          </w:tcPr>
          <w:p w14:paraId="7EB96FC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75.2</w:t>
            </w:r>
          </w:p>
        </w:tc>
        <w:tc>
          <w:tcPr>
            <w:tcW w:w="920" w:type="dxa"/>
          </w:tcPr>
          <w:p w14:paraId="2B020DA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75.8</w:t>
            </w:r>
          </w:p>
        </w:tc>
        <w:tc>
          <w:tcPr>
            <w:tcW w:w="776" w:type="dxa"/>
          </w:tcPr>
          <w:p w14:paraId="08D33403" w14:textId="482CECBC"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76.3</w:t>
            </w:r>
          </w:p>
        </w:tc>
        <w:tc>
          <w:tcPr>
            <w:tcW w:w="776" w:type="dxa"/>
          </w:tcPr>
          <w:p w14:paraId="297F173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76.6</w:t>
            </w:r>
          </w:p>
        </w:tc>
        <w:tc>
          <w:tcPr>
            <w:tcW w:w="776" w:type="dxa"/>
          </w:tcPr>
          <w:p w14:paraId="0BAAF87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76.7</w:t>
            </w:r>
          </w:p>
        </w:tc>
        <w:tc>
          <w:tcPr>
            <w:tcW w:w="776" w:type="dxa"/>
          </w:tcPr>
          <w:p w14:paraId="390BCD3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c>
          <w:tcPr>
            <w:tcW w:w="776" w:type="dxa"/>
          </w:tcPr>
          <w:p w14:paraId="14CDAAB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c>
          <w:tcPr>
            <w:tcW w:w="776" w:type="dxa"/>
          </w:tcPr>
          <w:p w14:paraId="311A737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r>
      <w:tr w:rsidR="005E198C" w14:paraId="14210F5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BD8BA82" w14:textId="77777777" w:rsidR="005E198C" w:rsidRDefault="005E198C" w:rsidP="00611139">
            <w:pPr>
              <w:bidi w:val="0"/>
              <w:jc w:val="center"/>
            </w:pPr>
            <w:r>
              <w:rPr>
                <w:rFonts w:ascii="Calibri" w:hAnsi="Calibri" w:cs="Calibri"/>
                <w:sz w:val="18"/>
                <w:szCs w:val="18"/>
              </w:rPr>
              <w:t>700</w:t>
            </w:r>
          </w:p>
        </w:tc>
        <w:tc>
          <w:tcPr>
            <w:tcW w:w="920" w:type="dxa"/>
          </w:tcPr>
          <w:p w14:paraId="0477F2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089775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79.6</w:t>
            </w:r>
          </w:p>
        </w:tc>
        <w:tc>
          <w:tcPr>
            <w:tcW w:w="920" w:type="dxa"/>
          </w:tcPr>
          <w:p w14:paraId="358191D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80.3</w:t>
            </w:r>
          </w:p>
        </w:tc>
        <w:tc>
          <w:tcPr>
            <w:tcW w:w="776" w:type="dxa"/>
          </w:tcPr>
          <w:p w14:paraId="46C40559" w14:textId="55285903"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80.8</w:t>
            </w:r>
          </w:p>
        </w:tc>
        <w:tc>
          <w:tcPr>
            <w:tcW w:w="776" w:type="dxa"/>
          </w:tcPr>
          <w:p w14:paraId="690DFBE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81.1</w:t>
            </w:r>
          </w:p>
        </w:tc>
        <w:tc>
          <w:tcPr>
            <w:tcW w:w="776" w:type="dxa"/>
          </w:tcPr>
          <w:p w14:paraId="58868F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3D44001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74C3B34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12C113C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r>
      <w:tr w:rsidR="005E198C" w14:paraId="1D2D7CAB"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3573A9A" w14:textId="77777777" w:rsidR="005E198C" w:rsidRDefault="005E198C" w:rsidP="00611139">
            <w:pPr>
              <w:bidi w:val="0"/>
              <w:jc w:val="center"/>
            </w:pPr>
            <w:r>
              <w:rPr>
                <w:rFonts w:ascii="Calibri" w:hAnsi="Calibri" w:cs="Calibri"/>
                <w:sz w:val="18"/>
                <w:szCs w:val="18"/>
              </w:rPr>
              <w:t>750</w:t>
            </w:r>
          </w:p>
        </w:tc>
        <w:tc>
          <w:tcPr>
            <w:tcW w:w="920" w:type="dxa"/>
          </w:tcPr>
          <w:p w14:paraId="546FFB4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67081B7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83.6</w:t>
            </w:r>
          </w:p>
        </w:tc>
        <w:tc>
          <w:tcPr>
            <w:tcW w:w="920" w:type="dxa"/>
          </w:tcPr>
          <w:p w14:paraId="3D11F54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84.5</w:t>
            </w:r>
          </w:p>
        </w:tc>
        <w:tc>
          <w:tcPr>
            <w:tcW w:w="776" w:type="dxa"/>
          </w:tcPr>
          <w:p w14:paraId="74FA765B" w14:textId="6E058879"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85.1</w:t>
            </w:r>
          </w:p>
        </w:tc>
        <w:tc>
          <w:tcPr>
            <w:tcW w:w="776" w:type="dxa"/>
          </w:tcPr>
          <w:p w14:paraId="479B86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85.3</w:t>
            </w:r>
          </w:p>
        </w:tc>
        <w:tc>
          <w:tcPr>
            <w:tcW w:w="776" w:type="dxa"/>
          </w:tcPr>
          <w:p w14:paraId="3489AFC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212929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4329126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19B3AE2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r>
      <w:tr w:rsidR="005E198C" w14:paraId="28977CE6"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751465D0" w14:textId="77777777" w:rsidR="005E198C" w:rsidRDefault="005E198C" w:rsidP="00611139">
            <w:pPr>
              <w:bidi w:val="0"/>
              <w:jc w:val="center"/>
            </w:pPr>
            <w:r>
              <w:rPr>
                <w:rFonts w:ascii="Calibri" w:hAnsi="Calibri" w:cs="Calibri"/>
                <w:sz w:val="18"/>
                <w:szCs w:val="18"/>
              </w:rPr>
              <w:t>800</w:t>
            </w:r>
          </w:p>
        </w:tc>
        <w:tc>
          <w:tcPr>
            <w:tcW w:w="920" w:type="dxa"/>
          </w:tcPr>
          <w:p w14:paraId="2A92D78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5E62E60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87.1</w:t>
            </w:r>
          </w:p>
        </w:tc>
        <w:tc>
          <w:tcPr>
            <w:tcW w:w="920" w:type="dxa"/>
          </w:tcPr>
          <w:p w14:paraId="131E82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88.1</w:t>
            </w:r>
          </w:p>
        </w:tc>
        <w:tc>
          <w:tcPr>
            <w:tcW w:w="776" w:type="dxa"/>
          </w:tcPr>
          <w:p w14:paraId="14792721" w14:textId="69722586"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88.7</w:t>
            </w:r>
          </w:p>
        </w:tc>
        <w:tc>
          <w:tcPr>
            <w:tcW w:w="776" w:type="dxa"/>
          </w:tcPr>
          <w:p w14:paraId="06DED31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88.8</w:t>
            </w:r>
          </w:p>
        </w:tc>
        <w:tc>
          <w:tcPr>
            <w:tcW w:w="776" w:type="dxa"/>
          </w:tcPr>
          <w:p w14:paraId="2D54D26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2A178F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64E83D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3C79D2C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r>
      <w:tr w:rsidR="005E198C" w14:paraId="5FAC1914"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69F5946" w14:textId="77777777" w:rsidR="005E198C" w:rsidRDefault="005E198C" w:rsidP="00611139">
            <w:pPr>
              <w:bidi w:val="0"/>
              <w:jc w:val="center"/>
            </w:pPr>
            <w:r>
              <w:rPr>
                <w:rFonts w:ascii="Calibri" w:hAnsi="Calibri" w:cs="Calibri"/>
                <w:sz w:val="18"/>
                <w:szCs w:val="18"/>
              </w:rPr>
              <w:t>850</w:t>
            </w:r>
          </w:p>
        </w:tc>
        <w:tc>
          <w:tcPr>
            <w:tcW w:w="920" w:type="dxa"/>
          </w:tcPr>
          <w:p w14:paraId="3A30A47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7722B22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87.9</w:t>
            </w:r>
          </w:p>
        </w:tc>
        <w:tc>
          <w:tcPr>
            <w:tcW w:w="920" w:type="dxa"/>
          </w:tcPr>
          <w:p w14:paraId="091ABB6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91.0</w:t>
            </w:r>
          </w:p>
        </w:tc>
        <w:tc>
          <w:tcPr>
            <w:tcW w:w="776" w:type="dxa"/>
          </w:tcPr>
          <w:p w14:paraId="6194EBEF" w14:textId="4FDB9C05"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91.7</w:t>
            </w:r>
          </w:p>
        </w:tc>
        <w:tc>
          <w:tcPr>
            <w:tcW w:w="776" w:type="dxa"/>
          </w:tcPr>
          <w:p w14:paraId="292C1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91.9</w:t>
            </w:r>
          </w:p>
        </w:tc>
        <w:tc>
          <w:tcPr>
            <w:tcW w:w="776" w:type="dxa"/>
          </w:tcPr>
          <w:p w14:paraId="1B8F58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65432B1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5CDA31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39A73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r>
    </w:tbl>
    <w:p w14:paraId="287583E7" w14:textId="77777777" w:rsidR="004F2BAF" w:rsidRDefault="004F2BAF" w:rsidP="00611139">
      <w:pPr>
        <w:bidi w:val="0"/>
        <w:rPr>
          <w:rFonts w:ascii="Calibri" w:hAnsi="Calibri" w:cs="Calibri"/>
          <w:rtl/>
        </w:rPr>
      </w:pPr>
    </w:p>
    <w:p w14:paraId="43FF9167" w14:textId="77777777" w:rsidR="0089220C" w:rsidRDefault="0089220C" w:rsidP="00611139">
      <w:pPr>
        <w:bidi w:val="0"/>
        <w:rPr>
          <w:rFonts w:ascii="Calibri" w:hAnsi="Calibri" w:cs="Calibri"/>
          <w:rtl/>
        </w:rPr>
      </w:pPr>
    </w:p>
    <w:p w14:paraId="67595A1D" w14:textId="77777777" w:rsidR="0089220C" w:rsidRDefault="0089220C" w:rsidP="00611139">
      <w:pPr>
        <w:bidi w:val="0"/>
        <w:rPr>
          <w:rFonts w:ascii="Calibri" w:hAnsi="Calibri" w:cs="Calibri"/>
          <w:rtl/>
        </w:rPr>
      </w:pPr>
    </w:p>
    <w:p w14:paraId="4270F0C0" w14:textId="77777777" w:rsidR="0089220C" w:rsidRDefault="0089220C" w:rsidP="00611139">
      <w:pPr>
        <w:bidi w:val="0"/>
        <w:rPr>
          <w:rFonts w:ascii="Calibri" w:hAnsi="Calibri" w:cs="Calibri"/>
          <w:rtl/>
        </w:rPr>
      </w:pPr>
    </w:p>
    <w:p w14:paraId="40221EC8" w14:textId="77777777" w:rsidR="00E7284C" w:rsidRDefault="00E7284C" w:rsidP="00611139">
      <w:pPr>
        <w:bidi w:val="0"/>
      </w:pPr>
    </w:p>
    <w:p w14:paraId="44283685" w14:textId="77777777" w:rsidR="00E7284C" w:rsidRDefault="00E7284C" w:rsidP="00611139">
      <w:pPr>
        <w:bidi w:val="0"/>
      </w:pPr>
    </w:p>
    <w:p w14:paraId="52F908BC" w14:textId="77777777" w:rsidR="00E7284C" w:rsidRDefault="00E7284C" w:rsidP="00611139">
      <w:pPr>
        <w:bidi w:val="0"/>
      </w:pPr>
    </w:p>
    <w:p w14:paraId="09327C0B" w14:textId="77777777" w:rsidR="00E7284C" w:rsidRDefault="00E7284C" w:rsidP="00611139">
      <w:pPr>
        <w:bidi w:val="0"/>
      </w:pPr>
    </w:p>
    <w:p w14:paraId="14FF4A82" w14:textId="77777777" w:rsidR="00E7284C" w:rsidRDefault="00E7284C" w:rsidP="00611139">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4BE0E062" w14:textId="6A872783" w:rsidR="003014A6" w:rsidRDefault="00F903DB" w:rsidP="00611139">
      <w:pPr>
        <w:bidi w:val="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3128B825" w:rsidR="003014A6" w:rsidRPr="006049B4" w:rsidRDefault="003014A6" w:rsidP="003014A6">
                            <w:pPr>
                              <w:pStyle w:val="Caption"/>
                              <w:bidi w:val="0"/>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3128B825" w:rsidR="003014A6" w:rsidRPr="006049B4" w:rsidRDefault="003014A6" w:rsidP="003014A6">
                      <w:pPr>
                        <w:pStyle w:val="Caption"/>
                        <w:bidi w:val="0"/>
                        <w:jc w:val="center"/>
                        <w:rPr>
                          <w:noProof/>
                        </w:rPr>
                      </w:pPr>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lastRenderedPageBreak/>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w:t>
      </w:r>
      <w:proofErr w:type="spellStart"/>
      <w:r>
        <w:rPr>
          <w:rFonts w:ascii="Calibri" w:hAnsi="Calibri" w:cs="Calibri"/>
        </w:rPr>
        <w:t>Mekorot</w:t>
      </w:r>
      <w:proofErr w:type="spellEnd"/>
      <w:r>
        <w:rPr>
          <w:rFonts w:ascii="Calibri" w:hAnsi="Calibri" w:cs="Calibri"/>
        </w:rPr>
        <w: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13" w:name="_Toc142292921"/>
      <w:r>
        <w:rPr>
          <w:rFonts w:ascii="Calibri" w:hAnsi="Calibri" w:cs="Calibri"/>
          <w:i/>
          <w:iCs/>
        </w:rPr>
        <w:t>Figure S6: Relationship between water suppliers and consumers</w:t>
      </w:r>
      <w:r>
        <w:rPr>
          <w:rFonts w:ascii="Calibri" w:hAnsi="Calibri" w:cs="Calibri"/>
          <w:i/>
          <w:iCs/>
          <w:rtl/>
        </w:rPr>
        <w:br/>
      </w:r>
    </w:p>
    <w:bookmarkEnd w:id="113"/>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14"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14"/>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15"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15"/>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proofErr w:type="spellStart"/>
      <w:r>
        <w:rPr>
          <w:rFonts w:ascii="Calibri" w:hAnsi="Calibri" w:cs="Calibri"/>
          <w:i/>
          <w:iCs/>
        </w:rPr>
        <w:t>h.p.c</w:t>
      </w:r>
      <w:proofErr w:type="spellEnd"/>
      <w:r>
        <w:rPr>
          <w:rFonts w:ascii="Calibri" w:hAnsi="Calibri" w:cs="Calibri"/>
          <w:i/>
          <w:iCs/>
        </w:rPr>
        <w:t>.</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16" w:name="_Toc142292923"/>
    </w:p>
    <w:bookmarkEnd w:id="116"/>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proofErr w:type="spellStart"/>
      <w:r>
        <w:rPr>
          <w:rFonts w:ascii="Calibri" w:hAnsi="Calibri" w:cs="Calibri"/>
        </w:rPr>
        <w:lastRenderedPageBreak/>
        <w:t>h.p.c</w:t>
      </w:r>
      <w:proofErr w:type="spellEnd"/>
      <w:r>
        <w:rPr>
          <w:rFonts w:ascii="Calibri" w:hAnsi="Calibri" w:cs="Calibri"/>
        </w:rPr>
        <w:t>.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17"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w:t>
      </w:r>
      <w:proofErr w:type="spellStart"/>
      <w:r>
        <w:rPr>
          <w:rFonts w:ascii="Calibri" w:hAnsi="Calibri" w:cs="Calibri"/>
        </w:rPr>
        <w:t>a.p.c.</w:t>
      </w:r>
      <w:proofErr w:type="spellEnd"/>
      <w:r>
        <w:rPr>
          <w:rFonts w:ascii="Calibri" w:hAnsi="Calibri" w:cs="Calibri"/>
        </w:rPr>
        <w:t>)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17"/>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18"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18"/>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xml:space="preserve">• </w:t>
      </w:r>
      <w:proofErr w:type="spellStart"/>
      <w:r>
        <w:rPr>
          <w:rFonts w:ascii="Calibri" w:hAnsi="Calibri" w:cs="Calibri"/>
          <w:i/>
        </w:rPr>
        <w:t>p.p.c</w:t>
      </w:r>
      <w:proofErr w:type="spellEnd"/>
      <w:r>
        <w:rPr>
          <w:rFonts w:ascii="Calibri" w:hAnsi="Calibri" w:cs="Calibri"/>
          <w:i/>
        </w:rPr>
        <w:t xml:space="preserve">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t>
      </w:r>
      <w:proofErr w:type="spellStart"/>
      <w:r>
        <w:rPr>
          <w:rFonts w:ascii="Calibri" w:hAnsi="Calibri" w:cs="Calibri"/>
          <w:i/>
        </w:rPr>
        <w:t>Worldmeter</w:t>
      </w:r>
      <w:proofErr w:type="spellEnd"/>
      <w:r>
        <w:rPr>
          <w:rFonts w:ascii="Calibri" w:hAnsi="Calibri" w:cs="Calibri"/>
          <w:i/>
        </w:rPr>
        <w:t>,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 xml:space="preserve">In our model, we used past data and a schematic forecast from the </w:t>
      </w:r>
      <w:proofErr w:type="spellStart"/>
      <w:r>
        <w:rPr>
          <w:rFonts w:ascii="Calibri" w:hAnsi="Calibri" w:cs="Calibri"/>
        </w:rPr>
        <w:t>Mekorot</w:t>
      </w:r>
      <w:proofErr w:type="spellEnd"/>
      <w:r>
        <w:rPr>
          <w:rFonts w:ascii="Calibri" w:hAnsi="Calibri" w:cs="Calibri"/>
        </w:rPr>
        <w:t xml:space="preserve"> company (</w:t>
      </w:r>
      <w:proofErr w:type="spellStart"/>
      <w:r>
        <w:rPr>
          <w:rFonts w:ascii="Calibri" w:hAnsi="Calibri" w:cs="Calibri"/>
        </w:rPr>
        <w:t>Mekorot</w:t>
      </w:r>
      <w:proofErr w:type="spellEnd"/>
      <w:r>
        <w:rPr>
          <w:rFonts w:ascii="Calibri" w:hAnsi="Calibri" w:cs="Calibri"/>
        </w:rPr>
        <w: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19"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 xml:space="preserve">According to a forecast by the </w:t>
      </w:r>
      <w:proofErr w:type="spellStart"/>
      <w:r>
        <w:rPr>
          <w:rFonts w:ascii="Calibri" w:hAnsi="Calibri" w:cs="Calibri"/>
        </w:rPr>
        <w:t>Mekorot</w:t>
      </w:r>
      <w:proofErr w:type="spellEnd"/>
      <w:r>
        <w:rPr>
          <w:rFonts w:ascii="Calibri" w:hAnsi="Calibri" w:cs="Calibri"/>
        </w:rPr>
        <w:t xml:space="preserve"> company, by the year 2050, there will be a 5 percent decrease in the amount of precipitation, and this will reduce the filling volume in aquifers, lakes, etc. between 20 and 30 percent (</w:t>
      </w:r>
      <w:proofErr w:type="spellStart"/>
      <w:r>
        <w:rPr>
          <w:rFonts w:ascii="Calibri" w:hAnsi="Calibri" w:cs="Calibri"/>
        </w:rPr>
        <w:t>Mekorot</w:t>
      </w:r>
      <w:proofErr w:type="spellEnd"/>
      <w:r>
        <w:rPr>
          <w:rFonts w:ascii="Calibri" w:hAnsi="Calibri" w:cs="Calibri"/>
        </w:rPr>
        <w: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19"/>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w:t>
      </w:r>
      <w:proofErr w:type="spellStart"/>
      <w:r>
        <w:rPr>
          <w:rFonts w:ascii="Calibri" w:hAnsi="Calibri" w:cs="Calibri"/>
        </w:rPr>
        <w:t>Mekorot</w:t>
      </w:r>
      <w:proofErr w:type="spellEnd"/>
      <w:r>
        <w:rPr>
          <w:rFonts w:ascii="Calibri" w:hAnsi="Calibri" w:cs="Calibri"/>
        </w:rPr>
        <w: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1"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2" w:history="1">
        <w:r>
          <w:rPr>
            <w:rStyle w:val="Hyperlink"/>
            <w:rFonts w:ascii="Calibri" w:eastAsiaTheme="majorEastAsia" w:hAnsi="Calibri" w:cs="Calibri"/>
          </w:rPr>
          <w:t>Production and consumption of water (Central Bureau of Statistics, 2022)</w:t>
        </w:r>
      </w:hyperlink>
      <w:bookmarkStart w:id="120" w:name="_Ref142481691"/>
    </w:p>
    <w:p w14:paraId="7ABCBA5F" w14:textId="6A61C8EC" w:rsidR="00DF3096" w:rsidRPr="00EC0EFA" w:rsidRDefault="00DF3096" w:rsidP="008034E5">
      <w:pPr>
        <w:numPr>
          <w:ilvl w:val="0"/>
          <w:numId w:val="4"/>
        </w:numPr>
        <w:bidi w:val="0"/>
        <w:rPr>
          <w:rFonts w:ascii="Calibri" w:hAnsi="Calibri" w:cs="Calibri"/>
        </w:rPr>
      </w:pPr>
      <w:hyperlink r:id="rId43" w:history="1">
        <w:r>
          <w:rPr>
            <w:rStyle w:val="Hyperlink"/>
            <w:rFonts w:ascii="Calibri" w:eastAsiaTheme="majorEastAsia" w:hAnsi="Calibri" w:cs="Calibri"/>
          </w:rPr>
          <w:t>The Israeli population forecast (Central Bureau of Statistics, 2019)</w:t>
        </w:r>
      </w:hyperlink>
      <w:bookmarkEnd w:id="120"/>
    </w:p>
    <w:p w14:paraId="3546B9A9"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Palestinian population growth forecast (</w:t>
        </w:r>
        <w:proofErr w:type="spellStart"/>
        <w:r>
          <w:rPr>
            <w:rStyle w:val="Hyperlink"/>
            <w:rFonts w:ascii="Calibri" w:eastAsiaTheme="majorEastAsia" w:hAnsi="Calibri" w:cs="Calibri"/>
          </w:rPr>
          <w:t>Worldometer</w:t>
        </w:r>
        <w:proofErr w:type="spellEnd"/>
        <w:r>
          <w:rPr>
            <w:rStyle w:val="Hyperlink"/>
            <w:rFonts w:ascii="Calibri" w:eastAsiaTheme="majorEastAsia" w:hAnsi="Calibri" w:cs="Calibri"/>
          </w:rPr>
          <w:t>, 2023)</w:t>
        </w:r>
      </w:hyperlink>
    </w:p>
    <w:p w14:paraId="754D58A4"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The water forecast in Israel (</w:t>
        </w:r>
        <w:proofErr w:type="spellStart"/>
        <w:r>
          <w:rPr>
            <w:rStyle w:val="Hyperlink"/>
            <w:rFonts w:ascii="Calibri" w:eastAsiaTheme="majorEastAsia" w:hAnsi="Calibri" w:cs="Calibri"/>
          </w:rPr>
          <w:t>Mekorot</w:t>
        </w:r>
        <w:proofErr w:type="spellEnd"/>
        <w:r>
          <w:rPr>
            <w:rStyle w:val="Hyperlink"/>
            <w:rFonts w:ascii="Calibri" w:eastAsiaTheme="majorEastAsia" w:hAnsi="Calibri" w:cs="Calibri"/>
          </w:rPr>
          <w: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solarCapacity</w:t>
            </w:r>
            <w:proofErr w:type="spellEnd"/>
            <w:r>
              <w:rPr>
                <w:rFonts w:ascii="Calibri" w:hAnsi="Calibri" w:cs="Calibri"/>
              </w:rPr>
              <w:t xml:space="preserve">, </w:t>
            </w:r>
            <w:proofErr w:type="spellStart"/>
            <w:r>
              <w:rPr>
                <w:rFonts w:ascii="Calibri" w:hAnsi="Calibri" w:cs="Calibri"/>
              </w:rPr>
              <w:t>windCapacity</w:t>
            </w:r>
            <w:proofErr w:type="spellEnd"/>
            <w:r>
              <w:rPr>
                <w:rFonts w:ascii="Calibri" w:hAnsi="Calibri" w:cs="Calibri"/>
              </w:rPr>
              <w:t xml:space="preserve">, </w:t>
            </w:r>
            <w:proofErr w:type="spellStart"/>
            <w:r>
              <w:rPr>
                <w:rFonts w:ascii="Calibri" w:hAnsi="Calibri" w:cs="Calibri"/>
              </w:rPr>
              <w:t>storageEnergy</w:t>
            </w:r>
            <w:proofErr w:type="spellEnd"/>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Pr>
                <w:rFonts w:ascii="Calibri" w:hAnsi="Calibri" w:cs="Calibri"/>
              </w:rPr>
              <w:t>coalGeneration</w:t>
            </w:r>
            <w:proofErr w:type="spellEnd"/>
            <w:r>
              <w:rPr>
                <w:rFonts w:ascii="Calibri" w:hAnsi="Calibri" w:cs="Calibri"/>
              </w:rPr>
              <w:t xml:space="preserve">, </w:t>
            </w:r>
            <w:proofErr w:type="spellStart"/>
            <w:r>
              <w:rPr>
                <w:rFonts w:ascii="Calibri" w:hAnsi="Calibri" w:cs="Calibri"/>
              </w:rPr>
              <w:t>gasGeneration</w:t>
            </w:r>
            <w:proofErr w:type="spellEnd"/>
            <w:r>
              <w:rPr>
                <w:rFonts w:ascii="Calibri" w:hAnsi="Calibri" w:cs="Calibri"/>
              </w:rPr>
              <w:t xml:space="preserve">, </w:t>
            </w:r>
            <w:proofErr w:type="spellStart"/>
            <w:r>
              <w:rPr>
                <w:rFonts w:ascii="Calibri" w:hAnsi="Calibri" w:cs="Calibri"/>
              </w:rPr>
              <w:t>solarGeneration</w:t>
            </w:r>
            <w:proofErr w:type="spellEnd"/>
            <w:r>
              <w:rPr>
                <w:rFonts w:ascii="Calibri" w:hAnsi="Calibri" w:cs="Calibri"/>
              </w:rPr>
              <w:t xml:space="preserve">, </w:t>
            </w:r>
            <w:proofErr w:type="spellStart"/>
            <w:r>
              <w:rPr>
                <w:rFonts w:ascii="Calibri" w:hAnsi="Calibri" w:cs="Calibri"/>
              </w:rPr>
              <w:t>windGeneration</w:t>
            </w:r>
            <w:proofErr w:type="spellEnd"/>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storageUsage</w:t>
            </w:r>
            <w:proofErr w:type="spellEnd"/>
            <w:r>
              <w:rPr>
                <w:rFonts w:ascii="Calibri" w:hAnsi="Calibri" w:cs="Calibri"/>
              </w:rPr>
              <w:t xml:space="preserve">, </w:t>
            </w:r>
            <w:proofErr w:type="spellStart"/>
            <w:r>
              <w:rPr>
                <w:rFonts w:ascii="Calibri" w:hAnsi="Calibri" w:cs="Calibri"/>
              </w:rPr>
              <w:t>renewableConsumption</w:t>
            </w:r>
            <w:proofErr w:type="spellEnd"/>
            <w:r>
              <w:rPr>
                <w:rFonts w:ascii="Calibri" w:hAnsi="Calibri" w:cs="Calibri"/>
              </w:rPr>
              <w:t xml:space="preserve">, </w:t>
            </w:r>
            <w:proofErr w:type="spellStart"/>
            <w:r>
              <w:rPr>
                <w:rFonts w:ascii="Calibri" w:hAnsi="Calibri" w:cs="Calibri"/>
              </w:rPr>
              <w:t>renewableShare</w:t>
            </w:r>
            <w:proofErr w:type="spellEnd"/>
            <w:r>
              <w:rPr>
                <w:rFonts w:ascii="Calibri" w:hAnsi="Calibri" w:cs="Calibri"/>
              </w:rPr>
              <w:t xml:space="preserve">, </w:t>
            </w:r>
            <w:proofErr w:type="spellStart"/>
            <w:r>
              <w:rPr>
                <w:rFonts w:ascii="Calibri" w:hAnsi="Calibri" w:cs="Calibri"/>
              </w:rPr>
              <w:t>curtailedEnergy</w:t>
            </w:r>
            <w:proofErr w:type="spellEnd"/>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Pr>
                <w:rFonts w:ascii="Calibri" w:hAnsi="Calibri" w:cs="Calibri"/>
              </w:rPr>
              <w:t>externalitiesCummulativeNPV</w:t>
            </w:r>
            <w:proofErr w:type="spellEnd"/>
            <w:r>
              <w:rPr>
                <w:rFonts w:ascii="Calibri" w:hAnsi="Calibri" w:cs="Calibri"/>
              </w:rPr>
              <w:t xml:space="preserve">, </w:t>
            </w:r>
            <w:proofErr w:type="spellStart"/>
            <w:r>
              <w:rPr>
                <w:rFonts w:ascii="Calibri" w:hAnsi="Calibri" w:cs="Calibri"/>
              </w:rPr>
              <w:t>solarTotalCummulativeNPV</w:t>
            </w:r>
            <w:proofErr w:type="spellEnd"/>
            <w:r>
              <w:rPr>
                <w:rFonts w:ascii="Calibri" w:hAnsi="Calibri" w:cs="Calibri"/>
              </w:rPr>
              <w:t xml:space="preserve">, </w:t>
            </w:r>
            <w:proofErr w:type="spellStart"/>
            <w:r>
              <w:rPr>
                <w:rFonts w:ascii="Calibri" w:hAnsi="Calibri" w:cs="Calibri"/>
              </w:rPr>
              <w:t>windTotalCummulativeNPV</w:t>
            </w:r>
            <w:proofErr w:type="spellEnd"/>
            <w:r>
              <w:rPr>
                <w:rFonts w:ascii="Calibri" w:hAnsi="Calibri" w:cs="Calibri"/>
              </w:rPr>
              <w:t xml:space="preserve">, </w:t>
            </w:r>
            <w:proofErr w:type="spellStart"/>
            <w:r>
              <w:rPr>
                <w:rFonts w:ascii="Calibri" w:hAnsi="Calibri" w:cs="Calibri"/>
              </w:rPr>
              <w:t>storageTotalCummulativeNPV</w:t>
            </w:r>
            <w:proofErr w:type="spellEnd"/>
            <w:r>
              <w:rPr>
                <w:rFonts w:ascii="Calibri" w:hAnsi="Calibri" w:cs="Calibri"/>
              </w:rPr>
              <w:t xml:space="preserve">, </w:t>
            </w:r>
            <w:proofErr w:type="spellStart"/>
            <w:r>
              <w:rPr>
                <w:rFonts w:ascii="Calibri" w:hAnsi="Calibri" w:cs="Calibri"/>
              </w:rPr>
              <w:t>gasTotalCummulativeNPV</w:t>
            </w:r>
            <w:proofErr w:type="spellEnd"/>
            <w:r>
              <w:rPr>
                <w:rFonts w:ascii="Calibri" w:hAnsi="Calibri" w:cs="Calibri"/>
              </w:rPr>
              <w:t xml:space="preserve">, </w:t>
            </w:r>
            <w:proofErr w:type="spellStart"/>
            <w:r>
              <w:rPr>
                <w:rFonts w:ascii="Calibri" w:hAnsi="Calibri" w:cs="Calibri"/>
              </w:rPr>
              <w:t>totalCostCummulativeNPV</w:t>
            </w:r>
            <w:proofErr w:type="spellEnd"/>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 xml:space="preserve">התמודדות עם שינויי האקלים מחייבת </w:t>
      </w:r>
      <w:proofErr w:type="spellStart"/>
      <w:r>
        <w:rPr>
          <w:rFonts w:ascii="Calibri" w:hAnsi="Calibri" w:cs="Calibri"/>
          <w:rtl/>
        </w:rPr>
        <w:t>דה־קרבוניזציה</w:t>
      </w:r>
      <w:proofErr w:type="spellEnd"/>
      <w:r>
        <w:rPr>
          <w:rFonts w:ascii="Calibri" w:hAnsi="Calibri" w:cs="Calibri"/>
          <w:rtl/>
        </w:rPr>
        <w:t xml:space="preserve">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w:t>
      </w:r>
      <w:r>
        <w:rPr>
          <w:rFonts w:ascii="Calibri" w:hAnsi="Calibri" w:cs="Calibri"/>
          <w:rtl/>
        </w:rPr>
        <w:lastRenderedPageBreak/>
        <w:t>(כ־245,000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 xml:space="preserve">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w:t>
      </w:r>
      <w:proofErr w:type="spellStart"/>
      <w:r>
        <w:rPr>
          <w:rFonts w:ascii="Calibri" w:hAnsi="Calibri" w:cs="Calibri"/>
          <w:rtl/>
        </w:rPr>
        <w:t>פוסיליים</w:t>
      </w:r>
      <w:proofErr w:type="spellEnd"/>
      <w:r>
        <w:rPr>
          <w:rFonts w:ascii="Calibri" w:hAnsi="Calibri" w:cs="Calibri"/>
          <w:rtl/>
        </w:rPr>
        <w:t xml:space="preserve"> נראות זולות משמעותית ממערכות עתירות מתחדשות. עם זאת, כאשר נכללות במפורש העלויות החיצוניות של זיהום אוויר ופליטות גזי חממה, העלות הכוללת של מסלולים </w:t>
      </w:r>
      <w:proofErr w:type="spellStart"/>
      <w:r>
        <w:rPr>
          <w:rFonts w:ascii="Calibri" w:hAnsi="Calibri" w:cs="Calibri"/>
          <w:rtl/>
        </w:rPr>
        <w:t>פוסיליים</w:t>
      </w:r>
      <w:proofErr w:type="spellEnd"/>
      <w:r>
        <w:rPr>
          <w:rFonts w:ascii="Calibri" w:hAnsi="Calibri" w:cs="Calibri"/>
          <w:rtl/>
        </w:rPr>
        <w:t xml:space="preserve">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w:t>
      </w:r>
      <w:proofErr w:type="spellStart"/>
      <w:r>
        <w:rPr>
          <w:rFonts w:ascii="Calibri" w:hAnsi="Calibri" w:cs="Calibri"/>
          <w:rtl/>
        </w:rPr>
        <w:t>דה־קרבוניזציה</w:t>
      </w:r>
      <w:proofErr w:type="spellEnd"/>
      <w:r>
        <w:rPr>
          <w:rFonts w:ascii="Calibri" w:hAnsi="Calibri" w:cs="Calibri"/>
          <w:rtl/>
        </w:rPr>
        <w:t xml:space="preserve">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xml:space="preserve">: מבחינה מתודולוגית, היא מדגימה כיצד מודלים של </w:t>
      </w:r>
      <w:proofErr w:type="spellStart"/>
      <w:r>
        <w:rPr>
          <w:rFonts w:ascii="Calibri" w:hAnsi="Calibri" w:cs="Calibri"/>
          <w:rtl/>
        </w:rPr>
        <w:t>אופטימיזציית</w:t>
      </w:r>
      <w:proofErr w:type="spellEnd"/>
      <w:r>
        <w:rPr>
          <w:rFonts w:ascii="Calibri" w:hAnsi="Calibri" w:cs="Calibri"/>
          <w:rtl/>
        </w:rPr>
        <w:t xml:space="preserve">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w:t>
      </w:r>
      <w:proofErr w:type="spellStart"/>
      <w:r>
        <w:rPr>
          <w:rFonts w:ascii="Calibri" w:hAnsi="Calibri" w:cs="Calibri"/>
          <w:rtl/>
        </w:rPr>
        <w:t>לדה־קרבוניזציה</w:t>
      </w:r>
      <w:proofErr w:type="spellEnd"/>
      <w:r>
        <w:rPr>
          <w:rFonts w:ascii="Calibri" w:hAnsi="Calibri" w:cs="Calibri"/>
          <w:rtl/>
        </w:rPr>
        <w:t>.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6"/>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 xml:space="preserve">מנחה: פרופ' רזיאל </w:t>
      </w:r>
      <w:proofErr w:type="spellStart"/>
      <w:r>
        <w:rPr>
          <w:rFonts w:hint="cs"/>
          <w:sz w:val="28"/>
          <w:szCs w:val="28"/>
          <w:rtl/>
        </w:rPr>
        <w:t>רימר</w:t>
      </w:r>
      <w:proofErr w:type="spellEnd"/>
      <w:r>
        <w:rPr>
          <w:rFonts w:hint="cs"/>
          <w:sz w:val="28"/>
          <w:szCs w:val="28"/>
          <w:rtl/>
        </w:rPr>
        <w:t xml:space="preserve"> ופרופ' </w:t>
      </w:r>
      <w:proofErr w:type="spellStart"/>
      <w:r>
        <w:rPr>
          <w:rFonts w:hint="cs"/>
          <w:sz w:val="28"/>
          <w:szCs w:val="28"/>
          <w:rtl/>
        </w:rPr>
        <w:t>מידד</w:t>
      </w:r>
      <w:proofErr w:type="spellEnd"/>
      <w:r>
        <w:rPr>
          <w:rFonts w:hint="cs"/>
          <w:sz w:val="28"/>
          <w:szCs w:val="28"/>
          <w:rtl/>
        </w:rPr>
        <w:t xml:space="preserve"> </w:t>
      </w:r>
      <w:proofErr w:type="spellStart"/>
      <w:r>
        <w:rPr>
          <w:rFonts w:hint="cs"/>
          <w:sz w:val="28"/>
          <w:szCs w:val="28"/>
          <w:rtl/>
        </w:rPr>
        <w:t>קיסנג'ר</w:t>
      </w:r>
      <w:proofErr w:type="spellEnd"/>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 xml:space="preserve">פרופ' רזיאל </w:t>
      </w:r>
      <w:proofErr w:type="spellStart"/>
      <w:r>
        <w:rPr>
          <w:sz w:val="28"/>
          <w:szCs w:val="28"/>
          <w:rtl/>
        </w:rPr>
        <w:t>רימר</w:t>
      </w:r>
      <w:proofErr w:type="spellEnd"/>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w:t>
      </w:r>
      <w:proofErr w:type="spellStart"/>
      <w:r>
        <w:rPr>
          <w:sz w:val="28"/>
          <w:szCs w:val="28"/>
          <w:rtl/>
        </w:rPr>
        <w:t>מידד</w:t>
      </w:r>
      <w:proofErr w:type="spellEnd"/>
      <w:r>
        <w:rPr>
          <w:sz w:val="28"/>
          <w:szCs w:val="28"/>
          <w:rtl/>
        </w:rPr>
        <w:t xml:space="preserve"> </w:t>
      </w:r>
      <w:proofErr w:type="spellStart"/>
      <w:r>
        <w:rPr>
          <w:sz w:val="28"/>
          <w:szCs w:val="28"/>
          <w:rtl/>
        </w:rPr>
        <w:t>קיסינגר</w:t>
      </w:r>
      <w:proofErr w:type="spellEnd"/>
      <w:r>
        <w:rPr>
          <w:sz w:val="28"/>
          <w:szCs w:val="28"/>
          <w:rtl/>
        </w:rPr>
        <w:t xml:space="preserve">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w:t>
      </w:r>
      <w:proofErr w:type="spellStart"/>
      <w:r>
        <w:rPr>
          <w:rFonts w:hint="cs"/>
          <w:sz w:val="28"/>
          <w:szCs w:val="28"/>
          <w:rtl/>
        </w:rPr>
        <w:t>יו''ר</w:t>
      </w:r>
      <w:proofErr w:type="spellEnd"/>
      <w:r>
        <w:rPr>
          <w:rFonts w:hint="cs"/>
          <w:sz w:val="28"/>
          <w:szCs w:val="28"/>
          <w:rtl/>
        </w:rPr>
        <w:t xml:space="preserve">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 xml:space="preserve">מנחים: פרופ' רזיאל </w:t>
      </w:r>
      <w:proofErr w:type="spellStart"/>
      <w:r>
        <w:rPr>
          <w:rFonts w:hint="cs"/>
          <w:sz w:val="28"/>
          <w:szCs w:val="28"/>
          <w:rtl/>
        </w:rPr>
        <w:t>רימר</w:t>
      </w:r>
      <w:proofErr w:type="spellEnd"/>
      <w:r>
        <w:rPr>
          <w:rFonts w:hint="cs"/>
          <w:sz w:val="28"/>
          <w:szCs w:val="28"/>
          <w:rtl/>
        </w:rPr>
        <w:t xml:space="preserve"> ופרופ' </w:t>
      </w:r>
      <w:proofErr w:type="spellStart"/>
      <w:r>
        <w:rPr>
          <w:rFonts w:hint="cs"/>
          <w:sz w:val="28"/>
          <w:szCs w:val="28"/>
          <w:rtl/>
        </w:rPr>
        <w:t>מידד</w:t>
      </w:r>
      <w:proofErr w:type="spellEnd"/>
      <w:r>
        <w:rPr>
          <w:rFonts w:hint="cs"/>
          <w:sz w:val="28"/>
          <w:szCs w:val="28"/>
          <w:rtl/>
        </w:rPr>
        <w:t xml:space="preserve"> </w:t>
      </w:r>
      <w:proofErr w:type="spellStart"/>
      <w:r>
        <w:rPr>
          <w:rFonts w:hint="cs"/>
          <w:sz w:val="28"/>
          <w:szCs w:val="28"/>
          <w:rtl/>
        </w:rPr>
        <w:t>קיסנג'ר</w:t>
      </w:r>
      <w:proofErr w:type="spellEnd"/>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75D6" w14:textId="77777777" w:rsidR="00865E81" w:rsidRDefault="00865E81">
      <w:r>
        <w:separator/>
      </w:r>
    </w:p>
  </w:endnote>
  <w:endnote w:type="continuationSeparator" w:id="0">
    <w:p w14:paraId="0C36CC7B" w14:textId="77777777" w:rsidR="00865E81" w:rsidRDefault="00865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D2035" w14:textId="77777777" w:rsidR="00865E81" w:rsidRDefault="00865E81">
      <w:r>
        <w:separator/>
      </w:r>
    </w:p>
  </w:footnote>
  <w:footnote w:type="continuationSeparator" w:id="0">
    <w:p w14:paraId="69CA3072" w14:textId="77777777" w:rsidR="00865E81" w:rsidRDefault="00865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E621A"/>
    <w:rsid w:val="000E7333"/>
    <w:rsid w:val="000F71C2"/>
    <w:rsid w:val="00100F8B"/>
    <w:rsid w:val="0010132F"/>
    <w:rsid w:val="0010258F"/>
    <w:rsid w:val="0010458A"/>
    <w:rsid w:val="00104F73"/>
    <w:rsid w:val="001058ED"/>
    <w:rsid w:val="00105E55"/>
    <w:rsid w:val="001143D3"/>
    <w:rsid w:val="00114B8A"/>
    <w:rsid w:val="001150E9"/>
    <w:rsid w:val="001160AE"/>
    <w:rsid w:val="0011714E"/>
    <w:rsid w:val="00123543"/>
    <w:rsid w:val="001239B4"/>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048B"/>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07"/>
    <w:rsid w:val="001C69AF"/>
    <w:rsid w:val="001D237E"/>
    <w:rsid w:val="001D3714"/>
    <w:rsid w:val="001D4BB2"/>
    <w:rsid w:val="001D56A3"/>
    <w:rsid w:val="001D6036"/>
    <w:rsid w:val="001E50D1"/>
    <w:rsid w:val="001E7927"/>
    <w:rsid w:val="001F0128"/>
    <w:rsid w:val="001F0E5A"/>
    <w:rsid w:val="001F251B"/>
    <w:rsid w:val="001F2896"/>
    <w:rsid w:val="001F6B7C"/>
    <w:rsid w:val="00201F39"/>
    <w:rsid w:val="00207B93"/>
    <w:rsid w:val="00210491"/>
    <w:rsid w:val="0021078B"/>
    <w:rsid w:val="00211B71"/>
    <w:rsid w:val="00211D98"/>
    <w:rsid w:val="00211DDE"/>
    <w:rsid w:val="0021248E"/>
    <w:rsid w:val="00216107"/>
    <w:rsid w:val="002213A4"/>
    <w:rsid w:val="00222293"/>
    <w:rsid w:val="0022391B"/>
    <w:rsid w:val="002312CF"/>
    <w:rsid w:val="00232DD1"/>
    <w:rsid w:val="00235E88"/>
    <w:rsid w:val="00241F1F"/>
    <w:rsid w:val="00242A88"/>
    <w:rsid w:val="002472FF"/>
    <w:rsid w:val="002501EC"/>
    <w:rsid w:val="00250DC2"/>
    <w:rsid w:val="0025195D"/>
    <w:rsid w:val="002526C2"/>
    <w:rsid w:val="00253F5A"/>
    <w:rsid w:val="00255284"/>
    <w:rsid w:val="0026084D"/>
    <w:rsid w:val="0026126D"/>
    <w:rsid w:val="00262EF0"/>
    <w:rsid w:val="00263034"/>
    <w:rsid w:val="002654CE"/>
    <w:rsid w:val="0026794A"/>
    <w:rsid w:val="00270081"/>
    <w:rsid w:val="002713FC"/>
    <w:rsid w:val="00271782"/>
    <w:rsid w:val="0027186D"/>
    <w:rsid w:val="00274E35"/>
    <w:rsid w:val="00276897"/>
    <w:rsid w:val="002803D9"/>
    <w:rsid w:val="00287045"/>
    <w:rsid w:val="00287222"/>
    <w:rsid w:val="00290DE2"/>
    <w:rsid w:val="0029139C"/>
    <w:rsid w:val="00293218"/>
    <w:rsid w:val="0029433F"/>
    <w:rsid w:val="002960FA"/>
    <w:rsid w:val="002A00A1"/>
    <w:rsid w:val="002A0CEC"/>
    <w:rsid w:val="002A1313"/>
    <w:rsid w:val="002A3CA1"/>
    <w:rsid w:val="002B4743"/>
    <w:rsid w:val="002B5B68"/>
    <w:rsid w:val="002B5DB7"/>
    <w:rsid w:val="002C50C0"/>
    <w:rsid w:val="002C5D6A"/>
    <w:rsid w:val="002C698C"/>
    <w:rsid w:val="002D1101"/>
    <w:rsid w:val="002D291C"/>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0DDF"/>
    <w:rsid w:val="004134BC"/>
    <w:rsid w:val="00414868"/>
    <w:rsid w:val="00414BC3"/>
    <w:rsid w:val="00416859"/>
    <w:rsid w:val="00430602"/>
    <w:rsid w:val="0043215D"/>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4C8B"/>
    <w:rsid w:val="004869E4"/>
    <w:rsid w:val="00487A26"/>
    <w:rsid w:val="004969B9"/>
    <w:rsid w:val="004A20D0"/>
    <w:rsid w:val="004A4A1C"/>
    <w:rsid w:val="004A4E97"/>
    <w:rsid w:val="004B2D93"/>
    <w:rsid w:val="004B3A68"/>
    <w:rsid w:val="004B55EF"/>
    <w:rsid w:val="004B792D"/>
    <w:rsid w:val="004C26ED"/>
    <w:rsid w:val="004C2A8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452A"/>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98C"/>
    <w:rsid w:val="005E1A81"/>
    <w:rsid w:val="005E2314"/>
    <w:rsid w:val="005E2976"/>
    <w:rsid w:val="005E2BD6"/>
    <w:rsid w:val="005F13B2"/>
    <w:rsid w:val="005F7ACD"/>
    <w:rsid w:val="0060326D"/>
    <w:rsid w:val="00603412"/>
    <w:rsid w:val="006049B4"/>
    <w:rsid w:val="00604D23"/>
    <w:rsid w:val="006078DC"/>
    <w:rsid w:val="00611139"/>
    <w:rsid w:val="00611C75"/>
    <w:rsid w:val="00613E1F"/>
    <w:rsid w:val="00616EEF"/>
    <w:rsid w:val="00617F47"/>
    <w:rsid w:val="006204B6"/>
    <w:rsid w:val="00627A9B"/>
    <w:rsid w:val="00630255"/>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41A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17C0B"/>
    <w:rsid w:val="0072259F"/>
    <w:rsid w:val="007232D5"/>
    <w:rsid w:val="00724F89"/>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76BD0"/>
    <w:rsid w:val="00781C2A"/>
    <w:rsid w:val="00783A8F"/>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3685"/>
    <w:rsid w:val="00801733"/>
    <w:rsid w:val="00802874"/>
    <w:rsid w:val="00802BD4"/>
    <w:rsid w:val="008034E5"/>
    <w:rsid w:val="00804F34"/>
    <w:rsid w:val="00807223"/>
    <w:rsid w:val="00807AFE"/>
    <w:rsid w:val="00810377"/>
    <w:rsid w:val="008104CD"/>
    <w:rsid w:val="008107F5"/>
    <w:rsid w:val="008110E6"/>
    <w:rsid w:val="008139C7"/>
    <w:rsid w:val="0081689F"/>
    <w:rsid w:val="00817652"/>
    <w:rsid w:val="008202E0"/>
    <w:rsid w:val="00820A7F"/>
    <w:rsid w:val="00820AC3"/>
    <w:rsid w:val="00820C63"/>
    <w:rsid w:val="008231B6"/>
    <w:rsid w:val="00823B97"/>
    <w:rsid w:val="0082474B"/>
    <w:rsid w:val="0082733A"/>
    <w:rsid w:val="008315BC"/>
    <w:rsid w:val="00833085"/>
    <w:rsid w:val="00833A90"/>
    <w:rsid w:val="00840B39"/>
    <w:rsid w:val="00840BA9"/>
    <w:rsid w:val="008414E6"/>
    <w:rsid w:val="00843E95"/>
    <w:rsid w:val="00844628"/>
    <w:rsid w:val="00846932"/>
    <w:rsid w:val="00846AAF"/>
    <w:rsid w:val="008472A4"/>
    <w:rsid w:val="00861E39"/>
    <w:rsid w:val="00862019"/>
    <w:rsid w:val="0086237A"/>
    <w:rsid w:val="008629EA"/>
    <w:rsid w:val="00865E81"/>
    <w:rsid w:val="00866ED2"/>
    <w:rsid w:val="008713BF"/>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461D"/>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61C66"/>
    <w:rsid w:val="00A62375"/>
    <w:rsid w:val="00A645EE"/>
    <w:rsid w:val="00A65CD0"/>
    <w:rsid w:val="00A661F9"/>
    <w:rsid w:val="00A66867"/>
    <w:rsid w:val="00A66C2F"/>
    <w:rsid w:val="00A670B2"/>
    <w:rsid w:val="00A71177"/>
    <w:rsid w:val="00A73D5D"/>
    <w:rsid w:val="00A74322"/>
    <w:rsid w:val="00A75047"/>
    <w:rsid w:val="00A8014B"/>
    <w:rsid w:val="00A832C7"/>
    <w:rsid w:val="00A83563"/>
    <w:rsid w:val="00A86C7E"/>
    <w:rsid w:val="00A9004F"/>
    <w:rsid w:val="00A90387"/>
    <w:rsid w:val="00A9163C"/>
    <w:rsid w:val="00A918CC"/>
    <w:rsid w:val="00A91938"/>
    <w:rsid w:val="00A9268A"/>
    <w:rsid w:val="00A92CB0"/>
    <w:rsid w:val="00A958B6"/>
    <w:rsid w:val="00A96D1B"/>
    <w:rsid w:val="00A97A0E"/>
    <w:rsid w:val="00AA28C6"/>
    <w:rsid w:val="00AA740A"/>
    <w:rsid w:val="00AB131C"/>
    <w:rsid w:val="00AB5273"/>
    <w:rsid w:val="00AB588F"/>
    <w:rsid w:val="00AC35B8"/>
    <w:rsid w:val="00AC5214"/>
    <w:rsid w:val="00AC6F2B"/>
    <w:rsid w:val="00AD1598"/>
    <w:rsid w:val="00AD3C25"/>
    <w:rsid w:val="00AD57C7"/>
    <w:rsid w:val="00AE19C1"/>
    <w:rsid w:val="00AE1E2B"/>
    <w:rsid w:val="00AE293B"/>
    <w:rsid w:val="00AF7548"/>
    <w:rsid w:val="00AF7928"/>
    <w:rsid w:val="00B007ED"/>
    <w:rsid w:val="00B03898"/>
    <w:rsid w:val="00B06F94"/>
    <w:rsid w:val="00B0720A"/>
    <w:rsid w:val="00B07971"/>
    <w:rsid w:val="00B12FB3"/>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6E32"/>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2222"/>
    <w:rsid w:val="00C24D17"/>
    <w:rsid w:val="00C27189"/>
    <w:rsid w:val="00C274E5"/>
    <w:rsid w:val="00C27F48"/>
    <w:rsid w:val="00C30306"/>
    <w:rsid w:val="00C32D78"/>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AEF"/>
    <w:rsid w:val="00C943E8"/>
    <w:rsid w:val="00C94E4D"/>
    <w:rsid w:val="00CA1B71"/>
    <w:rsid w:val="00CA37E8"/>
    <w:rsid w:val="00CA43D5"/>
    <w:rsid w:val="00CA5D4A"/>
    <w:rsid w:val="00CA64AF"/>
    <w:rsid w:val="00CB14C1"/>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68E"/>
    <w:rsid w:val="00DA4CBF"/>
    <w:rsid w:val="00DA59D8"/>
    <w:rsid w:val="00DA76FD"/>
    <w:rsid w:val="00DB28A8"/>
    <w:rsid w:val="00DB3A3F"/>
    <w:rsid w:val="00DB7593"/>
    <w:rsid w:val="00DC0C94"/>
    <w:rsid w:val="00DC0EEB"/>
    <w:rsid w:val="00DC1930"/>
    <w:rsid w:val="00DC1D60"/>
    <w:rsid w:val="00DC338B"/>
    <w:rsid w:val="00DC3B79"/>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6D8"/>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EE"/>
    <w:rsid w:val="00ED15BA"/>
    <w:rsid w:val="00ED48A8"/>
    <w:rsid w:val="00ED4DE9"/>
    <w:rsid w:val="00ED6044"/>
    <w:rsid w:val="00ED6DB8"/>
    <w:rsid w:val="00EE1CDC"/>
    <w:rsid w:val="00EE6AE8"/>
    <w:rsid w:val="00EF4FD9"/>
    <w:rsid w:val="00F03DC0"/>
    <w:rsid w:val="00F06D98"/>
    <w:rsid w:val="00F077A7"/>
    <w:rsid w:val="00F11B1C"/>
    <w:rsid w:val="00F15CF6"/>
    <w:rsid w:val="00F16092"/>
    <w:rsid w:val="00F2099A"/>
    <w:rsid w:val="00F22AEF"/>
    <w:rsid w:val="00F26A72"/>
    <w:rsid w:val="00F33132"/>
    <w:rsid w:val="00F371AD"/>
    <w:rsid w:val="00F420E0"/>
    <w:rsid w:val="00F4449B"/>
    <w:rsid w:val="00F46839"/>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4685"/>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 w:type="table" w:styleId="TableGridLight">
    <w:name w:val="Grid Table Light"/>
    <w:basedOn w:val="TableNormal"/>
    <w:uiPriority w:val="40"/>
    <w:rsid w:val="006111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6111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47" Type="http://schemas.openxmlformats.org/officeDocument/2006/relationships/image" Target="media/image3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5"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2198</TotalTime>
  <Pages>67</Pages>
  <Words>20902</Words>
  <Characters>119146</Characters>
  <Application>Microsoft Office Word</Application>
  <DocSecurity>0</DocSecurity>
  <Lines>992</Lines>
  <Paragraphs>279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154</cp:revision>
  <cp:lastPrinted>2025-09-29T10:09:00Z</cp:lastPrinted>
  <dcterms:created xsi:type="dcterms:W3CDTF">2026-09-27T05:23:00Z</dcterms:created>
  <dcterms:modified xsi:type="dcterms:W3CDTF">2026-10-06T10:08:00Z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