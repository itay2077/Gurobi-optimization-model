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5A122D3C" w14:textId="77777777" w:rsidR="00A74322" w:rsidRDefault="00A74322" w:rsidP="00A74322">
      <w:pPr>
        <w:bidi w:val="0"/>
        <w:rPr>
          <w:rtl/>
        </w:rPr>
      </w:pPr>
    </w:p>
    <w:p w14:paraId="72F9EFDF" w14:textId="6B0B5ADE" w:rsidR="00A74322" w:rsidRPr="00A74322" w:rsidRDefault="00A74322" w:rsidP="00A74322">
      <w:pPr>
        <w:bidi w:val="0"/>
        <w:sectPr w:rsidR="00A74322" w:rsidRPr="00A74322" w:rsidSect="00FA16F9">
          <w:pgSz w:w="11906" w:h="16838"/>
          <w:pgMar w:top="1440" w:right="851" w:bottom="1440" w:left="851" w:header="709" w:footer="709" w:gutter="0"/>
          <w:pgNumType w:start="0"/>
          <w:cols w:space="708"/>
          <w:titlePg/>
          <w:bidi/>
          <w:rtlGutter/>
          <w:docGrid w:linePitch="360"/>
        </w:sectPr>
      </w:pPr>
      <w:r>
        <w:rPr>
          <w:rFonts w:hint="cs"/>
          <w:rtl/>
        </w:rPr>
        <w:t xml:space="preserve">שינוי קצבי התקנה בהתאם למגמה עולמית </w:t>
      </w:r>
      <w:r>
        <w:rPr>
          <w:rtl/>
        </w:rPr>
        <w:br/>
      </w:r>
      <w:r>
        <w:rPr>
          <w:rFonts w:hint="cs"/>
          <w:rtl/>
        </w:rPr>
        <w:t xml:space="preserve">הוספת גרף שינוי מחיר כללי בהתאם לאחוזי מתחדשות </w:t>
      </w:r>
      <w:r>
        <w:rPr>
          <w:rtl/>
        </w:rPr>
        <w:br/>
      </w:r>
      <w:r>
        <w:rPr>
          <w:rFonts w:hint="cs"/>
          <w:rtl/>
        </w:rPr>
        <w:t xml:space="preserve">שטח לעלות ב10% </w:t>
      </w:r>
      <w:r>
        <w:rPr>
          <w:rtl/>
        </w:rPr>
        <w:br/>
      </w: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593ABF0" w14:textId="77777777" w:rsidR="00846AAF" w:rsidRDefault="002A3CA1">
      <w:pPr>
        <w:pStyle w:val="TOCHeading"/>
        <w:bidi w:val="0"/>
        <w:spacing w:after="200"/>
      </w:pPr>
      <w:bookmarkStart w:id="6" w:name="_Toc209882148"/>
      <w:bookmarkStart w:id="7" w:name="_Toc209900258"/>
      <w:bookmarkStart w:id="8" w:name="_Toc209901104"/>
      <w:r>
        <w:rPr>
          <w:rFonts w:ascii="Calibri" w:hAnsi="Calibri" w:cs="Calibri"/>
          <w:color w:val="auto"/>
          <w:sz w:val="24"/>
          <w:szCs w:val="24"/>
          <w:rtl w:val="0"/>
          <w:cs w:val="0"/>
        </w:rPr>
        <w:t>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is formulated as a large-scale linear program that minimizes cumulative life-cycle greenhouse gas emissions subject to a cumulative budget—including a carbon cost of 200 NIS/tCO₂e—a cap on land available for solar deployment, annual build-rate limits, a reserve-margin requirement and hourly storage dynamics. A grid of 99 scenarios, combining nine budget levels (₪400–480×10⁹) and eleven land caps (100–850 km²), is analysed with and without the option of 3 GW of nuclear capacity.</w:t>
      </w:r>
    </w:p>
    <w:p w14:paraId="0D37C758" w14:textId="77777777" w:rsidR="00846AAF" w:rsidRDefault="002A3CA1">
      <w:pPr>
        <w:pStyle w:val="TOCHeading"/>
        <w:bidi w:val="0"/>
        <w:spacing w:after="200"/>
      </w:pPr>
      <w:r>
        <w:rPr>
          <w:rFonts w:ascii="Calibri" w:hAnsi="Calibri" w:cs="Calibri"/>
          <w:color w:val="auto"/>
          <w:sz w:val="24"/>
          <w:szCs w:val="24"/>
          <w:rtl w:val="0"/>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₪450×10⁹ further budget has no effect. Once the land cap is reached, growing demand is met by gas and emissions rise again, indicating that land allocation must keep pace with demand.</w:t>
      </w:r>
    </w:p>
    <w:p w14:paraId="2FE73471" w14:textId="77777777" w:rsidR="00846AAF" w:rsidRDefault="002A3CA1">
      <w:pPr>
        <w:pStyle w:val="TOCHeading"/>
        <w:bidi w:val="0"/>
        <w:spacing w:after="200"/>
      </w:pPr>
      <w:r>
        <w:rPr>
          <w:rFonts w:ascii="Calibri" w:hAnsi="Calibri" w:cs="Calibri"/>
          <w:color w:val="auto"/>
          <w:sz w:val="24"/>
          <w:szCs w:val="24"/>
          <w:rtl w:val="0"/>
          <w:cs w:val="0"/>
        </w:rPr>
        <w:t>For a fixed budget, increasing the renewable share from 50% to 91% leaves the direct cost of generation practically unchanged (0.273–0.276 NIS/kWh), whereas the fossil-dominated system is the most expensive in 2050 despite being cheaper in the early years. When the carbon cost is included, the social cost declines monotonically to about 0.290 NIS/kWh at 91% renewables. In all scenarios, about 32 GW of gas capacity is retained for reliability. Adding 3 GW of nuclear capacity reduces cumulative emissions by 36–184 MtCO₂e, with the largest benefit when land is scarce, indicating that firm low-carbon capacity acts as a partial substitute for land.</w:t>
      </w:r>
    </w:p>
    <w:p w14:paraId="53D392BD" w14:textId="77777777" w:rsidR="00846AAF" w:rsidRDefault="002A3CA1">
      <w:pPr>
        <w:pStyle w:val="TOCHeading"/>
        <w:bidi w:val="0"/>
        <w:spacing w:after="200"/>
      </w:pPr>
      <w:r>
        <w:rPr>
          <w:rFonts w:ascii="Calibri" w:hAnsi="Calibri" w:cs="Calibri"/>
          <w:color w:val="auto"/>
          <w:sz w:val="24"/>
          <w:szCs w:val="24"/>
          <w:rtl w:val="0"/>
          <w:cs w:val="0"/>
        </w:rPr>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bidi w:val="0"/>
        <w:spacing w:after="200"/>
      </w:pPr>
      <w:r>
        <w:rPr>
          <w:rFonts w:ascii="Calibri" w:hAnsi="Calibri" w:cs="Calibri"/>
          <w:color w:val="auto"/>
          <w:sz w:val="24"/>
          <w:szCs w:val="24"/>
          <w:rtl w:val="0"/>
          <w:cs w:val="0"/>
        </w:rPr>
        <w:lastRenderedPageBreak/>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lastRenderedPageBreak/>
        <w:br/>
        <w:t>Table of Contents</w:t>
      </w:r>
      <w:bookmarkEnd w:id="6"/>
      <w:bookmarkEnd w:id="7"/>
      <w:bookmarkEnd w:id="8"/>
      <w:bookmarkEnd w:id="9"/>
    </w:p>
    <w:p w14:paraId="1492BD58" w14:textId="3604F4A8" w:rsidR="008034E5" w:rsidRDefault="00F903DB" w:rsidP="00211B71">
      <w:pPr>
        <w:pStyle w:val="TOC1"/>
        <w:jc w:val="right"/>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tabs>
          <w:tab w:val="right" w:leader="dot" w:pos="8296"/>
        </w:tabs>
        <w:bidi w:val="0"/>
        <w:jc w:val="right"/>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jc w:val="right"/>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D724453" w14:textId="77777777" w:rsidR="00820A7F" w:rsidRDefault="00820A7F" w:rsidP="00820A7F">
      <w:pPr>
        <w:bidi w:val="0"/>
        <w:rPr>
          <w:rtl/>
        </w:rPr>
      </w:pPr>
    </w:p>
    <w:p w14:paraId="68BF867D" w14:textId="77777777" w:rsidR="00820A7F" w:rsidRDefault="00820A7F" w:rsidP="00820A7F">
      <w:pPr>
        <w:bidi w:val="0"/>
        <w:rPr>
          <w:rtl/>
        </w:rPr>
      </w:pPr>
    </w:p>
    <w:p w14:paraId="48FAE65F" w14:textId="77777777" w:rsidR="00820A7F" w:rsidRDefault="00820A7F" w:rsidP="00820A7F">
      <w:pPr>
        <w:bidi w:val="0"/>
        <w:rPr>
          <w:rtl/>
        </w:rPr>
      </w:pPr>
    </w:p>
    <w:p w14:paraId="1D12F615" w14:textId="77777777" w:rsidR="00820A7F" w:rsidRDefault="00820A7F" w:rsidP="00820A7F">
      <w:pPr>
        <w:bidi w:val="0"/>
        <w:rPr>
          <w:rtl/>
        </w:rPr>
      </w:pPr>
    </w:p>
    <w:p w14:paraId="2C0A849F" w14:textId="77777777" w:rsidR="00820A7F" w:rsidRDefault="00820A7F" w:rsidP="00820A7F">
      <w:pPr>
        <w:bidi w:val="0"/>
        <w:rPr>
          <w:rtl/>
        </w:rPr>
      </w:pPr>
    </w:p>
    <w:p w14:paraId="3C5BE84F" w14:textId="77777777" w:rsidR="00820A7F" w:rsidRDefault="00820A7F" w:rsidP="00820A7F">
      <w:pPr>
        <w:bidi w:val="0"/>
        <w:rPr>
          <w:rtl/>
        </w:rPr>
      </w:pPr>
    </w:p>
    <w:p w14:paraId="7206EAAF" w14:textId="77777777" w:rsidR="00820A7F" w:rsidRDefault="00820A7F" w:rsidP="00820A7F">
      <w:pPr>
        <w:bidi w:val="0"/>
        <w:rPr>
          <w:rtl/>
        </w:rPr>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w:t>
      </w:r>
      <w:r>
        <w:rPr>
          <w:rFonts w:ascii="Calibri" w:hAnsi="Calibri" w:cs="Calibri"/>
        </w:rPr>
        <w:lastRenderedPageBreak/>
        <w:t>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2902D5F1" w:rsidR="00DF3096" w:rsidRDefault="00F903DB" w:rsidP="008034E5">
      <w:pPr>
        <w:bidi w:val="0"/>
      </w:pPr>
      <w:r>
        <w:rPr>
          <w:rFonts w:ascii="Calibri" w:hAnsi="Calibri" w:cs="Calibri"/>
        </w:rPr>
        <w:t xml:space="preserve">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resolution; and finally, its integration with external data sources (the ROTH model and the NZO datasets). Chapter 3 reports the results, including the hourly system behavior, the full scenario space, the representative scenarios and the nuclear variants. Chapter 4 provides the discussion, situating the findings within broader policy and academic contexts and addressing limitations and future research. Chapter 5 summarizes the main conclusions. References are listed in Chapter 6, and </w:t>
      </w:r>
      <w:r>
        <w:rPr>
          <w:rFonts w:ascii="Calibri" w:hAnsi="Calibri" w:cs="Calibri"/>
        </w:rPr>
        <w:lastRenderedPageBreak/>
        <w:t>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lastRenderedPageBreak/>
        <w:t>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4A3F5361"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 xml:space="preserve">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w:t>
      </w:r>
      <w:del w:id="43" w:author="Claude" w:date="2026-09-29T00:00:00Z">
        <w:r>
          <w:rPr>
            <w:rFonts w:ascii="Calibri" w:hAnsi="Calibri" w:cs="Calibri"/>
          </w:rPr>
          <w:delText>Farming</w:delText>
        </w:r>
      </w:del>
      <w:ins w:id="44" w:author="Claude" w:date="2026-09-29T00:00:00Z">
        <w:r>
          <w:rPr>
            <w:rFonts w:ascii="Calibri" w:hAnsi="Calibri" w:cs="Calibri"/>
          </w:rPr>
          <w:t>Framing</w:t>
        </w:r>
      </w:ins>
      <w:r>
        <w:rPr>
          <w:rFonts w:ascii="Calibri" w:hAnsi="Calibri" w:cs="Calibri"/>
        </w:rPr>
        <w:t xml:space="preserve">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w:t>
      </w:r>
      <w:r>
        <w:rPr>
          <w:rFonts w:ascii="Calibri" w:hAnsi="Calibri" w:cs="Calibri"/>
        </w:rPr>
        <w:lastRenderedPageBreak/>
        <w:t>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lastRenderedPageBreak/>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lastRenderedPageBreak/>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 xml:space="preserve">t </m:t>
        </m:r>
      </m:oMath>
      <w:r>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Pr>
          <w:rFonts w:ascii="Calibri" w:hAnsi="Calibri" w:cs="Calibri"/>
        </w:rPr>
        <w:t xml:space="preserve">: emissions intensity of generation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 xml:space="preserve">t </m:t>
        </m:r>
      </m:oMath>
      <w:r>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 xml:space="preserve">t </m:t>
        </m:r>
      </m:oMath>
      <w:r>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lastRenderedPageBreak/>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6B043E6B"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 xml:space="preserve">These constraints limit the speed at which new generation capacity can be deployed, preventing unrealistically rapid build-out. </w:t>
      </w:r>
      <w:r>
        <w:rPr>
          <w:rFonts w:ascii="Calibri" w:hAnsi="Calibri" w:cs="Calibri"/>
        </w:rPr>
        <w:t>In the main analysis, annual additions of solar PV and of battery storage follow a time-varying schedule that reflects the gradual scale-up of supply chains, permitting and grid connection: 2 GW per year until 2025, rising linearly to 3 GW per year in 2030, 5 GW per year in 2035 and 7 GW per year from 2040 onwards. Gas additions are limited to 5 GW per year;</w:t>
      </w:r>
      <w:r>
        <w:rPr>
          <w:rFonts w:ascii="Calibri" w:hAnsi="Calibri" w:cs="Calibri"/>
        </w:rPr>
        <w:t xml:space="preserve">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w:t>
      </w:r>
      <w:r>
        <w:rPr>
          <w:rFonts w:ascii="Calibri" w:hAnsi="Calibri" w:cs="Calibri"/>
        </w:rPr>
        <w:t xml:space="preserve"> The influence of this assumption is examined in Section 3.8 by comparing the results with a constant limit of 4 GW per year.</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 xml:space="preserve">This intertemporal balance equation explicitly links consecutive time steps. </w:t>
      </w:r>
      <w:r>
        <w:rPr>
          <w:rFonts w:ascii="Calibri" w:hAnsi="Calibri" w:cs="Calibri"/>
        </w:rPr>
        <w:lastRenderedPageBreak/>
        <w:t>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monetized external costs of greenhouse gas emissions, calculated by aggregating the life-cycle emissions of all technologies over the year </w:t>
      </w:r>
      <w:r>
        <w:rPr>
          <w:rFonts w:ascii="Calibri" w:hAnsi="Calibri" w:cs="Calibri"/>
          <w:color w:val="000000" w:themeColor="text1"/>
          <w:lang w:val="" w:eastAsia="en-US"/>
        </w:rPr>
        <w:lastRenderedPageBreak/>
        <w:t>(thermal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w:t>
      </w:r>
      <w:r>
        <w:rPr>
          <w:rFonts w:ascii="Calibri" w:hAnsi="Calibri" w:cs="Calibri"/>
          <w:color w:val="000000" w:themeColor="text1"/>
          <w:lang w:val=""/>
        </w:rPr>
        <w:lastRenderedPageBreak/>
        <w:t xml:space="preserve">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1FB49EE1" w:rsidR="00A958B6" w:rsidRDefault="00630255">
      <w:pPr>
        <w:bidi w:val="0"/>
      </w:pPr>
      <w:r>
        <w:rPr>
          <w:rFonts w:ascii="Calibri" w:hAnsi="Calibri" w:cs="Calibri"/>
        </w:rPr>
        <w:t xml:space="preserve">Our analysis proceeded in two stages. In the first stage, we constructed a structured grid of scenarios by fixing the annual build-rate limits and varying two economy-wide constraints: the cumulative budget </w:t>
      </w:r>
      <w:r>
        <w:rPr>
          <w:rFonts w:ascii="Calibri" w:hAnsi="Calibri" w:cs="Calibri"/>
        </w:rPr>
        <w:t>(eight levels between ₪400×10^9 and ₪500×10^9: 400, 405, 410, 420, 430, 450, 470 and 500)</w:t>
      </w:r>
      <w:r>
        <w:rPr>
          <w:rFonts w:ascii="Calibri" w:hAnsi="Calibri" w:cs="Calibri"/>
        </w:rPr>
        <w:t xml:space="preserve"> and the land available for utility-scale solar deployment (eleven levels: 100 km², representing a low-land, fossil-dominated benchmark, and 400–850 km² in steps of 50 km²). </w:t>
      </w:r>
      <w:r>
        <w:rPr>
          <w:rFonts w:ascii="Calibri" w:hAnsi="Calibri" w:cs="Calibri"/>
        </w:rPr>
        <w:t>This factorial design yields 88 scenarios, of which [N] are feasible. [Infeasible scenarios and their explanation – to be completed after the final runs.]</w:t>
      </w:r>
      <w:r>
        <w:rPr>
          <w:rFonts w:ascii="Calibri" w:hAnsi="Calibri" w:cs="Calibri"/>
        </w:rPr>
        <w:t xml:space="preserve">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108F7849" w:rsidR="00A958B6" w:rsidRDefault="00630255">
      <w:pPr>
        <w:bidi w:val="0"/>
      </w:pPr>
      <w:commentRangeStart w:id="45"/>
      <w:r>
        <w:rPr>
          <w:rFonts w:ascii="Calibri" w:hAnsi="Calibri" w:cs="Calibri"/>
        </w:rPr>
        <w:lastRenderedPageBreak/>
        <w:t xml:space="preserve">In the second stage, we moved from breadth to depth. Because the optimization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w:t>
      </w:r>
      <w:r>
        <w:rPr>
          <w:rFonts w:ascii="Calibri" w:hAnsi="Calibri" w:cs="Calibri"/>
        </w:rPr>
        <w:t>spanning renewable shares of [X]% and [X–X]%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commentRangeEnd w:id="45"/>
      <w:r>
        <w:rPr>
          <w:rStyle w:val="CommentReference"/>
          <w:sz w:val="24"/>
          <w:szCs w:val="24"/>
        </w:rPr>
        <w:commentReference w:id="45"/>
      </w:r>
    </w:p>
    <w:p w14:paraId="66BDC12E" w14:textId="77777777" w:rsidR="003F63FF" w:rsidRDefault="00000000">
      <w:pPr>
        <w:bidi w:val="0"/>
        <w:spacing w:after="200" w:line="276" w:lineRule="auto"/>
        <w:jc w:val="both"/>
      </w:pPr>
      <w:r>
        <w:rPr>
          <w:rFonts w:ascii="Calibri" w:hAnsi="Calibri" w:cs="Calibri"/>
        </w:rPr>
        <w:t>In addition to these two stages, the economic optimum of the system was determined by solving the same model with total discounted cost—including CAPEX, OPEX and the carbon cost—as the objective and without a budget constraint, for selected land caps. The resulting least-cost system marks the lower bound of the budget range examined in the scenario grid (Section 3.8).</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6" w:name="_Toc223013395"/>
      <w:r>
        <w:rPr>
          <w:rFonts w:eastAsia="Times New Roman"/>
        </w:rPr>
        <w:t>2.4 Integration with External Models</w:t>
      </w:r>
      <w:bookmarkEnd w:id="46"/>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w:t>
      </w:r>
      <w:r>
        <w:rPr>
          <w:rFonts w:ascii="Calibri" w:hAnsi="Calibri" w:cs="Calibri"/>
        </w:rPr>
        <w:lastRenderedPageBreak/>
        <w:t xml:space="preserve">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7" w:name="_Toc209882155"/>
      <w:bookmarkStart w:id="48" w:name="_Toc209900265"/>
      <w:bookmarkStart w:id="49" w:name="_Toc209901111"/>
      <w:bookmarkStart w:id="50"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lastRenderedPageBreak/>
        <w:t>Results</w:t>
      </w:r>
      <w:bookmarkEnd w:id="47"/>
      <w:bookmarkEnd w:id="48"/>
      <w:bookmarkEnd w:id="49"/>
      <w:bookmarkEnd w:id="50"/>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commentRangeStart w:id="51"/>
      <w:r>
        <w:t>3.1 Hourly system behavior and operational patterns</w:t>
      </w:r>
      <w:commentRangeEnd w:id="51"/>
      <w:r w:rsidRPr="002C698C">
        <w:rPr>
          <w:rStyle w:val="CommentReference"/>
          <w:sz w:val="32"/>
          <w:szCs w:val="32"/>
        </w:rPr>
        <w:commentReference w:id="51"/>
      </w:r>
    </w:p>
    <w:p w14:paraId="687B4A97" w14:textId="77777777" w:rsidR="004C5290" w:rsidRPr="004C5290" w:rsidRDefault="004C5290" w:rsidP="008034E5">
      <w:pPr>
        <w:bidi w:val="0"/>
        <w:rPr>
          <w:rFonts w:ascii="Calibri" w:hAnsi="Calibri" w:cs="Calibri"/>
          <w:rtl/>
        </w:rPr>
      </w:pPr>
    </w:p>
    <w:p w14:paraId="5CE96622" w14:textId="52D93FC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t>4</w:t>
      </w:r>
      <w:r>
        <w:rPr>
          <w:rFonts w:ascii="Calibri" w:hAnsi="Calibri" w:cs="Calibri"/>
        </w:rPr>
        <w:t>–</w:t>
      </w:r>
      <w:r>
        <w:rPr>
          <w:rFonts w:ascii="Calibri" w:hAnsi="Calibri" w:cs="Calibri" w:hint="cs"/>
          <w:rtl/>
        </w:rPr>
        <w:t>6</w:t>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5D65E5F3" w:rsidR="00CF502E" w:rsidRDefault="00F33132" w:rsidP="008034E5">
      <w:pPr>
        <w:keepNext/>
        <w:bidi w:val="0"/>
        <w:rPr>
          <w:rtl/>
        </w:rPr>
      </w:pPr>
      <w:r>
        <w:rPr>
          <w:noProof/>
        </w:rPr>
        <w:drawing>
          <wp:inline distT="0" distB="0" distL="0" distR="0" wp14:anchorId="29338ED2" wp14:editId="0E47C321">
            <wp:extent cx="5274310" cy="2435860"/>
            <wp:effectExtent l="0" t="0" r="2540" b="2540"/>
            <wp:docPr id="2064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1548" name=""/>
                    <pic:cNvPicPr/>
                  </pic:nvPicPr>
                  <pic:blipFill>
                    <a:blip r:embed="rId18"/>
                    <a:stretch>
                      <a:fillRect/>
                    </a:stretch>
                  </pic:blipFill>
                  <pic:spPr>
                    <a:xfrm>
                      <a:off x="0" y="0"/>
                      <a:ext cx="5274310" cy="2435860"/>
                    </a:xfrm>
                    <a:prstGeom prst="rect">
                      <a:avLst/>
                    </a:prstGeom>
                  </pic:spPr>
                </pic:pic>
              </a:graphicData>
            </a:graphic>
          </wp:inline>
        </w:drawing>
      </w:r>
    </w:p>
    <w:p w14:paraId="556C94A0" w14:textId="03520A4A" w:rsidR="004C5290" w:rsidRPr="0070767B" w:rsidRDefault="00F903DB" w:rsidP="008034E5">
      <w:pPr>
        <w:pStyle w:val="Caption"/>
        <w:bidi w:val="0"/>
        <w:jc w:val="center"/>
        <w:rPr>
          <w:rFonts w:ascii="Calibri" w:hAnsi="Calibri" w:cs="Calibri"/>
          <w:color w:val="000000" w:themeColor="text1"/>
          <w:rtl/>
        </w:rPr>
      </w:pPr>
      <w:bookmarkStart w:id="52" w:name="_RefFig_gW"/>
      <w:bookmarkStart w:id="53" w:name="_Toc223013442"/>
      <w:r>
        <w:rPr>
          <w:color w:val="000000" w:themeColor="text1"/>
        </w:rPr>
        <w:t xml:space="preserve">Figure </w:t>
      </w:r>
      <w:bookmarkEnd w:id="52"/>
      <w:r>
        <w:rPr>
          <w:rFonts w:hint="cs"/>
          <w:color w:val="000000" w:themeColor="text1"/>
          <w:rtl/>
        </w:rPr>
        <w:t>4</w:t>
      </w:r>
      <w:r>
        <w:rPr>
          <w:noProof/>
          <w:color w:val="000000" w:themeColor="text1"/>
        </w:rPr>
        <w:t xml:space="preserve"> -  Generation mix, hourly resolution, winter week (January 2050)</w:t>
      </w:r>
      <w:bookmarkEnd w:id="53"/>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51DA757F" w:rsidR="00CF502E" w:rsidRDefault="00D25E4F" w:rsidP="008034E5">
      <w:pPr>
        <w:keepNext/>
        <w:bidi w:val="0"/>
      </w:pPr>
      <w:r>
        <w:rPr>
          <w:noProof/>
        </w:rPr>
        <w:lastRenderedPageBreak/>
        <w:drawing>
          <wp:inline distT="0" distB="0" distL="0" distR="0" wp14:anchorId="44DA5C9B" wp14:editId="7E5B5BC1">
            <wp:extent cx="5274310" cy="2435860"/>
            <wp:effectExtent l="0" t="0" r="2540" b="2540"/>
            <wp:docPr id="16606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0325" name=""/>
                    <pic:cNvPicPr/>
                  </pic:nvPicPr>
                  <pic:blipFill>
                    <a:blip r:embed="rId19"/>
                    <a:stretch>
                      <a:fillRect/>
                    </a:stretch>
                  </pic:blipFill>
                  <pic:spPr>
                    <a:xfrm>
                      <a:off x="0" y="0"/>
                      <a:ext cx="5274310" cy="243586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4" w:name="_RefFig_gS"/>
      <w:bookmarkStart w:id="55" w:name="_Toc223013443"/>
      <w:r>
        <w:rPr>
          <w:color w:val="000000" w:themeColor="text1"/>
        </w:rPr>
        <w:t xml:space="preserve">Figure </w:t>
      </w:r>
      <w:bookmarkStart w:id="56"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noProof/>
          <w:color w:val="000000" w:themeColor="text1"/>
        </w:rPr>
        <w:fldChar w:fldCharType="end"/>
      </w:r>
      <w:bookmarkEnd w:id="54"/>
      <w:bookmarkEnd w:id="56"/>
      <w:r>
        <w:rPr>
          <w:color w:val="000000" w:themeColor="text1"/>
        </w:rPr>
        <w:t xml:space="preserve"> - Generation mix, hourly resolution, summer week (June 2050)</w:t>
      </w:r>
      <w:bookmarkEnd w:id="55"/>
    </w:p>
    <w:p w14:paraId="6EE63455" w14:textId="6AE8A25D"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79A9AE69" wp14:editId="0FFEECAA">
            <wp:extent cx="5274310" cy="2480945"/>
            <wp:effectExtent l="0" t="0" r="2540" b="0"/>
            <wp:docPr id="176403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4318" name=""/>
                    <pic:cNvPicPr/>
                  </pic:nvPicPr>
                  <pic:blipFill>
                    <a:blip r:embed="rId20"/>
                    <a:stretch>
                      <a:fillRect/>
                    </a:stretch>
                  </pic:blipFill>
                  <pic:spPr>
                    <a:xfrm>
                      <a:off x="0" y="0"/>
                      <a:ext cx="5274310" cy="2480945"/>
                    </a:xfrm>
                    <a:prstGeom prst="rect">
                      <a:avLst/>
                    </a:prstGeom>
                  </pic:spPr>
                </pic:pic>
              </a:graphicData>
            </a:graphic>
          </wp:inline>
        </w:drawing>
      </w:r>
    </w:p>
    <w:p w14:paraId="10728E47" w14:textId="176AF92B" w:rsidR="00CF502E" w:rsidRPr="0070767B" w:rsidRDefault="00F903DB" w:rsidP="008034E5">
      <w:pPr>
        <w:pStyle w:val="Caption"/>
        <w:bidi w:val="0"/>
        <w:jc w:val="center"/>
        <w:rPr>
          <w:color w:val="000000" w:themeColor="text1"/>
        </w:rPr>
      </w:pPr>
      <w:bookmarkStart w:id="57" w:name="_RefFig_gY"/>
      <w:bookmarkStart w:id="58" w:name="_Toc223013444"/>
      <w:r>
        <w:rPr>
          <w:color w:val="000000" w:themeColor="text1"/>
        </w:rPr>
        <w:t>Figure</w:t>
      </w:r>
      <w:r>
        <w:rPr>
          <w:color w:val="000000" w:themeColor="text1"/>
          <w:rtl/>
        </w:rPr>
        <w:t xml:space="preserve"> </w:t>
      </w:r>
      <w:r>
        <w:rPr>
          <w:color w:val="000000" w:themeColor="text1"/>
        </w:rPr>
        <w:t xml:space="preserve"> </w:t>
      </w:r>
      <w:bookmarkStart w:id="59"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7"/>
      <w:bookmarkEnd w:id="59"/>
      <w:r>
        <w:rPr>
          <w:noProof/>
          <w:color w:val="000000" w:themeColor="text1"/>
        </w:rPr>
        <w:t xml:space="preserve"> Generation mix in hourly resolution 20</w:t>
      </w:r>
      <w:r>
        <w:rPr>
          <w:rFonts w:hint="cs"/>
          <w:noProof/>
          <w:color w:val="000000" w:themeColor="text1"/>
          <w:rtl/>
        </w:rPr>
        <w:t>5</w:t>
      </w:r>
      <w:r>
        <w:rPr>
          <w:noProof/>
          <w:color w:val="000000" w:themeColor="text1"/>
        </w:rPr>
        <w:t>0</w:t>
      </w:r>
      <w:r>
        <w:rPr>
          <w:color w:val="000000" w:themeColor="text1"/>
        </w:rPr>
        <w:t xml:space="preserve"> 88 RE%</w:t>
      </w:r>
      <w:bookmarkEnd w:id="58"/>
    </w:p>
    <w:p w14:paraId="5BBF2B6D" w14:textId="04A00188" w:rsidR="008D156E" w:rsidRDefault="00F903DB" w:rsidP="008034E5">
      <w:pPr>
        <w:bidi w:val="0"/>
      </w:pPr>
      <w:r>
        <w:rPr>
          <w:rFonts w:ascii="Calibri" w:hAnsi="Calibri" w:cs="Calibri"/>
        </w:rPr>
        <w:t xml:space="preserve">Taken together, the hourly results demonstrate that high renewable penetration fundamentally reshapes system operation rather than smoothing it. Temporal mismatches between generation and demand remain a defining feature, particularly </w:t>
      </w:r>
      <w:r>
        <w:rPr>
          <w:rFonts w:ascii="Calibri" w:hAnsi="Calibri" w:cs="Calibri"/>
        </w:rPr>
        <w:lastRenderedPageBreak/>
        <w:t>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60" w:name="_Toc223013397"/>
      <w:r>
        <w:t>3.2 System feasibility space: land, cost and renewable penetration</w:t>
      </w:r>
      <w:bookmarkEnd w:id="60"/>
    </w:p>
    <w:p w14:paraId="32BB199A" w14:textId="77777777" w:rsidR="009B0BCA" w:rsidRPr="009B0BCA" w:rsidRDefault="009B0BCA" w:rsidP="008034E5">
      <w:pPr>
        <w:bidi w:val="0"/>
        <w:rPr>
          <w:rFonts w:ascii="Calibri" w:hAnsi="Calibri" w:cs="Calibri"/>
          <w:rtl/>
        </w:rPr>
      </w:pPr>
    </w:p>
    <w:p w14:paraId="4ED1F8D1" w14:textId="34083B28"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is found in the appendices.</w:t>
      </w:r>
    </w:p>
    <w:p w14:paraId="5A432DF7" w14:textId="4AD7EDBF" w:rsidR="00091CCB" w:rsidRPr="009B0BCA" w:rsidRDefault="008104CD" w:rsidP="00091CCB">
      <w:pPr>
        <w:bidi w:val="0"/>
        <w:rPr>
          <w:rFonts w:ascii="Calibri" w:hAnsi="Calibri" w:cs="Calibri"/>
          <w:rtl/>
        </w:rPr>
      </w:pPr>
      <w:r>
        <w:rPr>
          <w:noProof/>
        </w:rPr>
        <w:drawing>
          <wp:inline distT="0" distB="0" distL="0" distR="0" wp14:anchorId="58C8A6E8" wp14:editId="16397470">
            <wp:extent cx="5725347" cy="2699309"/>
            <wp:effectExtent l="0" t="0" r="0" b="6350"/>
            <wp:docPr id="9401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1437" name=""/>
                    <pic:cNvPicPr/>
                  </pic:nvPicPr>
                  <pic:blipFill>
                    <a:blip r:embed="rId21"/>
                    <a:stretch>
                      <a:fillRect/>
                    </a:stretch>
                  </pic:blipFill>
                  <pic:spPr>
                    <a:xfrm>
                      <a:off x="0" y="0"/>
                      <a:ext cx="5730262" cy="2701626"/>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F2C3091" w:rsidR="00CD43E8" w:rsidRDefault="009E0F59" w:rsidP="008034E5">
      <w:pPr>
        <w:keepNext/>
        <w:bidi w:val="0"/>
      </w:pPr>
      <w:r>
        <w:rPr>
          <w:noProof/>
        </w:rPr>
        <w:lastRenderedPageBreak/>
        <w:drawing>
          <wp:inline distT="0" distB="0" distL="0" distR="0" wp14:anchorId="1D4FF741" wp14:editId="3CDCA374">
            <wp:extent cx="5274310" cy="3047365"/>
            <wp:effectExtent l="0" t="0" r="2540" b="635"/>
            <wp:docPr id="16686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1553" name=""/>
                    <pic:cNvPicPr/>
                  </pic:nvPicPr>
                  <pic:blipFill>
                    <a:blip r:embed="rId22"/>
                    <a:stretch>
                      <a:fillRect/>
                    </a:stretch>
                  </pic:blipFill>
                  <pic:spPr>
                    <a:xfrm>
                      <a:off x="0" y="0"/>
                      <a:ext cx="5274310" cy="3047365"/>
                    </a:xfrm>
                    <a:prstGeom prst="rect">
                      <a:avLst/>
                    </a:prstGeom>
                  </pic:spPr>
                </pic:pic>
              </a:graphicData>
            </a:graphic>
          </wp:inline>
        </w:drawing>
      </w:r>
      <w:r>
        <w:rPr>
          <w:noProof/>
        </w:rPr>
        <w:t xml:space="preserve"> </w:t>
      </w:r>
    </w:p>
    <w:p w14:paraId="27D49AC0" w14:textId="1EACCA7B" w:rsidR="0079107A" w:rsidRPr="00AF7548" w:rsidRDefault="00F903DB" w:rsidP="00AF7548">
      <w:pPr>
        <w:pStyle w:val="Caption"/>
        <w:bidi w:val="0"/>
        <w:jc w:val="center"/>
        <w:rPr>
          <w:color w:val="000000" w:themeColor="text1"/>
        </w:rPr>
      </w:pPr>
      <w:bookmarkStart w:id="61" w:name="_RefFig_m1"/>
      <w:r>
        <w:rPr>
          <w:color w:val="000000" w:themeColor="text1"/>
        </w:rPr>
        <w:t xml:space="preserve">Figure </w:t>
      </w:r>
      <w:bookmarkStart w:id="62"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bookmarkEnd w:id="61"/>
      <w:bookmarkEnd w:id="62"/>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77777777" w:rsidR="00D16DAF" w:rsidRDefault="002A3CA1">
      <w:pPr>
        <w:bidi w:val="0"/>
        <w:spacing w:after="200" w:line="276" w:lineRule="auto"/>
        <w:jc w:val="both"/>
      </w:pPr>
      <w:r>
        <w:rPr>
          <w:rFonts w:ascii="Calibri" w:hAnsi="Calibri" w:cs="Calibri"/>
        </w:rPr>
        <w:t>Land availability is the primary driver of renewable penetration. Along the land axis, the renewable share in 2050 increases from about 50% at 400 km² to about 92% at 850 km², whereas for a given land cap it changes by only one to four percentage points along the budget axis once the budget exceeds ₪410×10⁹. The low-land benchmark (100 km²) remains at about 13% renewables in 2050, close to the current share of renewables in the Israeli electricity mix.</w:t>
      </w:r>
    </w:p>
    <w:p w14:paraId="00F0E130" w14:textId="77777777" w:rsidR="00D16DAF" w:rsidRDefault="002A3CA1">
      <w:pPr>
        <w:bidi w:val="0"/>
        <w:spacing w:after="200" w:line="276" w:lineRule="auto"/>
        <w:jc w:val="both"/>
      </w:pPr>
      <w:r>
        <w:rPr>
          <w:rFonts w:ascii="Calibri" w:hAnsi="Calibri" w:cs="Calibri"/>
        </w:rPr>
        <w:t>The budget is a binding constraint mainly at the lower end of the examined range. Above approximately ₪450×10⁹ the surface becomes flat: additional budget yields no further increase in the renewable share. In this region the binding constraints are the land cap and the annual build-rate limit of battery storage, which is reached in every year of the horizon (about 108 GW of battery power in 2050). Conversely, at the lowest budget (₪400×10⁹) the land caps of 700–850 km² are not fully utilized, and the renewable share is limited to 77% by the budget rather than by land.</w:t>
      </w:r>
    </w:p>
    <w:p w14:paraId="33FBB03A" w14:textId="77777777" w:rsidR="00D16DAF" w:rsidRDefault="002A3CA1">
      <w:pPr>
        <w:bidi w:val="0"/>
        <w:spacing w:after="200" w:line="276" w:lineRule="auto"/>
        <w:jc w:val="both"/>
      </w:pPr>
      <w:r>
        <w:rPr>
          <w:rFonts w:ascii="Calibri" w:hAnsi="Calibri" w:cs="Calibri"/>
        </w:rPr>
        <w:t>Five of the 99 scenarios are infeasible: the 100 km² land cap with budgets of ₪400–420×10⁹, and the 400 and 450 km² land caps with a budget of ₪400×10⁹. In these cases the budget cannot cover the required capacity expansion together with the fuel and carbon costs of the remaining gas generation. Notably, once its carbon cost is included, the fossil-dominated system requires a larger budget (at least ₪430×10⁹) than systems with more than 85% renewables (₪410×10⁹).</w:t>
      </w:r>
    </w:p>
    <w:p w14:paraId="27BE6DB9" w14:textId="0F5072A8" w:rsidR="00027096" w:rsidRDefault="00ED15BA" w:rsidP="00027096">
      <w:pPr>
        <w:bidi w:val="0"/>
        <w:rPr>
          <w:rFonts w:ascii="Calibri" w:hAnsi="Calibri" w:cs="Calibri"/>
          <w:color w:val="0070C0"/>
          <w:lang w:val=""/>
        </w:rPr>
      </w:pPr>
      <w:r>
        <w:rPr>
          <w:noProof/>
        </w:rPr>
        <w:lastRenderedPageBreak/>
        <w:drawing>
          <wp:inline distT="0" distB="0" distL="0" distR="0" wp14:anchorId="1C4B3DEC" wp14:editId="165D641B">
            <wp:extent cx="5274310" cy="2472055"/>
            <wp:effectExtent l="0" t="0" r="2540" b="4445"/>
            <wp:docPr id="16739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23"/>
                    <a:stretch>
                      <a:fillRect/>
                    </a:stretch>
                  </pic:blipFill>
                  <pic:spPr>
                    <a:xfrm>
                      <a:off x="0" y="0"/>
                      <a:ext cx="5274310" cy="2472055"/>
                    </a:xfrm>
                    <a:prstGeom prst="rect">
                      <a:avLst/>
                    </a:prstGeom>
                  </pic:spPr>
                </pic:pic>
              </a:graphicData>
            </a:graphic>
          </wp:inline>
        </w:drawing>
      </w:r>
    </w:p>
    <w:p w14:paraId="6F7316D5" w14:textId="175ADDCA" w:rsidR="00C41244" w:rsidRPr="00562253" w:rsidRDefault="00527CF6" w:rsidP="00C41244">
      <w:pPr>
        <w:bidi w:val="0"/>
        <w:rPr>
          <w:rFonts w:ascii="Calibri" w:hAnsi="Calibri" w:cs="Calibri"/>
          <w:color w:val="0070C0"/>
          <w:lang w:val=""/>
        </w:rPr>
      </w:pPr>
      <w:r>
        <w:rPr>
          <w:noProof/>
        </w:rPr>
        <w:drawing>
          <wp:inline distT="0" distB="0" distL="0" distR="0" wp14:anchorId="13FB599D" wp14:editId="3918E6D1">
            <wp:extent cx="5274310" cy="2416175"/>
            <wp:effectExtent l="0" t="0" r="2540" b="3175"/>
            <wp:docPr id="4835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27177" name=""/>
                    <pic:cNvPicPr/>
                  </pic:nvPicPr>
                  <pic:blipFill>
                    <a:blip r:embed="rId24"/>
                    <a:stretch>
                      <a:fillRect/>
                    </a:stretch>
                  </pic:blipFill>
                  <pic:spPr>
                    <a:xfrm>
                      <a:off x="0" y="0"/>
                      <a:ext cx="5274310" cy="2416175"/>
                    </a:xfrm>
                    <a:prstGeom prst="rect">
                      <a:avLst/>
                    </a:prstGeom>
                  </pic:spPr>
                </pic:pic>
              </a:graphicData>
            </a:graphic>
          </wp:inline>
        </w:drawing>
      </w:r>
    </w:p>
    <w:p w14:paraId="39833AC6" w14:textId="2E5D2244" w:rsidR="003F4D54" w:rsidRDefault="00F903DB" w:rsidP="003F4D54">
      <w:pPr>
        <w:pStyle w:val="Caption"/>
        <w:bidi w:val="0"/>
        <w:jc w:val="center"/>
        <w:rPr>
          <w:color w:val="0070C0"/>
        </w:rPr>
      </w:pPr>
      <w:bookmarkStart w:id="63" w:name="_RefFig_m2"/>
      <w:r>
        <w:rPr>
          <w:color w:val="000000" w:themeColor="text1"/>
        </w:rPr>
        <w:t xml:space="preserve">Figure </w:t>
      </w:r>
      <w:bookmarkStart w:id="64"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63"/>
      <w:bookmarkEnd w:id="64"/>
      <w:r>
        <w:rPr>
          <w:color w:val="000000" w:themeColor="text1"/>
        </w:rPr>
        <w:t xml:space="preserve"> - Total cumulative emissions (all years) as a function of the cumulative budget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77777777" w:rsidR="00D16DAF" w:rsidRDefault="002A3CA1">
      <w:pPr>
        <w:bidi w:val="0"/>
        <w:spacing w:after="200" w:line="276" w:lineRule="auto"/>
        <w:jc w:val="both"/>
      </w:pPr>
      <w:r>
        <w:rPr>
          <w:rFonts w:ascii="Calibri" w:hAnsi="Calibri" w:cs="Calibri"/>
        </w:rPr>
        <w:t>While Figure 6 focuses on the renewable share in the target year, Figure 7 shows the corresponding cumulative emissions over the full horizon (2023–2050), again as a heatmap and as a mesh. Cumulative emissions range from about 1,355 MtCO₂e in the low-land benchmark to about 490 MtCO₂e at 850 km² and budgets of ₪450×10⁹ or more. Base-year (2023) emissions in the model are 33.2 MtCO₂e.</w:t>
      </w:r>
    </w:p>
    <w:p w14:paraId="130F7C39" w14:textId="77777777" w:rsidR="00D16DAF" w:rsidRDefault="002A3CA1">
      <w:pPr>
        <w:bidi w:val="0"/>
        <w:spacing w:after="200" w:line="276" w:lineRule="auto"/>
        <w:jc w:val="both"/>
      </w:pPr>
      <w:r>
        <w:rPr>
          <w:rFonts w:ascii="Calibri" w:hAnsi="Calibri" w:cs="Calibri"/>
        </w:rPr>
        <w:t xml:space="preserve">In contrast to the 2050 renewable share, cumulative emissions respond strongly to the budget at the low end of the range. At 500 km², for example, raising the budget from ₪400×10⁹ to ₪420×10⁹ lowers cumulative emissions from about 878 to about 656 MtCO₂e (−25%), while the renewable share in 2050 increases only from 59.0% to 60.7%. The additional budget allows solar and storage capacity to be built earlier, within the build-rate limits, and thereby displaces gas-fired generation in the intermediate decades. Early investment therefore matters for cumulative emissions </w:t>
      </w:r>
      <w:r>
        <w:rPr>
          <w:rFonts w:ascii="Calibri" w:hAnsi="Calibri" w:cs="Calibri"/>
        </w:rPr>
        <w:lastRenderedPageBreak/>
        <w:t>even when the end-state system is constrained by land. This effect saturates above approximately ₪440–450×10⁹.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5" w:name="_Toc223013399"/>
      <w:r>
        <w:t>3.</w:t>
      </w:r>
      <w:r>
        <w:rPr>
          <w:rFonts w:hint="cs"/>
          <w:rtl/>
        </w:rPr>
        <w:t>3</w:t>
      </w:r>
      <w:r>
        <w:t xml:space="preserve"> Energy balance and demand coverage in 2050</w:t>
      </w:r>
      <w:bookmarkEnd w:id="65"/>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7A38F970" w:rsidR="00104F73" w:rsidRDefault="000E621A" w:rsidP="008034E5">
      <w:pPr>
        <w:keepNext/>
        <w:bidi w:val="0"/>
      </w:pPr>
      <w:r>
        <w:rPr>
          <w:noProof/>
        </w:rPr>
        <w:lastRenderedPageBreak/>
        <w:drawing>
          <wp:inline distT="0" distB="0" distL="0" distR="0" wp14:anchorId="76C62DA1" wp14:editId="3F36ABE4">
            <wp:extent cx="5274310" cy="2449830"/>
            <wp:effectExtent l="0" t="0" r="2540" b="7620"/>
            <wp:docPr id="18257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2979" name=""/>
                    <pic:cNvPicPr/>
                  </pic:nvPicPr>
                  <pic:blipFill>
                    <a:blip r:embed="rId25"/>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6" w:name="_RefFig_en"/>
      <w:bookmarkStart w:id="67" w:name="_Toc223013448"/>
      <w:r>
        <w:rPr>
          <w:color w:val="000000" w:themeColor="text1"/>
        </w:rPr>
        <w:t xml:space="preserve">Figure </w:t>
      </w:r>
      <w:bookmarkStart w:id="68"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noProof/>
          <w:color w:val="000000" w:themeColor="text1"/>
        </w:rPr>
        <w:fldChar w:fldCharType="end"/>
      </w:r>
      <w:bookmarkEnd w:id="66"/>
      <w:bookmarkEnd w:id="68"/>
      <w:r>
        <w:rPr>
          <w:noProof/>
          <w:color w:val="000000" w:themeColor="text1"/>
        </w:rPr>
        <w:t xml:space="preserve"> - Annual electricity demand coverage and generation mix in 2050 across all scenarios</w:t>
      </w:r>
      <w:bookmarkEnd w:id="67"/>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9" w:name="_Toc223013400"/>
      <w:r>
        <w:t xml:space="preserve">3.4 </w:t>
      </w:r>
      <w:r>
        <w:rPr>
          <w:rFonts w:ascii="Calibri" w:hAnsi="Calibri" w:cs="Calibri"/>
        </w:rPr>
        <w:t>System cost structure in 2050 – representative scenarios</w:t>
      </w:r>
      <w:bookmarkEnd w:id="69"/>
    </w:p>
    <w:p w14:paraId="719B4255" w14:textId="77777777" w:rsidR="00A146C2" w:rsidRPr="00A146C2" w:rsidRDefault="00A146C2" w:rsidP="008034E5">
      <w:pPr>
        <w:bidi w:val="0"/>
        <w:rPr>
          <w:rFonts w:ascii="Calibri" w:hAnsi="Calibri" w:cs="Calibri"/>
          <w:rtl/>
        </w:rPr>
      </w:pPr>
    </w:p>
    <w:p w14:paraId="541D4802" w14:textId="77777777"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49.6–91.0%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lastRenderedPageBreak/>
        <w:br/>
        <w:t xml:space="preserve"> </w:t>
      </w:r>
    </w:p>
    <w:p w14:paraId="5F08B692" w14:textId="4176E50C" w:rsidR="00160C52" w:rsidRPr="005E0993" w:rsidRDefault="001A5CD2" w:rsidP="00160C52">
      <w:pPr>
        <w:bidi w:val="0"/>
        <w:rPr>
          <w:noProof/>
          <w:color w:val="3A7C22" w:themeColor="accent6" w:themeShade="BF"/>
        </w:rPr>
      </w:pPr>
      <w:r>
        <w:rPr>
          <w:noProof/>
        </w:rPr>
        <w:drawing>
          <wp:inline distT="0" distB="0" distL="0" distR="0" wp14:anchorId="093DC91E" wp14:editId="5F069686">
            <wp:extent cx="5274310" cy="2529840"/>
            <wp:effectExtent l="0" t="0" r="2540" b="3810"/>
            <wp:docPr id="1035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28323" name=""/>
                    <pic:cNvPicPr/>
                  </pic:nvPicPr>
                  <pic:blipFill>
                    <a:blip r:embed="rId26"/>
                    <a:stretch>
                      <a:fillRect/>
                    </a:stretch>
                  </pic:blipFill>
                  <pic:spPr>
                    <a:xfrm>
                      <a:off x="0" y="0"/>
                      <a:ext cx="5274310" cy="252984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70" w:name="_RefFig_co11"/>
      <w:r>
        <w:rPr>
          <w:color w:val="000000" w:themeColor="text1"/>
        </w:rPr>
        <w:t xml:space="preserve">Figure </w:t>
      </w:r>
      <w:bookmarkStart w:id="71"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color w:val="000000" w:themeColor="text1"/>
        </w:rPr>
        <w:fldChar w:fldCharType="end"/>
      </w:r>
      <w:bookmarkEnd w:id="70"/>
      <w:bookmarkEnd w:id="71"/>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02606280" w14:textId="77777777" w:rsidR="00D16DAF" w:rsidRDefault="002A3CA1">
      <w:pPr>
        <w:bidi w:val="0"/>
        <w:spacing w:after="200" w:line="276" w:lineRule="auto"/>
        <w:jc w:val="both"/>
      </w:pPr>
      <w:r>
        <w:rPr>
          <w:rFonts w:ascii="Calibri" w:hAnsi="Calibri" w:cs="Calibri"/>
        </w:rPr>
        <w:t>Figure 9 shows the direct average system cost in 2050. The fossil-dominated benchmark (12.8% renewables) has the highest direct cost, about 0.279 NIS/kWh. For renewable shares between 49.6% and 84.5% the direct cost is almost constant at 0.273–0.274 NIS/kWh, and it rises slightly to 0.275–0.276 NIS/kWh at 88–91%. Since all representative scenarios between 400 and 850 km² share the same budget, the result can be read as follows: for the same budget, more land raises the renewable share in 2050 from 50% to 91% at a practically unchanged direct cost per kWh.</w:t>
      </w:r>
    </w:p>
    <w:p w14:paraId="46AF7FF2" w14:textId="77777777" w:rsidR="00D16DAF" w:rsidRDefault="002A3CA1">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₪345×10⁹ in the 400 km² scenario. Fossil-heavy systems are therefore cheaper in the early years but become the most expensive by 2050; the difference in total budget is accounted for by the carbon cost (about ₪120×10⁹ in the benchmark versus ₪60–75×10⁹ in the representative renewable scenarios).</w:t>
      </w:r>
    </w:p>
    <w:p w14:paraId="55CC50A4" w14:textId="77777777" w:rsidR="00D16DAF" w:rsidRDefault="002A3CA1">
      <w:pPr>
        <w:bidi w:val="0"/>
        <w:spacing w:after="200" w:line="276" w:lineRule="auto"/>
        <w:jc w:val="both"/>
      </w:pPr>
      <w:r>
        <w:rPr>
          <w:rFonts w:ascii="Calibri" w:hAnsi="Calibri" w:cs="Calibri"/>
        </w:rPr>
        <w:t>Figure 9 also shows the total (social) average system cost, i.e. the direct cost plus the carbon cost. The carbon cost amounts to about 0.085 NIS/kWh in the benchmark, about 0.05 NIS/kWh at 50% renewables and about 0.014 NIS/kWh at 91%. As a result, the total average system cost declines monotonically from about 0.364 NIS/kWh in the benchmark to about 0.323 NIS/kWh at 50% renewables and to about 0.290 NIS/kWh at 91%: once the carbon cost is accounted for, the cleanest representative system is also the cheapest.</w:t>
      </w:r>
    </w:p>
    <w:p w14:paraId="1A3E7960" w14:textId="77777777" w:rsidR="00D16DAF" w:rsidRDefault="002A3CA1">
      <w:pPr>
        <w:bidi w:val="0"/>
        <w:spacing w:after="200" w:line="276" w:lineRule="auto"/>
        <w:jc w:val="both"/>
      </w:pPr>
      <w:r>
        <w:rPr>
          <w:rFonts w:ascii="Calibri" w:hAnsi="Calibri" w:cs="Calibri"/>
        </w:rPr>
        <w:lastRenderedPageBreak/>
        <w:t>Figure 10 decomposes the annual system cost in 2050 into CAPEX, OPEX and carbon cost by technology. The total annual cost declines from about ₪64×10⁹ in the benchmark to about ₪57×10⁹ at 50% renewables and about ₪51×10⁹ at 91%. At low renewable shares the system is OPEX-dominated: gas operating costs alone amount to about ₪41×10⁹ in the benchmark. As the renewable share increases, gas OPEX falls to about ₪9×10⁹ at 91%,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52250B2E" w:rsidR="00DD098E" w:rsidRDefault="009F7D01" w:rsidP="008034E5">
      <w:pPr>
        <w:keepNext/>
        <w:bidi w:val="0"/>
      </w:pPr>
      <w:r>
        <w:rPr>
          <w:noProof/>
        </w:rPr>
        <w:drawing>
          <wp:inline distT="0" distB="0" distL="0" distR="0" wp14:anchorId="722AD620" wp14:editId="3A2EED57">
            <wp:extent cx="5274310" cy="2535555"/>
            <wp:effectExtent l="0" t="0" r="2540" b="0"/>
            <wp:docPr id="16232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3472" name=""/>
                    <pic:cNvPicPr/>
                  </pic:nvPicPr>
                  <pic:blipFill>
                    <a:blip r:embed="rId27"/>
                    <a:stretch>
                      <a:fillRect/>
                    </a:stretch>
                  </pic:blipFill>
                  <pic:spPr>
                    <a:xfrm>
                      <a:off x="0" y="0"/>
                      <a:ext cx="5274310" cy="253555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72" w:name="_RefFig_co12"/>
      <w:bookmarkStart w:id="73" w:name="_Toc223013450"/>
      <w:r>
        <w:rPr>
          <w:color w:val="000000" w:themeColor="text1"/>
        </w:rPr>
        <w:t xml:space="preserve">Figure </w:t>
      </w:r>
      <w:bookmarkStart w:id="74"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noProof/>
          <w:color w:val="000000" w:themeColor="text1"/>
        </w:rPr>
        <w:fldChar w:fldCharType="end"/>
      </w:r>
      <w:bookmarkEnd w:id="72"/>
      <w:bookmarkEnd w:id="74"/>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3"/>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5" w:name="_Toc223013401"/>
      <w:r>
        <w:t xml:space="preserve">3.5 Emissions in 2050 by source - </w:t>
      </w:r>
      <w:r>
        <w:rPr>
          <w:rFonts w:ascii="Calibri" w:hAnsi="Calibri" w:cs="Calibri"/>
        </w:rPr>
        <w:t>representative scenarios</w:t>
      </w:r>
      <w:bookmarkEnd w:id="75"/>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lastRenderedPageBreak/>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3D662296" w:rsidR="00E24A88" w:rsidRDefault="005B7EE7" w:rsidP="008034E5">
      <w:pPr>
        <w:keepNext/>
        <w:bidi w:val="0"/>
      </w:pPr>
      <w:r>
        <w:rPr>
          <w:noProof/>
        </w:rPr>
        <w:drawing>
          <wp:inline distT="0" distB="0" distL="0" distR="0" wp14:anchorId="1249A737" wp14:editId="3404A4CE">
            <wp:extent cx="5274310" cy="2440940"/>
            <wp:effectExtent l="0" t="0" r="2540" b="0"/>
            <wp:docPr id="166473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880" name=""/>
                    <pic:cNvPicPr/>
                  </pic:nvPicPr>
                  <pic:blipFill>
                    <a:blip r:embed="rId28"/>
                    <a:stretch>
                      <a:fillRect/>
                    </a:stretch>
                  </pic:blipFill>
                  <pic:spPr>
                    <a:xfrm>
                      <a:off x="0" y="0"/>
                      <a:ext cx="5274310" cy="2440940"/>
                    </a:xfrm>
                    <a:prstGeom prst="rect">
                      <a:avLst/>
                    </a:prstGeom>
                  </pic:spPr>
                </pic:pic>
              </a:graphicData>
            </a:graphic>
          </wp:inline>
        </w:drawing>
      </w:r>
      <w:r>
        <w:rPr>
          <w:noProof/>
        </w:rPr>
        <w:t xml:space="preserve"> </w:t>
      </w:r>
    </w:p>
    <w:p w14:paraId="670D6D61" w14:textId="44EAB9CF" w:rsidR="00E24A88" w:rsidRDefault="00F903DB" w:rsidP="008034E5">
      <w:pPr>
        <w:pStyle w:val="Caption"/>
        <w:bidi w:val="0"/>
        <w:jc w:val="center"/>
        <w:rPr>
          <w:rFonts w:ascii="Calibri" w:hAnsi="Calibri" w:cs="Calibri"/>
        </w:rPr>
      </w:pPr>
      <w:bookmarkStart w:id="76" w:name="_RefFig_em"/>
      <w:bookmarkStart w:id="77" w:name="_Toc223013451"/>
      <w:r>
        <w:t xml:space="preserve">Figure </w:t>
      </w:r>
      <w:bookmarkStart w:id="78" w:name="_RefFigN_em"/>
      <w:r>
        <w:fldChar w:fldCharType="begin"/>
      </w:r>
      <w:r>
        <w:instrText xml:space="preserve"> SEQ Figure \* ARABIC </w:instrText>
      </w:r>
      <w:r>
        <w:fldChar w:fldCharType="separate"/>
      </w:r>
      <w:r>
        <w:rPr>
          <w:noProof/>
        </w:rPr>
        <w:t>10</w:t>
      </w:r>
      <w:r>
        <w:rPr>
          <w:noProof/>
        </w:rPr>
        <w:fldChar w:fldCharType="end"/>
      </w:r>
      <w:bookmarkEnd w:id="76"/>
      <w:bookmarkEnd w:id="78"/>
      <w:r>
        <w:t xml:space="preserve">- Emissions in 2050 by generation source </w:t>
      </w:r>
      <w:r>
        <w:rPr>
          <w:rFonts w:ascii="Calibri" w:hAnsi="Calibri" w:cs="Calibri"/>
        </w:rPr>
        <w:t>for the representative scenarios</w:t>
      </w:r>
      <w:bookmarkEnd w:id="77"/>
    </w:p>
    <w:p w14:paraId="2F220A1D" w14:textId="77777777" w:rsidR="00E24A88" w:rsidRPr="00A9004F" w:rsidRDefault="00E24A88" w:rsidP="008034E5">
      <w:pPr>
        <w:bidi w:val="0"/>
        <w:rPr>
          <w:rFonts w:ascii="Calibri" w:hAnsi="Calibri" w:cs="Calibri"/>
          <w:rtl/>
        </w:rPr>
      </w:pPr>
    </w:p>
    <w:p w14:paraId="69C30A86" w14:textId="77777777" w:rsidR="00D16DAF" w:rsidRDefault="002A3CA1">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91%. Gas remains the dominant source of emissions in all scenarios. Life-cycle emissions of solar PV and battery storage are small but not zero; their absolute level grows with installed capacity, and at 91%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9" w:name="_Toc223013402"/>
      <w:r>
        <w:t xml:space="preserve">3.6 Installed capacities and infrastructure scale in 2050 – </w:t>
      </w:r>
      <w:r>
        <w:rPr>
          <w:rFonts w:ascii="Calibri" w:hAnsi="Calibri" w:cs="Calibri"/>
        </w:rPr>
        <w:t>representative scenarios</w:t>
      </w:r>
      <w:bookmarkEnd w:id="79"/>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61519704" w:rsidR="00AC5214" w:rsidRDefault="00FD4149" w:rsidP="008034E5">
      <w:pPr>
        <w:keepNext/>
        <w:bidi w:val="0"/>
      </w:pPr>
      <w:r>
        <w:rPr>
          <w:noProof/>
        </w:rPr>
        <w:lastRenderedPageBreak/>
        <w:drawing>
          <wp:inline distT="0" distB="0" distL="0" distR="0" wp14:anchorId="121B4F92" wp14:editId="00320C53">
            <wp:extent cx="5274310" cy="2440940"/>
            <wp:effectExtent l="0" t="0" r="2540" b="0"/>
            <wp:docPr id="2604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3402" name=""/>
                    <pic:cNvPicPr/>
                  </pic:nvPicPr>
                  <pic:blipFill>
                    <a:blip r:embed="rId29"/>
                    <a:stretch>
                      <a:fillRect/>
                    </a:stretch>
                  </pic:blipFill>
                  <pic:spPr>
                    <a:xfrm>
                      <a:off x="0" y="0"/>
                      <a:ext cx="5274310" cy="2440940"/>
                    </a:xfrm>
                    <a:prstGeom prst="rect">
                      <a:avLst/>
                    </a:prstGeom>
                  </pic:spPr>
                </pic:pic>
              </a:graphicData>
            </a:graphic>
          </wp:inline>
        </w:drawing>
      </w:r>
      <w:r>
        <w:rPr>
          <w:noProof/>
        </w:rPr>
        <w:t xml:space="preserve"> </w:t>
      </w:r>
    </w:p>
    <w:p w14:paraId="6D288CFD" w14:textId="144BD54A" w:rsidR="00D205C4" w:rsidRDefault="00F903DB" w:rsidP="008034E5">
      <w:pPr>
        <w:pStyle w:val="Caption"/>
        <w:bidi w:val="0"/>
        <w:jc w:val="center"/>
        <w:rPr>
          <w:rFonts w:ascii="Calibri" w:hAnsi="Calibri" w:cs="Calibri"/>
        </w:rPr>
      </w:pPr>
      <w:bookmarkStart w:id="80" w:name="_RefFig_cap"/>
      <w:bookmarkStart w:id="81" w:name="_Toc223013453"/>
      <w:r>
        <w:t xml:space="preserve">Figure </w:t>
      </w:r>
      <w:bookmarkStart w:id="82" w:name="_RefFigN_cap"/>
      <w:r>
        <w:fldChar w:fldCharType="begin"/>
      </w:r>
      <w:r>
        <w:instrText xml:space="preserve"> SEQ Figure \* ARABIC </w:instrText>
      </w:r>
      <w:r>
        <w:fldChar w:fldCharType="separate"/>
      </w:r>
      <w:r>
        <w:rPr>
          <w:noProof/>
        </w:rPr>
        <w:t>11</w:t>
      </w:r>
      <w:r>
        <w:rPr>
          <w:noProof/>
        </w:rPr>
        <w:fldChar w:fldCharType="end"/>
      </w:r>
      <w:bookmarkEnd w:id="80"/>
      <w:bookmarkEnd w:id="82"/>
      <w:r>
        <w:rPr>
          <w:noProof/>
        </w:rPr>
        <w:t xml:space="preserve">  – Installed generation and storage capacities in 2050 across the representative scenarios</w:t>
      </w:r>
      <w:bookmarkEnd w:id="81"/>
    </w:p>
    <w:p w14:paraId="466C14EA" w14:textId="77777777" w:rsidR="00D205C4" w:rsidRDefault="00D205C4" w:rsidP="008034E5">
      <w:pPr>
        <w:bidi w:val="0"/>
        <w:rPr>
          <w:rFonts w:ascii="Calibri" w:hAnsi="Calibri" w:cs="Calibri"/>
          <w:rtl/>
        </w:rPr>
      </w:pPr>
    </w:p>
    <w:p w14:paraId="7A77AEC9" w14:textId="77777777" w:rsidR="00D16DAF" w:rsidRDefault="002A3CA1">
      <w:pPr>
        <w:bidi w:val="0"/>
        <w:spacing w:after="200" w:line="276" w:lineRule="auto"/>
        <w:jc w:val="both"/>
      </w:pPr>
      <w:r>
        <w:rPr>
          <w:rFonts w:ascii="Calibri" w:hAnsi="Calibri" w:cs="Calibri"/>
        </w:rPr>
        <w:t>Figure 12 presents the installed capacities of the main system components in 2050 in the representative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33 GW at 50% to about 82 GW at 91%,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36A582D0"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88%)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 xml:space="preserve">In winter, battery operation exhibits greater variability and longer discharge events. Extended periods of low solar availability lead to multi-day depletion episodes, during which the battery approaches low state-of-charge levels. This behavior indicates that even substantial storage capacity cannot fully eliminate temporal </w:t>
      </w:r>
      <w:r>
        <w:rPr>
          <w:rFonts w:ascii="Calibri" w:hAnsi="Calibri" w:cs="Calibri"/>
        </w:rPr>
        <w:lastRenderedPageBreak/>
        <w:t>mismatches between generation and demand, particularly during prolonged low-renewable periods. Instead, storage mitigates but does not resolve these structural imbalances, reinforcing the continued need for dispatchable backup capacity.</w:t>
      </w:r>
    </w:p>
    <w:p w14:paraId="528638AD" w14:textId="2F75B21D" w:rsidR="0054332D" w:rsidRDefault="004D5DDD" w:rsidP="008034E5">
      <w:pPr>
        <w:keepNext/>
        <w:bidi w:val="0"/>
      </w:pPr>
      <w:r>
        <w:rPr>
          <w:noProof/>
        </w:rPr>
        <w:drawing>
          <wp:inline distT="0" distB="0" distL="0" distR="0" wp14:anchorId="513ED0AF" wp14:editId="3EB42913">
            <wp:extent cx="5274310" cy="2467610"/>
            <wp:effectExtent l="0" t="0" r="2540" b="8890"/>
            <wp:docPr id="24854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7331" name=""/>
                    <pic:cNvPicPr/>
                  </pic:nvPicPr>
                  <pic:blipFill>
                    <a:blip r:embed="rId30"/>
                    <a:stretch>
                      <a:fillRect/>
                    </a:stretch>
                  </pic:blipFill>
                  <pic:spPr>
                    <a:xfrm>
                      <a:off x="0" y="0"/>
                      <a:ext cx="5274310" cy="2467610"/>
                    </a:xfrm>
                    <a:prstGeom prst="rect">
                      <a:avLst/>
                    </a:prstGeom>
                  </pic:spPr>
                </pic:pic>
              </a:graphicData>
            </a:graphic>
          </wp:inline>
        </w:drawing>
      </w:r>
    </w:p>
    <w:p w14:paraId="3B8241CC" w14:textId="72ADFE34" w:rsidR="000B2950" w:rsidRPr="00DF2A77" w:rsidRDefault="00F903DB" w:rsidP="008034E5">
      <w:pPr>
        <w:pStyle w:val="Caption"/>
        <w:bidi w:val="0"/>
        <w:jc w:val="center"/>
        <w:rPr>
          <w:rFonts w:ascii="Calibri" w:hAnsi="Calibri" w:cs="Calibri"/>
          <w:color w:val="000000" w:themeColor="text1"/>
        </w:rPr>
      </w:pPr>
      <w:bookmarkStart w:id="83" w:name="_RefFig_bW"/>
      <w:bookmarkStart w:id="84" w:name="_Toc223013455"/>
      <w:r>
        <w:rPr>
          <w:color w:val="000000" w:themeColor="text1"/>
        </w:rPr>
        <w:t xml:space="preserve">Figure </w:t>
      </w:r>
      <w:bookmarkStart w:id="85"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12</w:t>
      </w:r>
      <w:r>
        <w:rPr>
          <w:rFonts w:ascii="Calibri" w:hAnsi="Calibri" w:cs="Calibri"/>
          <w:color w:val="000000" w:themeColor="text1"/>
        </w:rPr>
        <w:fldChar w:fldCharType="end"/>
      </w:r>
      <w:bookmarkEnd w:id="83"/>
      <w:bookmarkEnd w:id="85"/>
      <w:r>
        <w:rPr>
          <w:color w:val="000000" w:themeColor="text1"/>
        </w:rPr>
        <w:t xml:space="preserve">  - Battery energy level in winter 2050</w:t>
      </w:r>
      <w:bookmarkEnd w:id="84"/>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040C6601" w:rsidR="0054332D" w:rsidRDefault="00A65CD0" w:rsidP="008034E5">
      <w:pPr>
        <w:keepNext/>
        <w:bidi w:val="0"/>
      </w:pPr>
      <w:r>
        <w:rPr>
          <w:noProof/>
        </w:rPr>
        <w:drawing>
          <wp:inline distT="0" distB="0" distL="0" distR="0" wp14:anchorId="6AB1D687" wp14:editId="120935C2">
            <wp:extent cx="5274310" cy="2469515"/>
            <wp:effectExtent l="0" t="0" r="2540" b="6985"/>
            <wp:docPr id="967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2097" name=""/>
                    <pic:cNvPicPr/>
                  </pic:nvPicPr>
                  <pic:blipFill>
                    <a:blip r:embed="rId31"/>
                    <a:stretch>
                      <a:fillRect/>
                    </a:stretch>
                  </pic:blipFill>
                  <pic:spPr>
                    <a:xfrm>
                      <a:off x="0" y="0"/>
                      <a:ext cx="5274310" cy="2469515"/>
                    </a:xfrm>
                    <a:prstGeom prst="rect">
                      <a:avLst/>
                    </a:prstGeom>
                  </pic:spPr>
                </pic:pic>
              </a:graphicData>
            </a:graphic>
          </wp:inline>
        </w:drawing>
      </w:r>
    </w:p>
    <w:p w14:paraId="036EFD15" w14:textId="494F69DA" w:rsidR="0054332D" w:rsidRPr="00DF2A77" w:rsidRDefault="00F903DB" w:rsidP="008034E5">
      <w:pPr>
        <w:pStyle w:val="Caption"/>
        <w:bidi w:val="0"/>
        <w:jc w:val="center"/>
        <w:rPr>
          <w:color w:val="000000" w:themeColor="text1"/>
        </w:rPr>
      </w:pPr>
      <w:bookmarkStart w:id="86" w:name="_RefFig_bS"/>
      <w:bookmarkStart w:id="87" w:name="_Toc223013456"/>
      <w:r>
        <w:rPr>
          <w:color w:val="000000" w:themeColor="text1"/>
        </w:rPr>
        <w:t>Figure</w:t>
      </w:r>
      <w:r>
        <w:rPr>
          <w:color w:val="000000" w:themeColor="text1"/>
          <w:rtl/>
        </w:rPr>
        <w:t xml:space="preserve"> </w:t>
      </w:r>
      <w:bookmarkStart w:id="88"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13</w:t>
      </w:r>
      <w:r>
        <w:rPr>
          <w:noProof/>
          <w:color w:val="000000" w:themeColor="text1"/>
        </w:rPr>
        <w:fldChar w:fldCharType="end"/>
      </w:r>
      <w:bookmarkEnd w:id="86"/>
      <w:bookmarkEnd w:id="88"/>
      <w:r>
        <w:rPr>
          <w:noProof/>
          <w:color w:val="000000" w:themeColor="text1"/>
        </w:rPr>
        <w:t xml:space="preserve"> -   Battery energy level in summer 2050</w:t>
      </w:r>
      <w:bookmarkEnd w:id="87"/>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end-year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444F0E1C" w:rsidR="00E07F5A" w:rsidRDefault="00A645EE" w:rsidP="008034E5">
      <w:pPr>
        <w:keepNext/>
        <w:bidi w:val="0"/>
      </w:pPr>
      <w:r>
        <w:rPr>
          <w:noProof/>
        </w:rPr>
        <w:lastRenderedPageBreak/>
        <w:drawing>
          <wp:inline distT="0" distB="0" distL="0" distR="0" wp14:anchorId="27DD3365" wp14:editId="044EFE5E">
            <wp:extent cx="5274310" cy="2506980"/>
            <wp:effectExtent l="0" t="0" r="2540" b="7620"/>
            <wp:docPr id="17881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5850" name=""/>
                    <pic:cNvPicPr/>
                  </pic:nvPicPr>
                  <pic:blipFill>
                    <a:blip r:embed="rId32"/>
                    <a:stretch>
                      <a:fillRect/>
                    </a:stretch>
                  </pic:blipFill>
                  <pic:spPr>
                    <a:xfrm>
                      <a:off x="0" y="0"/>
                      <a:ext cx="5274310" cy="2506980"/>
                    </a:xfrm>
                    <a:prstGeom prst="rect">
                      <a:avLst/>
                    </a:prstGeom>
                  </pic:spPr>
                </pic:pic>
              </a:graphicData>
            </a:graphic>
          </wp:inline>
        </w:drawing>
      </w:r>
    </w:p>
    <w:p w14:paraId="3C56501C" w14:textId="4FA48B49" w:rsidR="00E07F5A" w:rsidRPr="00DF2A77" w:rsidRDefault="00F903DB" w:rsidP="008034E5">
      <w:pPr>
        <w:pStyle w:val="Caption"/>
        <w:bidi w:val="0"/>
        <w:jc w:val="center"/>
        <w:rPr>
          <w:color w:val="000000" w:themeColor="text1"/>
          <w:rtl/>
        </w:rPr>
      </w:pPr>
      <w:bookmarkStart w:id="89" w:name="_RefFig_ev"/>
      <w:bookmarkStart w:id="90" w:name="_Toc223013457"/>
      <w:r>
        <w:rPr>
          <w:color w:val="000000" w:themeColor="text1"/>
        </w:rPr>
        <w:t>Figure</w:t>
      </w:r>
      <w:r>
        <w:rPr>
          <w:color w:val="000000" w:themeColor="text1"/>
          <w:rtl/>
        </w:rPr>
        <w:t xml:space="preserve"> </w:t>
      </w:r>
      <w:bookmarkStart w:id="91"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9"/>
      <w:bookmarkEnd w:id="91"/>
      <w:r>
        <w:rPr>
          <w:color w:val="000000" w:themeColor="text1"/>
        </w:rPr>
        <w:t xml:space="preserve"> - Installed capacity evolution across the planning horizon for a representative 88% scenario</w:t>
      </w:r>
      <w:bookmarkEnd w:id="90"/>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77777777" w:rsidR="00D16DAF" w:rsidRDefault="002A3CA1">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97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77777777" w:rsidR="00D16DAF" w:rsidRDefault="002A3CA1">
      <w:pPr>
        <w:bidi w:val="0"/>
        <w:spacing w:after="200" w:line="276" w:lineRule="auto"/>
        <w:jc w:val="both"/>
      </w:pPr>
      <w:r>
        <w:rPr>
          <w:rFonts w:ascii="Calibri" w:hAnsi="Calibri" w:cs="Calibri"/>
        </w:rPr>
        <w:t xml:space="preserve">Nuclear also enlarges the feasible space. Three scenarios that are infeasible without nuclear—the 400 and 450 km² land caps at ₪400×10⁹ and the 100 km² land cap at </w:t>
      </w:r>
      <w:r>
        <w:rPr>
          <w:rFonts w:ascii="Calibri" w:hAnsi="Calibri" w:cs="Calibri"/>
        </w:rPr>
        <w:lastRenderedPageBreak/>
        <w:t>₪420×10⁹—become feasible, and only the two lowest budgets at 100 km² remain infeasible. Because nuclear displaces gas generation in 2043–2050,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246E1B0B" w:rsidR="00844628" w:rsidRDefault="00BC31AD">
      <w:pPr>
        <w:bidi w:val="0"/>
        <w:spacing w:line="276" w:lineRule="auto"/>
      </w:pPr>
      <w:r>
        <w:rPr>
          <w:noProof/>
        </w:rPr>
        <w:drawing>
          <wp:inline distT="0" distB="0" distL="0" distR="0" wp14:anchorId="1B92C66B" wp14:editId="68D2C6AB">
            <wp:extent cx="5274310" cy="2359025"/>
            <wp:effectExtent l="0" t="0" r="2540" b="3175"/>
            <wp:docPr id="12366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5570" name=""/>
                    <pic:cNvPicPr/>
                  </pic:nvPicPr>
                  <pic:blipFill>
                    <a:blip r:embed="rId33"/>
                    <a:stretch>
                      <a:fillRect/>
                    </a:stretch>
                  </pic:blipFill>
                  <pic:spPr>
                    <a:xfrm>
                      <a:off x="0" y="0"/>
                      <a:ext cx="5274310" cy="2359025"/>
                    </a:xfrm>
                    <a:prstGeom prst="rect">
                      <a:avLst/>
                    </a:prstGeom>
                  </pic:spPr>
                </pic:pic>
              </a:graphicData>
            </a:graphic>
          </wp:inline>
        </w:drawing>
      </w:r>
      <w:r>
        <w:t xml:space="preserve"> </w:t>
      </w:r>
      <w:r>
        <w:rPr>
          <w:noProof/>
        </w:rPr>
        <w:drawing>
          <wp:inline distT="0" distB="0" distL="0" distR="0" wp14:anchorId="2F104DB6" wp14:editId="2421BDE6">
            <wp:extent cx="5274310" cy="2357755"/>
            <wp:effectExtent l="0" t="0" r="2540" b="4445"/>
            <wp:docPr id="1175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2433" name=""/>
                    <pic:cNvPicPr/>
                  </pic:nvPicPr>
                  <pic:blipFill>
                    <a:blip r:embed="rId34"/>
                    <a:stretch>
                      <a:fillRect/>
                    </a:stretch>
                  </pic:blipFill>
                  <pic:spPr>
                    <a:xfrm>
                      <a:off x="0" y="0"/>
                      <a:ext cx="5274310" cy="2357755"/>
                    </a:xfrm>
                    <a:prstGeom prst="rect">
                      <a:avLst/>
                    </a:prstGeom>
                  </pic:spPr>
                </pic:pic>
              </a:graphicData>
            </a:graphic>
          </wp:inline>
        </w:drawing>
      </w:r>
    </w:p>
    <w:p w14:paraId="538EA2BE" w14:textId="74632E1E" w:rsidR="00D16DAF" w:rsidRDefault="002A3CA1">
      <w:pPr>
        <w:pStyle w:val="Caption"/>
        <w:bidi w:val="0"/>
        <w:spacing w:line="276" w:lineRule="auto"/>
      </w:pPr>
      <w:bookmarkStart w:id="92" w:name="_RefFigNuc_A"/>
      <w:r>
        <w:t xml:space="preserve">Figure </w:t>
      </w:r>
      <w:fldSimple w:instr=" SEQ Figure \* ARABIC ">
        <w:r>
          <w:rPr>
            <w:noProof/>
          </w:rPr>
          <w:t>15</w:t>
        </w:r>
      </w:fldSimple>
      <w:bookmarkEnd w:id="92"/>
      <w:r>
        <w:t xml:space="preserve"> - Renewable / low-carbon share in 2050 (top) and cumulative emissions 2023–2050 (bottom) as a function of the cumulative budget and solar land availability, with and without nuclear</w:t>
      </w:r>
    </w:p>
    <w:p w14:paraId="22062260" w14:textId="3A7E10FF" w:rsidR="00D16DAF" w:rsidRDefault="002A3CA1">
      <w:pPr>
        <w:bidi w:val="0"/>
        <w:spacing w:after="200" w:line="276" w:lineRule="auto"/>
        <w:jc w:val="both"/>
      </w:pPr>
      <w:r>
        <w:fldChar w:fldCharType="begin"/>
      </w:r>
      <w:r>
        <w:instrText xml:space="preserve"> REF _RefFigNuc_A \h </w:instrText>
      </w:r>
      <w:r>
        <w:fldChar w:fldCharType="separate"/>
      </w:r>
      <w:r>
        <w:t xml:space="preserve">Figure </w:t>
      </w:r>
      <w:r>
        <w:rPr>
          <w:rFonts w:hint="cs"/>
          <w:rtl/>
        </w:rPr>
        <w:t>15</w:t>
      </w:r>
      <w: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(63.8% versus 49.6%) and about 5 points at 850 km² (96.1% versus 91.0%). At large land caps a growing part of the nuclear output coincides with hours of solar surplus, so that its marginal contribution decreases. The emissions surfaces show the same pattern in reverse, and both pairs of surfaces flatten at the same budget level, indicating that nuclear does not remove the land and build-rate limits that determine saturation.</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3237E048" w:rsidR="00CA43D5" w:rsidRDefault="00DE6138" w:rsidP="00CA43D5">
      <w:pPr>
        <w:bidi w:val="0"/>
        <w:rPr>
          <w:rFonts w:ascii="Calibri" w:hAnsi="Calibri" w:cs="Calibri"/>
          <w:rtl/>
        </w:rPr>
      </w:pPr>
      <w:r>
        <w:rPr>
          <w:noProof/>
        </w:rPr>
        <w:drawing>
          <wp:inline distT="0" distB="0" distL="0" distR="0" wp14:anchorId="24A4068B" wp14:editId="4E5A2F35">
            <wp:extent cx="5274310" cy="2425700"/>
            <wp:effectExtent l="0" t="0" r="2540" b="0"/>
            <wp:docPr id="113062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8153" name=""/>
                    <pic:cNvPicPr/>
                  </pic:nvPicPr>
                  <pic:blipFill>
                    <a:blip r:embed="rId35"/>
                    <a:stretch>
                      <a:fillRect/>
                    </a:stretch>
                  </pic:blipFill>
                  <pic:spPr>
                    <a:xfrm>
                      <a:off x="0" y="0"/>
                      <a:ext cx="5274310" cy="2425700"/>
                    </a:xfrm>
                    <a:prstGeom prst="rect">
                      <a:avLst/>
                    </a:prstGeom>
                  </pic:spPr>
                </pic:pic>
              </a:graphicData>
            </a:graphic>
          </wp:inline>
        </w:drawing>
      </w:r>
    </w:p>
    <w:p w14:paraId="60617E10" w14:textId="766C3CB6" w:rsidR="00D16DAF" w:rsidRDefault="002A3CA1">
      <w:pPr>
        <w:pStyle w:val="Caption"/>
        <w:bidi w:val="0"/>
        <w:spacing w:line="276" w:lineRule="auto"/>
      </w:pPr>
      <w:bookmarkStart w:id="93" w:name="_RefFigNuc_B"/>
      <w:r>
        <w:t xml:space="preserve">Figure </w:t>
      </w:r>
      <w:fldSimple w:instr=" SEQ Figure \* ARABIC ">
        <w:r>
          <w:rPr>
            <w:noProof/>
          </w:rPr>
          <w:t>16</w:t>
        </w:r>
      </w:fldSimple>
      <w:bookmarkEnd w:id="93"/>
      <w:r>
        <w:t xml:space="preserve"> - Cumulative emissions 2023–2050 avoided by nuclear [MtCO₂e] (difference between the scenarios without and with nuclear) for each budget and land cap</w:t>
      </w:r>
    </w:p>
    <w:p w14:paraId="172E06B4" w14:textId="2CC6FF3B" w:rsidR="00D16DAF" w:rsidRDefault="002A3CA1">
      <w:pPr>
        <w:bidi w:val="0"/>
        <w:spacing w:after="200" w:line="276" w:lineRule="auto"/>
        <w:jc w:val="both"/>
      </w:pPr>
      <w:r>
        <w:fldChar w:fldCharType="begin"/>
      </w:r>
      <w:r>
        <w:instrText xml:space="preserve"> REF _RefFigNuc_B \h </w:instrText>
      </w:r>
      <w:r>
        <w:fldChar w:fldCharType="separate"/>
      </w:r>
      <w:r>
        <w:t xml:space="preserve">Figure </w:t>
      </w:r>
      <w:r>
        <w:rPr>
          <w:rFonts w:hint="cs"/>
          <w:rtl/>
        </w:rPr>
        <w:t>16</w:t>
      </w:r>
      <w:r>
        <w:fldChar w:fldCharType="end"/>
      </w:r>
      <w:r>
        <w:rPr>
          <w:rFonts w:ascii="Calibri" w:hAnsi="Calibri" w:cs="Calibri"/>
        </w:rPr>
        <w:t xml:space="preserve"> shows the cumulative emissions avoided by nuclear in every cell of the grid. Nuclear reduces emissions in all 94 cells that are feasible in both runs, by between 36 and 184 MtCO₂e. Two patterns stand out. First, for budgets of ₪430×10⁹ and above, the avoided emissions decline steadily with land availability, from about 100 MtCO₂e at 100 km² and about 93 MtCO₂e at 400 km² to about 38 MtCO₂e at 850 km²; in relative terms, nuclear reduces cumulative emissions by about 12% at 400 km² but only by about 7% at 850 km². Nuclear thus acts as a partial substitute for land. Second, the largest reductions (121–184 MtCO₂e) occur at the lowest budget, where the costs saved by nuclear relax the binding budget constraint and allow more renewable capacity to be built earlier.</w:t>
      </w:r>
    </w:p>
    <w:p w14:paraId="69EE9FE4" w14:textId="1DFEAB83" w:rsidR="001F2896" w:rsidRDefault="001F2896" w:rsidP="001F2896">
      <w:pPr>
        <w:bidi w:val="0"/>
        <w:rPr>
          <w:rFonts w:ascii="Calibri" w:hAnsi="Calibri" w:cs="Calibri"/>
        </w:rPr>
      </w:pPr>
      <w:r>
        <w:rPr>
          <w:noProof/>
        </w:rPr>
        <w:drawing>
          <wp:inline distT="0" distB="0" distL="0" distR="0" wp14:anchorId="4E067D95" wp14:editId="4E7A969F">
            <wp:extent cx="5274310" cy="2799080"/>
            <wp:effectExtent l="0" t="0" r="2540" b="1270"/>
            <wp:docPr id="20004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296" name=""/>
                    <pic:cNvPicPr/>
                  </pic:nvPicPr>
                  <pic:blipFill>
                    <a:blip r:embed="rId36"/>
                    <a:stretch>
                      <a:fillRect/>
                    </a:stretch>
                  </pic:blipFill>
                  <pic:spPr>
                    <a:xfrm>
                      <a:off x="0" y="0"/>
                      <a:ext cx="5274310" cy="2799080"/>
                    </a:xfrm>
                    <a:prstGeom prst="rect">
                      <a:avLst/>
                    </a:prstGeom>
                  </pic:spPr>
                </pic:pic>
              </a:graphicData>
            </a:graphic>
          </wp:inline>
        </w:drawing>
      </w:r>
    </w:p>
    <w:p w14:paraId="5BC3E787" w14:textId="6EEFB622" w:rsidR="00D16DAF" w:rsidRDefault="002A3CA1">
      <w:pPr>
        <w:pStyle w:val="Caption"/>
        <w:bidi w:val="0"/>
        <w:spacing w:line="276" w:lineRule="auto"/>
      </w:pPr>
      <w:bookmarkStart w:id="94" w:name="_RefFigNuc_C"/>
      <w:r>
        <w:t xml:space="preserve">Figure </w:t>
      </w:r>
      <w:fldSimple w:instr=" SEQ Figure \* ARABIC ">
        <w:r>
          <w:rPr>
            <w:noProof/>
          </w:rPr>
          <w:t>17</w:t>
        </w:r>
      </w:fldSimple>
      <w:bookmarkEnd w:id="94"/>
      <w:r>
        <w:t xml:space="preserve"> - Direct and social average system cost in 2050 (direct cost plus carbon cost at 200 NIS/tCO₂e) for the representative scenarios with and without nuclear</w:t>
      </w:r>
    </w:p>
    <w:p w14:paraId="05961278" w14:textId="77777777" w:rsidR="00D16DAF" w:rsidRDefault="002A3CA1">
      <w:pPr>
        <w:bidi w:val="0"/>
        <w:spacing w:after="200" w:line="276" w:lineRule="auto"/>
        <w:jc w:val="both"/>
      </w:pPr>
      <w:r>
        <w:lastRenderedPageBreak/>
        <w:fldChar w:fldCharType="begin"/>
      </w:r>
      <w:r>
        <w:instrText xml:space="preserve"> REF _RefFigNuc_C \h </w:instrText>
      </w:r>
      <w:r>
        <w:fldChar w:fldCharType="separate"/>
      </w:r>
      <w:r>
        <w:t>Figure #</w:t>
      </w:r>
      <w:r>
        <w:fldChar w:fldCharType="end"/>
      </w:r>
      <w:r>
        <w:rPr>
          <w:rFonts w:ascii="Calibri" w:hAnsi="Calibri" w:cs="Calibri"/>
        </w:rPr>
        <w:t xml:space="preserve"> compares the average system cost in 2050 of the representative scenarios. In direct terms, nuclear lowers the cost when land is scarce—about 0.269 versus 0.279 NIS/kWh at 100 km² and about 0.268 versus 0.273 NIS/kWh at 400–550 km²—while above about 750 km² the system with nuclear becomes slightly more expensive (about 0.277–0.280 versus 0.275–0.276 NIS/kWh), since nuclear output increasingly overlaps with solar generation. In social terms, which include the carbon cost, the system with nuclear is cheaper across the whole range: about 0.340 versus 0.364 NIS/kWh at 100 km² and about 0.305 versus 0.323 NIS/kWh at 400 km², with the gap narrowing to about 0.002 NIS/kWh at 850 km². With nuclear, the social cost reaches its minimum of about 0.285 NIS/kWh at 700–750 km², whereas without nuclear it continues to decline up to 850 km² (0.290 NIS/kWh).</w:t>
      </w:r>
    </w:p>
    <w:p w14:paraId="694F32B3" w14:textId="77777777" w:rsidR="00D16DAF" w:rsidRDefault="002A3CA1">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8 MtCO₂e at 850 km².</w:t>
      </w:r>
    </w:p>
    <w:p w14:paraId="259EAC7C" w14:textId="77777777" w:rsidR="003F63FF" w:rsidRDefault="00000000">
      <w:pPr>
        <w:pStyle w:val="Heading2"/>
        <w:bidi w:val="0"/>
      </w:pPr>
      <w:r>
        <w:t>3.8 Sensitivity analyses</w:t>
      </w:r>
    </w:p>
    <w:p w14:paraId="534BDC6D" w14:textId="77777777" w:rsidR="003F63FF" w:rsidRDefault="00000000">
      <w:pPr>
        <w:bidi w:val="0"/>
        <w:spacing w:after="200" w:line="276" w:lineRule="auto"/>
        <w:jc w:val="both"/>
      </w:pPr>
      <w:r>
        <w:rPr>
          <w:rFonts w:ascii="Calibri" w:hAnsi="Calibri" w:cs="Calibri"/>
        </w:rPr>
        <w:t>This section examines how the main results depend on two key assumptions—the pace at which capacity can be built and the land available for solar deployment—and locates the economic optimum of the system.</w:t>
      </w:r>
    </w:p>
    <w:p w14:paraId="20541119" w14:textId="77777777" w:rsidR="003F63FF" w:rsidRDefault="00000000">
      <w:pPr>
        <w:pStyle w:val="Heading3"/>
        <w:bidi w:val="0"/>
      </w:pPr>
      <w:r>
        <w:t>3.8.1 Build-rate assumptions</w:t>
      </w:r>
    </w:p>
    <w:p w14:paraId="5420BB35" w14:textId="77777777" w:rsidR="003F63FF" w:rsidRDefault="00000000">
      <w:pPr>
        <w:bidi w:val="0"/>
        <w:spacing w:after="200" w:line="276" w:lineRule="auto"/>
        <w:jc w:val="both"/>
      </w:pPr>
      <w:r>
        <w:rPr>
          <w:rFonts w:ascii="Calibri" w:hAnsi="Calibri" w:cs="Calibri"/>
        </w:rPr>
        <w:t>The main analysis assumes a time-varying build-rate schedule for solar PV and battery storage (Section 2.3). To assess the role of this assumption, the full scenario grid was also solved with a constant build-rate limit of 4 GW per year (budgets of ₪400–480×10⁹ and land caps of 100 and 400–850 km²). With the constant limit, the renewable share in 2050 saturates at about 92% at 850 km², and additional budget above about ₪450×10⁹ yields no further reduction in emissions, because battery storage reaches its build-rate limit in every year of the horizon. At the lowest budget (₪400×10⁹), land caps of 700–850 km² are not fully utilized and the renewable share is limited to about 77%; five scenarios are infeasible.</w:t>
      </w:r>
    </w:p>
    <w:p w14:paraId="06BAB2E7" w14:textId="77777777" w:rsidR="003F63FF" w:rsidRDefault="00000000">
      <w:pPr>
        <w:bidi w:val="0"/>
        <w:spacing w:after="200" w:line="276" w:lineRule="auto"/>
        <w:jc w:val="both"/>
      </w:pPr>
      <w:r>
        <w:rPr>
          <w:rFonts w:ascii="Calibri" w:hAnsi="Calibri" w:cs="Calibri"/>
        </w:rPr>
        <w:t>[Comparison with the main analysis – to be completed after the final runs: differences in renewable share, cumulative emissions, feasibility and the budget at which saturation occurs.]</w:t>
      </w:r>
    </w:p>
    <w:p w14:paraId="436E08CE" w14:textId="77777777" w:rsidR="003F63FF" w:rsidRDefault="00000000">
      <w:pPr>
        <w:bidi w:val="0"/>
        <w:spacing w:after="200" w:line="276" w:lineRule="auto"/>
        <w:jc w:val="both"/>
        <w:rPr>
          <w:rFonts w:ascii="Calibri" w:hAnsi="Calibri" w:cs="Calibri"/>
          <w:rtl/>
        </w:rPr>
      </w:pPr>
      <w:r>
        <w:rPr>
          <w:rFonts w:ascii="Calibri" w:hAnsi="Calibri" w:cs="Calibri"/>
        </w:rPr>
        <w:t>[Insert figure: cumulative emissions vs. budget under the constant (4 GW/yr) and time-varying build-rate limits]</w:t>
      </w:r>
    </w:p>
    <w:p w14:paraId="3E33F86A" w14:textId="5B2EC992" w:rsidR="00A80152" w:rsidRDefault="00A80152" w:rsidP="00A80152">
      <w:pPr>
        <w:bidi w:val="0"/>
        <w:spacing w:after="200" w:line="276" w:lineRule="auto"/>
        <w:jc w:val="both"/>
      </w:pPr>
      <w:r>
        <w:rPr>
          <w:noProof/>
        </w:rPr>
        <w:lastRenderedPageBreak/>
        <w:drawing>
          <wp:inline distT="0" distB="0" distL="0" distR="0" wp14:anchorId="2CF7BB75" wp14:editId="479B690B">
            <wp:extent cx="5274310" cy="2472055"/>
            <wp:effectExtent l="0" t="0" r="2540" b="4445"/>
            <wp:docPr id="9529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23"/>
                    <a:stretch>
                      <a:fillRect/>
                    </a:stretch>
                  </pic:blipFill>
                  <pic:spPr>
                    <a:xfrm>
                      <a:off x="0" y="0"/>
                      <a:ext cx="5274310" cy="2472055"/>
                    </a:xfrm>
                    <a:prstGeom prst="rect">
                      <a:avLst/>
                    </a:prstGeom>
                  </pic:spPr>
                </pic:pic>
              </a:graphicData>
            </a:graphic>
          </wp:inline>
        </w:drawing>
      </w:r>
    </w:p>
    <w:p w14:paraId="6F54AC36" w14:textId="77777777" w:rsidR="003F63FF" w:rsidRDefault="00000000">
      <w:pPr>
        <w:pStyle w:val="Caption"/>
        <w:bidi w:val="0"/>
        <w:spacing w:line="276" w:lineRule="auto"/>
        <w:jc w:val="both"/>
      </w:pPr>
      <w:r>
        <w:t xml:space="preserve">Figure </w:t>
      </w:r>
      <w:r>
        <w:fldChar w:fldCharType="begin"/>
      </w:r>
      <w:r>
        <w:instrText xml:space="preserve"> SEQ Figure \* ARABIC </w:instrText>
      </w:r>
      <w:r>
        <w:fldChar w:fldCharType="separate"/>
      </w:r>
      <w:r>
        <w:t>#</w:t>
      </w:r>
      <w:r>
        <w:fldChar w:fldCharType="end"/>
      </w:r>
      <w:r>
        <w:t xml:space="preserve"> - Cumulative emissions 2023–2050 as a function of the budget under a constant build-rate limit of 4 GW per year and under the time-varying schedule (selected land caps)</w:t>
      </w:r>
    </w:p>
    <w:p w14:paraId="1E5F8A9B" w14:textId="77777777" w:rsidR="003F63FF" w:rsidRDefault="00000000">
      <w:pPr>
        <w:pStyle w:val="Heading3"/>
        <w:bidi w:val="0"/>
      </w:pPr>
      <w:r>
        <w:t>3.8.2 Beyond the land limits</w:t>
      </w:r>
    </w:p>
    <w:p w14:paraId="525520DE" w14:textId="77777777" w:rsidR="003F63FF" w:rsidRDefault="00000000">
      <w:pPr>
        <w:bidi w:val="0"/>
        <w:spacing w:after="200" w:line="276" w:lineRule="auto"/>
        <w:jc w:val="both"/>
      </w:pPr>
      <w:r>
        <w:rPr>
          <w:rFonts w:ascii="Calibri" w:hAnsi="Calibri" w:cs="Calibri"/>
        </w:rPr>
        <w:t>To explore the technical limits of the system, an extended grid was solved with land caps of up to 1,200 km², budgets of up to ₪540×10⁹ and a build-rate schedule that rises to 9 GW per year in 2050. These assumptions exceed the land availability and deployment rates considered realistic in the main analysis and are therefore used to identify the boundaries of the solution space rather than as policy scenarios.</w:t>
      </w:r>
    </w:p>
    <w:p w14:paraId="26DAC635" w14:textId="77777777" w:rsidR="003F63FF" w:rsidRDefault="00000000">
      <w:pPr>
        <w:bidi w:val="0"/>
        <w:spacing w:after="200" w:line="276" w:lineRule="auto"/>
        <w:jc w:val="both"/>
      </w:pPr>
      <w:r>
        <w:rPr>
          <w:rFonts w:ascii="Calibri" w:hAnsi="Calibri" w:cs="Calibri"/>
        </w:rPr>
        <w:t>Under these assumptions, renewable shares above 95% become feasible without nuclear: about 95% is reached at ₪470×10⁹ with 1,000 km², and about 98% at ₪540×10⁹ with 1,200 km². Land use increases with the budget: at ₪400×10⁹ only about 780 km² are used even when more land is available, rising to about 950 km² at ₪450×10⁹ and to more than 1,100 km² at ₪500–540×10⁹. Land and budget therefore act as complements at high renewable shares—additional land is valuable only if the budget to develop it is also available.</w:t>
      </w:r>
    </w:p>
    <w:p w14:paraId="31F2A5C3" w14:textId="77777777" w:rsidR="003F63FF" w:rsidRDefault="00000000">
      <w:pPr>
        <w:bidi w:val="0"/>
        <w:spacing w:after="200" w:line="276" w:lineRule="auto"/>
        <w:jc w:val="both"/>
        <w:rPr>
          <w:rFonts w:ascii="Calibri" w:hAnsi="Calibri" w:cs="Calibri"/>
          <w:rtl/>
        </w:rPr>
      </w:pPr>
      <w:r>
        <w:rPr>
          <w:rFonts w:ascii="Calibri" w:hAnsi="Calibri" w:cs="Calibri"/>
        </w:rPr>
        <w:t>[Insert figure: renewable share in 2050 by budget and land cap – extended grid (heatmap)]</w:t>
      </w:r>
    </w:p>
    <w:p w14:paraId="62C924AB" w14:textId="0FC48CB9" w:rsidR="00BB75C4" w:rsidRDefault="00BB75C4" w:rsidP="00BB75C4">
      <w:pPr>
        <w:bidi w:val="0"/>
        <w:spacing w:after="200" w:line="276" w:lineRule="auto"/>
        <w:jc w:val="both"/>
      </w:pPr>
      <w:r w:rsidRPr="00BB75C4">
        <w:lastRenderedPageBreak/>
        <w:drawing>
          <wp:inline distT="0" distB="0" distL="0" distR="0" wp14:anchorId="02574C0F" wp14:editId="6FE7823D">
            <wp:extent cx="5274310" cy="2834005"/>
            <wp:effectExtent l="0" t="0" r="2540" b="4445"/>
            <wp:docPr id="205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5378" name=""/>
                    <pic:cNvPicPr/>
                  </pic:nvPicPr>
                  <pic:blipFill>
                    <a:blip r:embed="rId37"/>
                    <a:stretch>
                      <a:fillRect/>
                    </a:stretch>
                  </pic:blipFill>
                  <pic:spPr>
                    <a:xfrm>
                      <a:off x="0" y="0"/>
                      <a:ext cx="5274310" cy="2834005"/>
                    </a:xfrm>
                    <a:prstGeom prst="rect">
                      <a:avLst/>
                    </a:prstGeom>
                  </pic:spPr>
                </pic:pic>
              </a:graphicData>
            </a:graphic>
          </wp:inline>
        </w:drawing>
      </w:r>
    </w:p>
    <w:p w14:paraId="44CE00C2" w14:textId="77777777" w:rsidR="003F63FF" w:rsidRDefault="00000000">
      <w:pPr>
        <w:pStyle w:val="Caption"/>
        <w:bidi w:val="0"/>
        <w:spacing w:line="276" w:lineRule="auto"/>
        <w:jc w:val="both"/>
      </w:pPr>
      <w:r>
        <w:t xml:space="preserve">Figure </w:t>
      </w:r>
      <w:r>
        <w:fldChar w:fldCharType="begin"/>
      </w:r>
      <w:r>
        <w:instrText xml:space="preserve"> SEQ Figure \* ARABIC </w:instrText>
      </w:r>
      <w:r>
        <w:fldChar w:fldCharType="separate"/>
      </w:r>
      <w:r>
        <w:t>#</w:t>
      </w:r>
      <w:r>
        <w:fldChar w:fldCharType="end"/>
      </w:r>
      <w:r>
        <w:t xml:space="preserve"> - Renewable share in 2050 by budget and land cap in the extended grid (land caps up to 1,200 km², budgets up to ₪540×10⁹, build-rate schedule rising to 9 GW per year)</w:t>
      </w:r>
    </w:p>
    <w:p w14:paraId="2DFFE0EE" w14:textId="77777777" w:rsidR="003F63FF" w:rsidRDefault="00000000">
      <w:pPr>
        <w:bidi w:val="0"/>
        <w:spacing w:after="200" w:line="276" w:lineRule="auto"/>
        <w:jc w:val="both"/>
      </w:pPr>
      <w:r>
        <w:rPr>
          <w:rFonts w:ascii="Calibri" w:hAnsi="Calibri" w:cs="Calibri"/>
        </w:rPr>
        <w:t>Above approximately ₪470–500×10⁹, however, additional budget yields only small reductions in cumulative emissions (less than 10 MtCO₂e per ₪10×10⁹) and is invested mainly in battery storage, whose capacity increases from about 87 GW at ₪470×10⁹ to about 160–175 GW at ₪540×10⁹, while the average system cost in 2050 (including the carbon cost) rises from about 0.31 to about 0.38 NIS/kWh. About 32 GW of gas capacity is retained for reliability in all scenarios, even at 98% renewables. These results indicate an upper economic limit of the examined range at about ₪470–500×10⁹, beyond which further decarbonization through solar PV and batteries alone becomes increasingly inefficient.</w:t>
      </w:r>
    </w:p>
    <w:p w14:paraId="4C64C4C1" w14:textId="11BC00E6" w:rsidR="003F63FF" w:rsidRDefault="00000000">
      <w:pPr>
        <w:bidi w:val="0"/>
        <w:spacing w:after="200" w:line="276" w:lineRule="auto"/>
        <w:jc w:val="both"/>
      </w:pPr>
      <w:r>
        <w:rPr>
          <w:rFonts w:ascii="Calibri" w:hAnsi="Calibri" w:cs="Calibri"/>
        </w:rPr>
        <w:t>[Insert figure: cumulative emissions vs. budget, one line per land cap – extended grid]</w:t>
      </w:r>
      <w:r w:rsidR="00FF3B59">
        <w:rPr>
          <w:rFonts w:ascii="Calibri" w:hAnsi="Calibri" w:cs="Calibri"/>
          <w:rtl/>
        </w:rPr>
        <w:br/>
      </w:r>
      <w:r w:rsidR="00B56BC0" w:rsidRPr="00B56BC0">
        <w:drawing>
          <wp:inline distT="0" distB="0" distL="0" distR="0" wp14:anchorId="747B4122" wp14:editId="5F901516">
            <wp:extent cx="5274310" cy="2825750"/>
            <wp:effectExtent l="0" t="0" r="2540" b="0"/>
            <wp:docPr id="19040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5422" name=""/>
                    <pic:cNvPicPr/>
                  </pic:nvPicPr>
                  <pic:blipFill>
                    <a:blip r:embed="rId38"/>
                    <a:stretch>
                      <a:fillRect/>
                    </a:stretch>
                  </pic:blipFill>
                  <pic:spPr>
                    <a:xfrm>
                      <a:off x="0" y="0"/>
                      <a:ext cx="5274310" cy="2825750"/>
                    </a:xfrm>
                    <a:prstGeom prst="rect">
                      <a:avLst/>
                    </a:prstGeom>
                  </pic:spPr>
                </pic:pic>
              </a:graphicData>
            </a:graphic>
          </wp:inline>
        </w:drawing>
      </w:r>
    </w:p>
    <w:p w14:paraId="50DD0617" w14:textId="77777777" w:rsidR="003F63FF" w:rsidRDefault="00000000">
      <w:pPr>
        <w:pStyle w:val="Caption"/>
        <w:bidi w:val="0"/>
        <w:spacing w:line="276" w:lineRule="auto"/>
        <w:jc w:val="both"/>
      </w:pPr>
      <w:r>
        <w:t xml:space="preserve">Figure </w:t>
      </w:r>
      <w:r>
        <w:fldChar w:fldCharType="begin"/>
      </w:r>
      <w:r>
        <w:instrText xml:space="preserve"> SEQ Figure \* ARABIC </w:instrText>
      </w:r>
      <w:r>
        <w:fldChar w:fldCharType="separate"/>
      </w:r>
      <w:r>
        <w:t>#</w:t>
      </w:r>
      <w:r>
        <w:fldChar w:fldCharType="end"/>
      </w:r>
      <w:r>
        <w:t xml:space="preserve"> - Cumulative emissions 2023–2050 as a function of the budget for each land cap in the extended grid</w:t>
      </w:r>
    </w:p>
    <w:p w14:paraId="4A3F825D" w14:textId="77777777" w:rsidR="003F63FF" w:rsidRDefault="00000000">
      <w:pPr>
        <w:bidi w:val="0"/>
        <w:spacing w:after="200" w:line="276" w:lineRule="auto"/>
        <w:jc w:val="both"/>
        <w:rPr>
          <w:rFonts w:ascii="Calibri" w:hAnsi="Calibri" w:cs="Calibri"/>
          <w:rtl/>
        </w:rPr>
      </w:pPr>
      <w:r>
        <w:rPr>
          <w:rFonts w:ascii="Calibri" w:hAnsi="Calibri" w:cs="Calibri"/>
        </w:rPr>
        <w:lastRenderedPageBreak/>
        <w:t>[Insert figure (optional): battery capacity and average system cost in 2050 vs. budget – extended grid]</w:t>
      </w:r>
    </w:p>
    <w:p w14:paraId="2FFD0618" w14:textId="06740123" w:rsidR="002225F4" w:rsidRDefault="002225F4" w:rsidP="002225F4">
      <w:pPr>
        <w:bidi w:val="0"/>
        <w:spacing w:after="200" w:line="276" w:lineRule="auto"/>
        <w:jc w:val="both"/>
      </w:pPr>
      <w:r w:rsidRPr="002225F4">
        <w:drawing>
          <wp:inline distT="0" distB="0" distL="0" distR="0" wp14:anchorId="2B5C40BB" wp14:editId="7B31B04B">
            <wp:extent cx="5274310" cy="2731770"/>
            <wp:effectExtent l="0" t="0" r="2540" b="0"/>
            <wp:docPr id="1377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5857" name=""/>
                    <pic:cNvPicPr/>
                  </pic:nvPicPr>
                  <pic:blipFill>
                    <a:blip r:embed="rId39"/>
                    <a:stretch>
                      <a:fillRect/>
                    </a:stretch>
                  </pic:blipFill>
                  <pic:spPr>
                    <a:xfrm>
                      <a:off x="0" y="0"/>
                      <a:ext cx="5274310" cy="2731770"/>
                    </a:xfrm>
                    <a:prstGeom prst="rect">
                      <a:avLst/>
                    </a:prstGeom>
                  </pic:spPr>
                </pic:pic>
              </a:graphicData>
            </a:graphic>
          </wp:inline>
        </w:drawing>
      </w:r>
    </w:p>
    <w:p w14:paraId="0178F3BE" w14:textId="77777777" w:rsidR="003F63FF" w:rsidRDefault="00000000">
      <w:pPr>
        <w:pStyle w:val="Caption"/>
        <w:bidi w:val="0"/>
        <w:spacing w:line="276" w:lineRule="auto"/>
        <w:jc w:val="both"/>
      </w:pPr>
      <w:r>
        <w:t xml:space="preserve">Figure </w:t>
      </w:r>
      <w:r>
        <w:fldChar w:fldCharType="begin"/>
      </w:r>
      <w:r>
        <w:instrText xml:space="preserve"> SEQ Figure \* ARABIC </w:instrText>
      </w:r>
      <w:r>
        <w:fldChar w:fldCharType="separate"/>
      </w:r>
      <w:r>
        <w:t>#</w:t>
      </w:r>
      <w:r>
        <w:fldChar w:fldCharType="end"/>
      </w:r>
      <w:r>
        <w:t xml:space="preserve"> - Battery capacity and average system cost in 2050 as a function of the budget in the extended grid</w:t>
      </w:r>
    </w:p>
    <w:p w14:paraId="182B7E37" w14:textId="77777777" w:rsidR="003F63FF" w:rsidRDefault="00000000">
      <w:pPr>
        <w:pStyle w:val="Heading3"/>
        <w:bidi w:val="0"/>
      </w:pPr>
      <w:r>
        <w:t>3.8.3 The economic optimum</w:t>
      </w:r>
    </w:p>
    <w:p w14:paraId="5795D4AE" w14:textId="77777777" w:rsidR="003F63FF" w:rsidRDefault="00000000">
      <w:pPr>
        <w:bidi w:val="0"/>
        <w:spacing w:after="200" w:line="276" w:lineRule="auto"/>
        <w:jc w:val="both"/>
      </w:pPr>
      <w:r>
        <w:rPr>
          <w:rFonts w:ascii="Calibri" w:hAnsi="Calibri" w:cs="Calibri"/>
        </w:rPr>
        <w:t>To locate the economic optimum, the model was solved with total discounted cost—CAPEX, OPEX and the carbon cost—as the objective and without a budget constraint. Under the main build-rate schedule, the least-cost system has a total cost of about ₪398×10⁹, uses about 700 km² of land even when more land is available, and reaches about 79% renewables in 2050, with cumulative emissions of about 823 MtCO₂e. When land is restricted below this level, the minimum cost increases—to about ₪398.4×10⁹ at 600 km² and ₪399.5×10⁹ at 500 km²—while the renewable share decreases and emissions increase. Up to about 700 km², additional land therefore lowers both cost and emissions; beyond this level it no longer affects the least-cost solution.</w:t>
      </w:r>
    </w:p>
    <w:p w14:paraId="2A0CEE3E" w14:textId="77777777" w:rsidR="003F63FF" w:rsidRDefault="00000000">
      <w:pPr>
        <w:bidi w:val="0"/>
        <w:spacing w:after="200" w:line="276" w:lineRule="auto"/>
        <w:jc w:val="both"/>
      </w:pPr>
      <w:r>
        <w:rPr>
          <w:rFonts w:ascii="Calibri" w:hAnsi="Calibri" w:cs="Calibri"/>
        </w:rPr>
        <w:t>The economic optimum depends on the build-rate assumption: with a constant limit of 4 GW per year, it lies at a similar cost (about ₪399×10⁹) but at lower land use (about 620 km²) and a lower renewable share (about 70%), since the higher build rates allowed later in the horizon are not available. With the option of 3 GW of nuclear capacity, the economic optimum decreases to about ₪395×10⁹, builds the maximum nuclear capacity and uses about 590 km² of land; under the cost assumptions of this study, nuclear capacity is therefore also economically attractive, although this result depends strongly on the assumed capital cost of nuclear power.</w:t>
      </w:r>
    </w:p>
    <w:p w14:paraId="4D1C8635" w14:textId="77777777" w:rsidR="003F63FF" w:rsidRDefault="00000000">
      <w:pPr>
        <w:bidi w:val="0"/>
        <w:spacing w:after="200" w:line="276" w:lineRule="auto"/>
        <w:jc w:val="both"/>
      </w:pPr>
      <w:r>
        <w:rPr>
          <w:rFonts w:ascii="Calibri" w:hAnsi="Calibri" w:cs="Calibri"/>
        </w:rPr>
        <w:t xml:space="preserve">The economic optimum marks the lower bound of the budget range examined in the scenario grid. A budget only slightly above it leads to substantially lower cumulative emissions: at 1,000 km², a budget of ₪400×10⁹—about 0.5% above the economic </w:t>
      </w:r>
      <w:r>
        <w:rPr>
          <w:rFonts w:ascii="Calibri" w:hAnsi="Calibri" w:cs="Calibri"/>
        </w:rPr>
        <w:lastRenderedPageBreak/>
        <w:t>optimum—reduces cumulative emissions from about 823 to about 690 MtCO₂e (−16%), because investment in solar PV and storage is brought forward rather than postponed towards the end of the horizon, when capital costs are lower. [Main-analysis comparison – to be completed after the final runs.]</w:t>
      </w:r>
    </w:p>
    <w:p w14:paraId="5A55763F" w14:textId="77777777" w:rsidR="003F63FF" w:rsidRDefault="00000000">
      <w:pPr>
        <w:bidi w:val="0"/>
        <w:spacing w:after="200" w:line="276" w:lineRule="auto"/>
        <w:jc w:val="both"/>
      </w:pPr>
      <w:r>
        <w:rPr>
          <w:rFonts w:ascii="Calibri" w:hAnsi="Calibri" w:cs="Calibri"/>
        </w:rPr>
        <w:t>[Insert figure (optional): cumulative emissions vs. budget with the economic optimum marked for each land cap]</w:t>
      </w:r>
    </w:p>
    <w:p w14:paraId="1BA6244F" w14:textId="77777777" w:rsidR="003F63FF" w:rsidRDefault="00000000">
      <w:pPr>
        <w:pStyle w:val="Caption"/>
        <w:bidi w:val="0"/>
        <w:spacing w:line="276" w:lineRule="auto"/>
        <w:jc w:val="both"/>
      </w:pPr>
      <w:r>
        <w:t xml:space="preserve">Figure </w:t>
      </w:r>
      <w:r>
        <w:fldChar w:fldCharType="begin"/>
      </w:r>
      <w:r>
        <w:instrText xml:space="preserve"> SEQ Figure \* ARABIC </w:instrText>
      </w:r>
      <w:r>
        <w:fldChar w:fldCharType="separate"/>
      </w:r>
      <w:r>
        <w:t>#</w:t>
      </w:r>
      <w:r>
        <w:fldChar w:fldCharType="end"/>
      </w:r>
      <w:r>
        <w:t xml:space="preserve"> - Cumulative emissions 2023–2050 as a function of the budget, starting from the economic optimum, for selected land caps</w:t>
      </w:r>
    </w:p>
    <w:p w14:paraId="092EFC06" w14:textId="59305FF8" w:rsidR="00DF3096" w:rsidRPr="00CA43D5" w:rsidRDefault="00F903DB" w:rsidP="00CA43D5">
      <w:pPr>
        <w:pStyle w:val="Heading1"/>
        <w:numPr>
          <w:ilvl w:val="0"/>
          <w:numId w:val="2"/>
        </w:numPr>
        <w:bidi w:val="0"/>
        <w:rPr>
          <w:rFonts w:ascii="Calibri" w:hAnsi="Calibri" w:cs="Calibri"/>
        </w:rPr>
      </w:pPr>
      <w:bookmarkStart w:id="95" w:name="_Toc209882159"/>
      <w:bookmarkStart w:id="96" w:name="_Toc209900269"/>
      <w:bookmarkStart w:id="97" w:name="_Toc209901115"/>
      <w:bookmarkStart w:id="98" w:name="_Toc223013404"/>
      <w:r>
        <w:rPr>
          <w:rFonts w:ascii="Calibri" w:hAnsi="Calibri" w:cs="Calibri"/>
        </w:rPr>
        <w:t>Discussion</w:t>
      </w:r>
      <w:bookmarkEnd w:id="95"/>
      <w:bookmarkEnd w:id="96"/>
      <w:bookmarkEnd w:id="97"/>
      <w:bookmarkEnd w:id="98"/>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commentRangeStart w:id="99"/>
      <w:r>
        <w:t>4.1 Land and budget: two distinct roles</w:t>
      </w:r>
      <w:commentRangeEnd w:id="99"/>
      <w:r>
        <w:rPr>
          <w:rStyle w:val="CommentReference"/>
          <w:sz w:val="32"/>
          <w:szCs w:val="32"/>
        </w:rPr>
        <w:commentReference w:id="99"/>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7E986DFF"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then flatten. At 500 km², for example, an additional ₪20×10⁹ reduces cumulative emissions by about 25% (from 878 to 656 MtCO₂e), although the renewable share in 2050 increases by less than two percentage points. 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emissions by about 45–60 MtCO₂e at small land caps, but by less than 10 MtCO₂e between 800 and 850 km².</w:t>
      </w:r>
    </w:p>
    <w:p w14:paraId="31D3CF50" w14:textId="7DC03D3F" w:rsidR="00B12FB3" w:rsidRDefault="00724F89">
      <w:pPr>
        <w:pStyle w:val="Caption"/>
        <w:bidi w:val="0"/>
        <w:spacing w:line="276" w:lineRule="auto"/>
      </w:pPr>
      <w:bookmarkStart w:id="100" w:name="_RefFig_cum"/>
      <w:r>
        <w:rPr>
          <w:noProof/>
        </w:rPr>
        <w:lastRenderedPageBreak/>
        <w:drawing>
          <wp:inline distT="0" distB="0" distL="0" distR="0" wp14:anchorId="00FEF8CE" wp14:editId="64FB5E49">
            <wp:extent cx="5274310" cy="2777490"/>
            <wp:effectExtent l="0" t="0" r="2540" b="3810"/>
            <wp:docPr id="13407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6543" name=""/>
                    <pic:cNvPicPr/>
                  </pic:nvPicPr>
                  <pic:blipFill>
                    <a:blip r:embed="rId40"/>
                    <a:stretch>
                      <a:fillRect/>
                    </a:stretch>
                  </pic:blipFill>
                  <pic:spPr>
                    <a:xfrm>
                      <a:off x="0" y="0"/>
                      <a:ext cx="5274310" cy="2777490"/>
                    </a:xfrm>
                    <a:prstGeom prst="rect">
                      <a:avLst/>
                    </a:prstGeom>
                  </pic:spPr>
                </pic:pic>
              </a:graphicData>
            </a:graphic>
          </wp:inline>
        </w:drawing>
      </w:r>
      <w:r>
        <w:t xml:space="preserve">Figure </w:t>
      </w:r>
      <w:fldSimple w:instr=" SEQ Figure \* ARABIC ">
        <w:r>
          <w:rPr>
            <w:noProof/>
          </w:rPr>
          <w:t>18</w:t>
        </w:r>
      </w:fldSimple>
      <w:bookmarkEnd w:id="100"/>
      <w:r>
        <w:t xml:space="preserve"> - Cumulative emissions 2023–2050 as a function of the cumulative budget for each solar land cap (scenarios without nuclear)</w:t>
      </w:r>
    </w:p>
    <w:p w14:paraId="25C4F7EC" w14:textId="77777777" w:rsidR="00B12FB3" w:rsidRDefault="002A3CA1">
      <w:pPr>
        <w:bidi w:val="0"/>
        <w:spacing w:after="200" w:line="276" w:lineRule="auto"/>
        <w:jc w:val="both"/>
      </w:pPr>
      <w:r>
        <w:rPr>
          <w:rFonts w:ascii="Calibri" w:hAnsi="Calibri" w:cs="Calibri"/>
        </w:rPr>
        <w:t>Two regimes can therefore be distinguished. At low budgets the system is budget-limited: the land cap is not fully used and the speed of deployment, and hence cumulative emissions, depends on the available budget. At higher budgets the system becomes land- and build-rate-limited: the end state is determined by the land cap, and at the highest budgets battery storage reaches its annual build-rate limit in every year of the horizon. Above about ₪450×10⁹, additional budget yields no further emissions reductions.</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5CA913FF" w:rsidR="00776BD0" w:rsidRDefault="006C41AD" w:rsidP="00717C0B">
      <w:pPr>
        <w:bidi w:val="0"/>
        <w:spacing w:after="200" w:line="276" w:lineRule="auto"/>
        <w:jc w:val="both"/>
        <w:rPr>
          <w:rtl/>
        </w:rPr>
      </w:pPr>
      <w:r>
        <w:rPr>
          <w:noProof/>
        </w:rPr>
        <w:lastRenderedPageBreak/>
        <w:drawing>
          <wp:inline distT="0" distB="0" distL="0" distR="0" wp14:anchorId="66599CB1" wp14:editId="7F6B68E0">
            <wp:extent cx="5274310" cy="1033145"/>
            <wp:effectExtent l="0" t="0" r="2540" b="0"/>
            <wp:docPr id="16889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6106" name=""/>
                    <pic:cNvPicPr/>
                  </pic:nvPicPr>
                  <pic:blipFill>
                    <a:blip r:embed="rId41"/>
                    <a:stretch>
                      <a:fillRect/>
                    </a:stretch>
                  </pic:blipFill>
                  <pic:spPr>
                    <a:xfrm>
                      <a:off x="0" y="0"/>
                      <a:ext cx="5274310" cy="1033145"/>
                    </a:xfrm>
                    <a:prstGeom prst="rect">
                      <a:avLst/>
                    </a:prstGeom>
                  </pic:spPr>
                </pic:pic>
              </a:graphicData>
            </a:graphic>
          </wp:inline>
        </w:drawing>
      </w:r>
    </w:p>
    <w:p w14:paraId="0BBD3A6E" w14:textId="690F2A29" w:rsidR="00776BD0" w:rsidRDefault="00776BD0" w:rsidP="00717C0B">
      <w:pPr>
        <w:bidi w:val="0"/>
        <w:spacing w:after="200" w:line="276" w:lineRule="auto"/>
        <w:jc w:val="both"/>
        <w:rPr>
          <w:rtl/>
        </w:rPr>
      </w:pPr>
      <w:r>
        <w:rPr>
          <w:noProof/>
        </w:rPr>
        <w:drawing>
          <wp:inline distT="0" distB="0" distL="0" distR="0" wp14:anchorId="458A42E3" wp14:editId="26C8F8C2">
            <wp:extent cx="5274310" cy="1016000"/>
            <wp:effectExtent l="0" t="0" r="2540" b="0"/>
            <wp:docPr id="14968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5884" name=""/>
                    <pic:cNvPicPr/>
                  </pic:nvPicPr>
                  <pic:blipFill>
                    <a:blip r:embed="rId42"/>
                    <a:stretch>
                      <a:fillRect/>
                    </a:stretch>
                  </pic:blipFill>
                  <pic:spPr>
                    <a:xfrm>
                      <a:off x="0" y="0"/>
                      <a:ext cx="5274310" cy="1016000"/>
                    </a:xfrm>
                    <a:prstGeom prst="rect">
                      <a:avLst/>
                    </a:prstGeom>
                  </pic:spPr>
                </pic:pic>
              </a:graphicData>
            </a:graphic>
          </wp:inline>
        </w:drawing>
      </w:r>
    </w:p>
    <w:p w14:paraId="2C6F368C" w14:textId="77777777" w:rsidR="00717C0B" w:rsidRDefault="00F26A72" w:rsidP="00717C0B">
      <w:pPr>
        <w:keepNext/>
        <w:bidi w:val="0"/>
        <w:spacing w:after="200" w:line="276" w:lineRule="auto"/>
        <w:jc w:val="both"/>
      </w:pPr>
      <w:r>
        <w:rPr>
          <w:noProof/>
        </w:rPr>
        <w:drawing>
          <wp:inline distT="0" distB="0" distL="0" distR="0" wp14:anchorId="50ABE018" wp14:editId="1A377DD3">
            <wp:extent cx="5274310" cy="1071245"/>
            <wp:effectExtent l="0" t="0" r="2540" b="0"/>
            <wp:docPr id="18934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5268" name=""/>
                    <pic:cNvPicPr/>
                  </pic:nvPicPr>
                  <pic:blipFill>
                    <a:blip r:embed="rId43"/>
                    <a:stretch>
                      <a:fillRect/>
                    </a:stretch>
                  </pic:blipFill>
                  <pic:spPr>
                    <a:xfrm>
                      <a:off x="0" y="0"/>
                      <a:ext cx="5274310" cy="1071245"/>
                    </a:xfrm>
                    <a:prstGeom prst="rect">
                      <a:avLst/>
                    </a:prstGeom>
                  </pic:spPr>
                </pic:pic>
              </a:graphicData>
            </a:graphic>
          </wp:inline>
        </w:drawing>
      </w:r>
    </w:p>
    <w:p w14:paraId="7D499E02" w14:textId="2E3244A1" w:rsidR="00776BD0" w:rsidRDefault="00717C0B" w:rsidP="00717C0B">
      <w:pPr>
        <w:pStyle w:val="Caption"/>
        <w:bidi w:val="0"/>
        <w:jc w:val="both"/>
        <w:rPr>
          <w:rtl/>
        </w:rPr>
      </w:pPr>
      <w:bookmarkStart w:id="101"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19</w:t>
      </w:r>
      <w:r>
        <w:rPr>
          <w:noProof/>
        </w:rPr>
        <w:fldChar w:fldCharType="end"/>
      </w:r>
      <w:bookmarkEnd w:id="101"/>
      <w:r>
        <w:rPr>
          <w:noProof/>
        </w:rPr>
        <w:t xml:space="preserve"> – Installed solar PV and battery capacity (a), annual life-cycle emissions (b) and renewable share of generation (c) over 2023–2050 for a fixed solar land cap of 600 km² and budgets of ₪400–480×10⁹ (scenarios without nuclear)</w:t>
      </w:r>
      <w:r>
        <w:rPr>
          <w:noProof/>
          <w:rtl/>
        </w:rPr>
        <w:t>.</w:t>
      </w:r>
    </w:p>
    <w:p w14:paraId="5876470C" w14:textId="77777777" w:rsidR="00846AAF" w:rsidRDefault="002A3CA1">
      <w:pPr>
        <w:bidi w:val="0"/>
        <w:spacing w:after="200" w:line="276" w:lineRule="auto"/>
        <w:jc w:val="both"/>
      </w:pPr>
      <w:r>
        <w:rPr>
          <w:lang w:val="en-IL"/>
        </w:rPr>
        <w:t xml:space="preserve">To illustrate how the budget shapes the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19</w:t>
      </w:r>
      <w:r>
        <w:rPr>
          <w:lang w:val="en-IL"/>
        </w:rPr>
        <w:fldChar w:fldCharType="end"/>
      </w:r>
      <w:r>
        <w:rPr>
          <w:lang w:val="en-IL"/>
        </w:rPr>
        <w:t xml:space="preserve"> shows the evolution of installed capacity, annual emissions and the renewable share over 2023–2050 for a fixed land cap of 600 km² and five budget levels. In all five cases the land cap is fully utilized by 2050 (about 80 GW of solar PV), and the renewable share in 2050 varies only between 69.7% and 72.1%. The end state of the system is therefore practically independent of the budget.</w:t>
      </w:r>
    </w:p>
    <w:p w14:paraId="4C906A9B" w14:textId="77777777" w:rsidR="00846AAF" w:rsidRDefault="002A3CA1">
      <w:pPr>
        <w:bidi w:val="0"/>
        <w:spacing w:after="200" w:line="276" w:lineRule="auto"/>
        <w:jc w:val="both"/>
      </w:pPr>
      <w:r>
        <w:rPr>
          <w:lang w:val="en-IL"/>
        </w:rPr>
        <w:t>The trajectories leading to this end state, however, differ substantially. For budgets of ₪410×10⁹ and above, solar PV is deployed at the maximum annual build rate and the land cap is reached around 2042; the budget mainly affects the timing and size of battery deployment, which starts in 2023–2024 at the highest budgets, around 2029 at ₪410×10⁹ and only around 2034 at ₪400×10⁹. At the lowest budget, solar deployment is also slowed during the first decade, and the land cap is reached only around 2047. As a result, by 2035 the renewable share reaches about 75% at budgets of ₪420×10⁹ and above, compared with about 67% at ₪410×10⁹ and 46% at ₪400×10⁹, and annual emissions in that year are about 16, 20 and 30 MtCO₂e, respectively. The area between the emission curves corresponds to the difference in cumulative emissions: raising the budget from ₪400×10⁹ to ₪420×10⁹ reduces cumulative emissions from about 790 to about 576 MtCO₂e (−27%). Beyond ₪440×10⁹ the emission trajectories nearly coincide (563 and 562 MtCO₂e at ₪440×10⁹ and ₪480×10⁹): the additional budget is used mainly for battery capacity, which at ₪480×10⁹ grows at its maximum build rate to about 108 GW in 2050 without a noticeable effect on emissions.</w:t>
      </w:r>
    </w:p>
    <w:p w14:paraId="5B568E94" w14:textId="77777777" w:rsidR="00846AAF" w:rsidRDefault="002A3CA1">
      <w:pPr>
        <w:bidi w:val="0"/>
        <w:spacing w:after="200" w:line="276" w:lineRule="auto"/>
        <w:jc w:val="both"/>
      </w:pPr>
      <w:r>
        <w:rPr>
          <w:lang w:val="en-IL"/>
        </w:rPr>
        <w:lastRenderedPageBreak/>
        <w:t>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12–15 MtCO₂e around 2041–2042 to about 27–29 MtCO₂e in 2050, and the renewable share declines from a peak of about 86% to about 72%. The renewable share in 2050 therefore understates the level reached earlier in the horizon. In a growing system, land availability limits not only the end state but also the ability of renewable supply to keep pace with demand; maintaining a high renewable 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77777777" w:rsidR="00B12FB3" w:rsidRDefault="002A3CA1">
      <w:pPr>
        <w:bidi w:val="0"/>
        <w:spacing w:after="200" w:line="276" w:lineRule="auto"/>
        <w:jc w:val="both"/>
      </w:pPr>
      <w:r>
        <w:rPr>
          <w:rFonts w:ascii="Calibri" w:hAnsi="Calibri" w:cs="Calibri"/>
        </w:rPr>
        <w:t>For a fixed budget, increasing the renewable share in 2050 from 50% to 91% leaves the direct average system cost practically unchanged, at 0.273–0.276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91%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0.279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77777777"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91% renewables. In direct terms (bottom panel), carbon intensity can be nearly halved between 400 and 650 km² at practically unchanged cost; further decarbonization to 91% renewables halves carbon intensity again at an additional direct cost of about 1.2%. This implies an abatement cost of roughly 50 NIS/tCO₂e, well below the carbon cost applied in the model (200 NIS/tCO₂e) and below commonly used estimates of the social cost of carbon.</w:t>
      </w:r>
    </w:p>
    <w:p w14:paraId="1BCE8A7C" w14:textId="494A3B84" w:rsidR="00564642" w:rsidRDefault="007E7413" w:rsidP="008034E5">
      <w:pPr>
        <w:keepNext/>
        <w:bidi w:val="0"/>
      </w:pPr>
      <w:r>
        <w:rPr>
          <w:noProof/>
        </w:rPr>
        <w:lastRenderedPageBreak/>
        <w:drawing>
          <wp:inline distT="0" distB="0" distL="0" distR="0" wp14:anchorId="3FDA2420" wp14:editId="3798A55E">
            <wp:extent cx="5274310" cy="2503805"/>
            <wp:effectExtent l="0" t="0" r="2540" b="0"/>
            <wp:docPr id="2300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5315" name=""/>
                    <pic:cNvPicPr/>
                  </pic:nvPicPr>
                  <pic:blipFill>
                    <a:blip r:embed="rId44"/>
                    <a:stretch>
                      <a:fillRect/>
                    </a:stretch>
                  </pic:blipFill>
                  <pic:spPr>
                    <a:xfrm>
                      <a:off x="0" y="0"/>
                      <a:ext cx="5274310" cy="2503805"/>
                    </a:xfrm>
                    <a:prstGeom prst="rect">
                      <a:avLst/>
                    </a:prstGeom>
                  </pic:spPr>
                </pic:pic>
              </a:graphicData>
            </a:graphic>
          </wp:inline>
        </w:drawing>
      </w:r>
      <w:r>
        <w:rPr>
          <w:noProof/>
        </w:rPr>
        <w:t xml:space="preserve"> </w:t>
      </w:r>
    </w:p>
    <w:p w14:paraId="73FA0162" w14:textId="54B0D424" w:rsidR="00534607" w:rsidRDefault="00534607" w:rsidP="008034E5">
      <w:pPr>
        <w:bidi w:val="0"/>
        <w:jc w:val="center"/>
      </w:pPr>
      <w:bookmarkStart w:id="102" w:name="_RefFig_ci"/>
      <w:bookmarkStart w:id="103" w:name="_Toc223013462"/>
      <w:r>
        <w:rPr>
          <w:noProof/>
        </w:rPr>
        <w:drawing>
          <wp:inline distT="0" distB="0" distL="0" distR="0" wp14:anchorId="1EC7447E" wp14:editId="4BB874A7">
            <wp:extent cx="5274310" cy="2501265"/>
            <wp:effectExtent l="0" t="0" r="2540" b="0"/>
            <wp:docPr id="130568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6410" name=""/>
                    <pic:cNvPicPr/>
                  </pic:nvPicPr>
                  <pic:blipFill>
                    <a:blip r:embed="rId45"/>
                    <a:stretch>
                      <a:fillRect/>
                    </a:stretch>
                  </pic:blipFill>
                  <pic:spPr>
                    <a:xfrm>
                      <a:off x="0" y="0"/>
                      <a:ext cx="5274310" cy="2501265"/>
                    </a:xfrm>
                    <a:prstGeom prst="rect">
                      <a:avLst/>
                    </a:prstGeom>
                  </pic:spPr>
                </pic:pic>
              </a:graphicData>
            </a:graphic>
          </wp:inline>
        </w:drawing>
      </w:r>
    </w:p>
    <w:p w14:paraId="1E38815B" w14:textId="356F51DC" w:rsidR="005904EC" w:rsidRPr="002F2A04" w:rsidRDefault="00F903DB" w:rsidP="00534607">
      <w:pPr>
        <w:pStyle w:val="Caption"/>
        <w:bidi w:val="0"/>
        <w:jc w:val="center"/>
        <w:rPr>
          <w:rFonts w:ascii="Calibri" w:hAnsi="Calibri" w:cs="Calibri"/>
          <w:rtl/>
        </w:rPr>
      </w:pPr>
      <w:r>
        <w:t xml:space="preserve">Figure </w:t>
      </w:r>
      <w:bookmarkEnd w:id="102"/>
      <w:r>
        <w:rPr>
          <w:rFonts w:hint="cs"/>
          <w:rtl/>
        </w:rPr>
        <w:t>20</w:t>
      </w:r>
      <w:r>
        <w:rPr>
          <w:noProof/>
        </w:rPr>
        <w:t xml:space="preserve"> - Average system cost in 2050 versus carbon intensity in 2050 for the representative scenarios: social cost including the carbon cost (top) and direct cost (bottom)</w:t>
      </w:r>
      <w:bookmarkEnd w:id="103"/>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 xml:space="preserve">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w:t>
      </w:r>
      <w:r>
        <w:rPr>
          <w:rFonts w:ascii="Calibri" w:hAnsi="Calibri" w:cs="Calibri"/>
        </w:rPr>
        <w:lastRenderedPageBreak/>
        <w:t>remunerated. The battery operation patterns support this interpretation: batteries are effective for intra-day shifting, but are depleted during multi-day periods of low solar output in winter.</w:t>
      </w:r>
    </w:p>
    <w:p w14:paraId="0288773A" w14:textId="77777777" w:rsidR="00B12FB3" w:rsidRDefault="002A3CA1">
      <w:pPr>
        <w:bidi w:val="0"/>
        <w:spacing w:after="200" w:line="276" w:lineRule="auto"/>
        <w:jc w:val="both"/>
      </w:pPr>
      <w:r>
        <w:rPr>
          <w:rFonts w:ascii="Calibri" w:hAnsi="Calibri" w:cs="Calibri"/>
        </w:rPr>
        <w:t>The results also show diminishing returns of a system based on solar and storage alone. At 91% renewables, about 12 MtCO₂e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77777777" w:rsidR="00B12FB3" w:rsidRDefault="002A3CA1">
      <w:pPr>
        <w:bidi w:val="0"/>
        <w:spacing w:after="200" w:line="276" w:lineRule="auto"/>
        <w:jc w:val="both"/>
      </w:pPr>
      <w:r>
        <w:rPr>
          <w:rFonts w:ascii="Calibri" w:hAnsi="Calibri" w:cs="Calibri"/>
        </w:rPr>
        <w:t>The nuclear scenarios illustrate the value of firm low-carbon capacity. In all feasible scenarios the model builds the maximum allowed 3 GW, which replaces gas capacity one-for-one and reduces cumulative emissions by 36–184 MtCO₂e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12% of cumulative emissions at 400 km² to about 7% at 850 km²—so that nuclear acts as a partial substitute for land rather than as a complement to it. In social terms the system with nuclear is cheaper across the entire range, whereas in direct terms it is cheaper only when land is scarce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NIS/tCO₂e,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lastRenderedPageBreak/>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To assess the plausibility of the model outcomes, the results are compared with two independent national-scale planning efforts: the Net Zero Outlook (NZO) study and 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benchmark model performance.</w:t>
      </w:r>
    </w:p>
    <w:p w14:paraId="322B8AAB" w14:textId="77777777"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100–113 GW of solar PV, 75–82 GW of battery storage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 xml:space="preserve">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w:t>
      </w:r>
      <w:r>
        <w:rPr>
          <w:rFonts w:ascii="Calibri" w:hAnsi="Calibri" w:cs="Calibri"/>
        </w:rPr>
        <w:lastRenderedPageBreak/>
        <w:t>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t>Costs and carbon pricing. Technology costs and fuel price trajectories are deterministic inputs. The carbon cost is constant at 200 NIS/tCO₂e over the horizon, whereas carbon prices and estimates of the social cost of carbon typically increase over time.</w:t>
      </w:r>
    </w:p>
    <w:p w14:paraId="016DB33D" w14:textId="77777777" w:rsidR="00B12FB3" w:rsidRDefault="002A3CA1">
      <w:pPr>
        <w:bidi w:val="0"/>
        <w:spacing w:after="200" w:line="276" w:lineRule="auto"/>
        <w:jc w:val="both"/>
      </w:pPr>
      <w:r>
        <w:rPr>
          <w:rFonts w:ascii="Calibri" w:hAnsi="Calibri" w:cs="Calibri"/>
        </w:rPr>
        <w:t>Capital stock. Investment costs are annualized using technology lifetimes of 30 years for solar PV and 20 years for battery storage and are counted until 2050, without residual value.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Moreover, because payments beyond 2050 are not counted and no residual value is assigned, investments made late in the horizon appear cheaper within the budget, which may encourage the postponement of investment when the budget is tight.</w:t>
      </w:r>
    </w:p>
    <w:p w14:paraId="6881CF80" w14:textId="77777777" w:rsidR="00B12FB3" w:rsidRDefault="002A3CA1">
      <w:pPr>
        <w:bidi w:val="0"/>
        <w:spacing w:after="200" w:line="276" w:lineRule="auto"/>
        <w:jc w:val="both"/>
      </w:pPr>
      <w:r>
        <w:rPr>
          <w:rFonts w:ascii="Calibri" w:hAnsi="Calibri" w:cs="Calibri"/>
        </w:rPr>
        <w:t>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MtCO₂e)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Spatial and sectoral scope. Transmission and distribution constraints are not modeled, and land availability is represented as an aggregate area without accounting for competing land uses, environmental protection or public acceptance. The electricity sector is analysed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 xml:space="preserve">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w:t>
      </w:r>
      <w:r>
        <w:rPr>
          <w:rFonts w:ascii="Calibri" w:hAnsi="Calibri" w:cs="Calibri"/>
        </w:rPr>
        <w:lastRenderedPageBreak/>
        <w:t>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Fourth, greater spatial resolution, including geographically explicit land availability and transmission constraints, would allow regional bottlenecks and the trade-off between centralized and distributed generation to be examined. Fifth, the portfolio of 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04" w:name="_Toc209882164"/>
      <w:bookmarkStart w:id="105" w:name="_Toc209900274"/>
      <w:bookmarkStart w:id="106" w:name="_Toc209901120"/>
      <w:bookmarkStart w:id="107" w:name="_Toc223013411"/>
      <w:r>
        <w:t>Conclusions</w:t>
      </w:r>
      <w:bookmarkEnd w:id="104"/>
      <w:bookmarkEnd w:id="105"/>
      <w:bookmarkEnd w:id="106"/>
      <w:bookmarkEnd w:id="107"/>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77777777"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99 scenarios, combining nine levels of the cumulative budget with eleven levels of land available for solar deployment, with and without the option of 3 GW of nuclear capacity. The model minimizes cumulative life-cycle greenhouse gas emissions subject to a budget that includes a carbon cost of 200 NIS/tCO₂e, annual build-rate limits, a reserve-margin requirement and hourly storage dynamics.</w:t>
      </w:r>
    </w:p>
    <w:p w14:paraId="3C3CB7C1" w14:textId="77777777"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cumulative emissions by about 25%, while above about ₪450×10⁹ further budget has no effect, as deployment is limited by land and by the annual build-rate limits. Moreover, once the land cap is reached, growing demand is met by gas and emissions rise again, so that land allocation must keep pace with demand growth.</w:t>
      </w:r>
    </w:p>
    <w:p w14:paraId="006235DE" w14:textId="77777777" w:rsidR="00846AAF" w:rsidRDefault="002A3CA1">
      <w:pPr>
        <w:bidi w:val="0"/>
        <w:spacing w:after="200"/>
      </w:pPr>
      <w:r>
        <w:rPr>
          <w:rFonts w:ascii="Calibri" w:hAnsi="Calibri" w:cs="Calibri"/>
        </w:rPr>
        <w:lastRenderedPageBreak/>
        <w:t>The second conclusion concerns costs. For a fixed budget, increasing the renewable share in 2050 from 50% to 91% leaves the direct average cost of generation practically unchanged (0.273–0.276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and the implied abatement cost of moving from about 76% to 91% renewables is roughly 50 NIS/tCO₂e.</w:t>
      </w:r>
    </w:p>
    <w:p w14:paraId="52B93574" w14:textId="77777777" w:rsidR="00846AAF" w:rsidRDefault="002A3CA1">
      <w:pPr>
        <w:bidi w:val="0"/>
        <w:spacing w:after="200"/>
      </w:pPr>
      <w:r>
        <w:rPr>
          <w:rFonts w:ascii="Calibri" w:hAnsi="Calibri" w:cs="Calibri"/>
        </w:rPr>
        <w:t>The third conclusion concerns reliability and firm capacity. About 32 GW of gas capacity is retained in all scenarios to meet the reserve-margin requirement, even where gas supplies less than 10% of demand, and about 12 MtCO₂e are still emitted in 2050 at 91% renewables. Firm low-carbon capacity can reduce these limits: 3 GW of nuclear capacity reduces cumulative emissions by 36–184 MtCO₂e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08" w:name="_Toc209882165"/>
      <w:bookmarkStart w:id="109" w:name="_Toc209900275"/>
      <w:bookmarkStart w:id="110"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11" w:name="_Toc223013412"/>
      <w:r>
        <w:lastRenderedPageBreak/>
        <w:t>References</w:t>
      </w:r>
      <w:bookmarkEnd w:id="108"/>
      <w:bookmarkEnd w:id="109"/>
      <w:bookmarkEnd w:id="110"/>
      <w:bookmarkEnd w:id="111"/>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6"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lastRenderedPageBreak/>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lastRenderedPageBreak/>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7"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12" w:name="_Toc209882166"/>
      <w:bookmarkStart w:id="113" w:name="_Toc209900276"/>
      <w:bookmarkStart w:id="114" w:name="_Toc209901122"/>
      <w:bookmarkStart w:id="115" w:name="_Toc223013413"/>
      <w:r>
        <w:lastRenderedPageBreak/>
        <w:t>Appendix</w:t>
      </w:r>
      <w:bookmarkEnd w:id="112"/>
      <w:bookmarkEnd w:id="113"/>
      <w:bookmarkEnd w:id="114"/>
      <w:bookmarkEnd w:id="115"/>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This appendix documents the data inputs, forecasting assumptions, and key parameter values underlying the electricity system optimization model described in Section 2.3. The objective is to ensure transparency regarding the empirical 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Solar PV: 0.0260 tCO₂/MWh in 2023, declining to 0.0105 tCO₂/MWh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Natural gas: 0.486 tCO₂/MWh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Coal: 0.900 tCO₂/MWh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Battery storage: 0.0375 tCO₂/MWh in 2023, declining to 0.0280 tCO₂/MWh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 xml:space="preserve">For solar photovoltaic generation, emissions are modeled as time-dependent life-cycle emissions, taken year by year from the ROTH model workbook. The emission factor declines from 0.0260 tCO₂/MWh in 2023 to 0.0105 tCO₂/MWh in 2050 (about </w:t>
      </w:r>
      <w:r>
        <w:rPr>
          <w:rFonts w:ascii="Calibri" w:hAnsi="Calibri" w:cs="Calibri"/>
        </w:rPr>
        <w:lastRenderedPageBreak/>
        <w:t>−60%),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Battery storage emissions are likewise treated as time-dependent life-cycle emissions associated with electricity discharged from the battery system. The emission factor declines from 0.0375 tCO₂/MWh in 2023 to 0.0280 tCO₂/MWh in 2050, an improvement of 30% relative to the 2017 reference value of 0.040 tCO₂/MWh.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77777777" w:rsidR="00846AAF" w:rsidRDefault="002A3CA1">
      <w:pPr>
        <w:bidi w:val="0"/>
        <w:spacing w:after="200"/>
      </w:pPr>
      <w:r>
        <w:rPr>
          <w:rFonts w:ascii="Calibri" w:hAnsi="Calibri" w:cs="Calibri"/>
        </w:rPr>
        <w:lastRenderedPageBreak/>
        <w:t>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no residual value is assigned beyond 2050.</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77777777" w:rsidR="00846AAF" w:rsidRDefault="002A3CA1">
      <w:pPr>
        <w:bidi w:val="0"/>
        <w:spacing w:after="200"/>
      </w:pPr>
      <w:r>
        <w:rPr>
          <w:rFonts w:ascii="Calibri" w:hAnsi="Calibri" w:cs="Calibri"/>
        </w:rPr>
        <w:t xml:space="preserve">Annual expansion is limited by technology-specific build-rate limits: </w:t>
      </w:r>
      <w:del w:id="116" w:author="Claude" w:date="2026-09-29T00:00:00Z">
        <w:r>
          <w:rPr>
            <w:rFonts w:ascii="Calibri" w:hAnsi="Calibri" w:cs="Calibri"/>
          </w:rPr>
          <w:delText>up to 40 units (4 GW) per year for solar PV and for battery storage, and up to 50 units (5 GW) per year for natural gas;</w:delText>
        </w:r>
      </w:del>
      <w:ins w:id="117" w:author="Claude" w:date="2026-09-29T00:00:00Z">
        <w:r>
          <w:rPr>
            <w:rFonts w:ascii="Calibri" w:hAnsi="Calibri" w:cs="Calibri"/>
          </w:rPr>
          <w:t>for solar PV and for battery storage, a time-varying schedule of 2 GW per year until 2025, 3 GW per year in 2030, 5 GW per year in 2035 and 7 GW per year from 2040 onwards (linearly interpolated between these years); for natural gas, up to 50 units (5 GW) per year;</w:t>
        </w:r>
      </w:ins>
      <w:r>
        <w:rPr>
          <w:rFonts w:ascii="Calibri" w:hAnsi="Calibri" w:cs="Calibri"/>
        </w:rPr>
        <w:t xml:space="preserve">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highest-demand hours and the ten highest-demand hours without solar output in each year—in which nuclear, gas and coal capacity are counted as firm.</w:t>
      </w:r>
    </w:p>
    <w:p w14:paraId="369BFFB6" w14:textId="77777777" w:rsidR="00846AAF" w:rsidRDefault="002A3CA1">
      <w:pPr>
        <w:bidi w:val="0"/>
        <w:spacing w:after="200"/>
      </w:pPr>
      <w:r>
        <w:rPr>
          <w:rFonts w:ascii="Calibri" w:hAnsi="Calibri" w:cs="Calibri"/>
        </w:rPr>
        <w:lastRenderedPageBreak/>
        <w:t xml:space="preserve">Scenario analysis is conducted by varying two system-level constraints: the cumulative budget </w:t>
      </w:r>
      <w:del w:id="118" w:author="Claude" w:date="2026-09-29T00:00:00Z">
        <w:r>
          <w:rPr>
            <w:rFonts w:ascii="Calibri" w:hAnsi="Calibri" w:cs="Calibri"/>
          </w:rPr>
          <w:delText>(₪400–480×10⁹ in steps of ₪10×10⁹)</w:delText>
        </w:r>
      </w:del>
      <w:ins w:id="119" w:author="Claude" w:date="2026-09-29T00:00:00Z">
        <w:r>
          <w:rPr>
            <w:rFonts w:ascii="Calibri" w:hAnsi="Calibri" w:cs="Calibri"/>
          </w:rPr>
          <w:t>(₪400, 405, 410, 420, 430, 450, 470 and 500×10⁹)</w:t>
        </w:r>
      </w:ins>
      <w:r>
        <w:rPr>
          <w:rFonts w:ascii="Calibri" w:hAnsi="Calibri" w:cs="Calibri"/>
        </w:rPr>
        <w:t xml:space="preserve"> and the land available for solar deployment (100 km² and 400–850 km² in steps of 50 km²), </w:t>
      </w:r>
      <w:del w:id="120" w:author="Claude" w:date="2026-09-29T00:00:00Z">
        <w:r>
          <w:rPr>
            <w:rFonts w:ascii="Calibri" w:hAnsi="Calibri" w:cs="Calibri"/>
          </w:rPr>
          <w:delText xml:space="preserve">which yields 99 </w:delText>
        </w:r>
      </w:del>
      <w:ins w:id="121" w:author="Claude" w:date="2026-09-29T00:00:00Z">
        <w:r>
          <w:rPr>
            <w:rFonts w:ascii="Calibri" w:hAnsi="Calibri" w:cs="Calibri"/>
          </w:rPr>
          <w:t xml:space="preserve">which yields 88 </w:t>
        </w:r>
      </w:ins>
      <w:r>
        <w:rPr>
          <w:rFonts w:ascii="Calibri" w:hAnsi="Calibri" w:cs="Calibri"/>
        </w:rPr>
        <w:t>scenarios; the full grid is solved both without and with the nuclear option. Each scenario is solved independently as a multi-year, hourly linear optimization problem that minimizes cumulative life-cycle greenhouse gas emissions subject to demand balance, technical feasibility, and the budget and land constraints.</w:t>
      </w:r>
      <w:ins w:id="122" w:author="Claude" w:date="2026-09-29T00:00:00Z">
        <w:r>
          <w:rPr>
            <w:rFonts w:ascii="Calibri" w:hAnsi="Calibri" w:cs="Calibri"/>
          </w:rPr>
          <w:t xml:space="preserve"> Two additional scenario sets are used as sensitivity analyses (Section 3.8): the grid solved with a constant build-rate limit of 4 GW per year for solar PV and battery storage (budgets of ₪400–480×10⁹ in steps of ₪10×10⁹; land caps of 100 and 400–850 km²), and an extended grid with land caps of up to 1,200 km², budgets of up to ₪540×10⁹ and a build-rate schedule rising to 9 GW per year in 2050. The economic optimum is obtained by minimizing total cost without a budget constraint.</w:t>
        </w:r>
      </w:ins>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In addition to CAPEX and OPEX, the cumulative budget includes a carbon cost of 200 NIS per tCO₂e, applied to the life-cycle emissions of all technologies (thermal and nuclear generation, total solar generation and battery discharge) and discounted in the same way as the other cost components. This value corresponds to about 54 USD/tCO₂e and lies within the range of 50–100 USD/tCO₂e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610A3300"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Appendix B - Renewable share in 2050 (%) by budget and land cap (data of Figure 6)</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Default="00846AAF" w:rsidP="00611139">
      <w:pPr>
        <w:spacing w:after="200"/>
      </w:pPr>
    </w:p>
    <w:tbl>
      <w:tblPr>
        <w:tblStyle w:val="GridTable1Light-Accent6"/>
        <w:tblW w:w="9238" w:type="dxa"/>
        <w:tblLook w:val="04A0" w:firstRow="1" w:lastRow="0" w:firstColumn="1" w:lastColumn="0" w:noHBand="0" w:noVBand="1"/>
      </w:tblPr>
      <w:tblGrid>
        <w:gridCol w:w="1822"/>
        <w:gridCol w:w="920"/>
        <w:gridCol w:w="920"/>
        <w:gridCol w:w="920"/>
        <w:gridCol w:w="776"/>
        <w:gridCol w:w="776"/>
        <w:gridCol w:w="776"/>
        <w:gridCol w:w="776"/>
        <w:gridCol w:w="776"/>
        <w:gridCol w:w="776"/>
      </w:tblGrid>
      <w:tr w:rsidR="005E198C" w14:paraId="1B170453" w14:textId="77777777" w:rsidTr="005E198C">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22" w:type="dxa"/>
          </w:tcPr>
          <w:p w14:paraId="5E299D3E" w14:textId="77777777" w:rsidR="005E198C" w:rsidRDefault="005E198C" w:rsidP="00611139">
            <w:pPr>
              <w:bidi w:val="0"/>
              <w:jc w:val="center"/>
            </w:pPr>
            <w:r>
              <w:rPr>
                <w:rFonts w:ascii="Calibri" w:hAnsi="Calibri" w:cs="Calibri"/>
                <w:sz w:val="18"/>
                <w:szCs w:val="18"/>
              </w:rPr>
              <w:t>Land cap [km²] \ Budget [₪×10⁹]</w:t>
            </w:r>
          </w:p>
        </w:tc>
        <w:tc>
          <w:tcPr>
            <w:tcW w:w="920" w:type="dxa"/>
          </w:tcPr>
          <w:p w14:paraId="7D822AE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400</w:t>
            </w:r>
          </w:p>
        </w:tc>
        <w:tc>
          <w:tcPr>
            <w:tcW w:w="920" w:type="dxa"/>
          </w:tcPr>
          <w:p w14:paraId="05B43EBB"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410</w:t>
            </w:r>
          </w:p>
        </w:tc>
        <w:tc>
          <w:tcPr>
            <w:tcW w:w="920" w:type="dxa"/>
          </w:tcPr>
          <w:p w14:paraId="6ED72D93"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420</w:t>
            </w:r>
          </w:p>
        </w:tc>
        <w:tc>
          <w:tcPr>
            <w:tcW w:w="776" w:type="dxa"/>
          </w:tcPr>
          <w:p w14:paraId="4FFC4F98" w14:textId="35EE8F7C"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430</w:t>
            </w:r>
          </w:p>
        </w:tc>
        <w:tc>
          <w:tcPr>
            <w:tcW w:w="776" w:type="dxa"/>
          </w:tcPr>
          <w:p w14:paraId="1D866957"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440</w:t>
            </w:r>
          </w:p>
        </w:tc>
        <w:tc>
          <w:tcPr>
            <w:tcW w:w="776" w:type="dxa"/>
          </w:tcPr>
          <w:p w14:paraId="4883F064"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450</w:t>
            </w:r>
          </w:p>
        </w:tc>
        <w:tc>
          <w:tcPr>
            <w:tcW w:w="776" w:type="dxa"/>
          </w:tcPr>
          <w:p w14:paraId="08AA189A"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460</w:t>
            </w:r>
          </w:p>
        </w:tc>
        <w:tc>
          <w:tcPr>
            <w:tcW w:w="776" w:type="dxa"/>
          </w:tcPr>
          <w:p w14:paraId="007E917C"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470</w:t>
            </w:r>
          </w:p>
        </w:tc>
        <w:tc>
          <w:tcPr>
            <w:tcW w:w="776" w:type="dxa"/>
          </w:tcPr>
          <w:p w14:paraId="129FE4BE" w14:textId="77777777" w:rsidR="005E198C" w:rsidRDefault="005E198C" w:rsidP="00611139">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480</w:t>
            </w:r>
          </w:p>
        </w:tc>
      </w:tr>
      <w:tr w:rsidR="005E198C" w14:paraId="7D0EC4A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D0DA514" w14:textId="77777777" w:rsidR="005E198C" w:rsidRDefault="005E198C" w:rsidP="00611139">
            <w:pPr>
              <w:bidi w:val="0"/>
              <w:jc w:val="center"/>
            </w:pPr>
            <w:r>
              <w:rPr>
                <w:rFonts w:ascii="Calibri" w:hAnsi="Calibri" w:cs="Calibri"/>
                <w:sz w:val="18"/>
                <w:szCs w:val="18"/>
              </w:rPr>
              <w:t>100</w:t>
            </w:r>
          </w:p>
        </w:tc>
        <w:tc>
          <w:tcPr>
            <w:tcW w:w="920" w:type="dxa"/>
          </w:tcPr>
          <w:p w14:paraId="6F82C5F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06F0B6A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B9AC63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776" w:type="dxa"/>
          </w:tcPr>
          <w:p w14:paraId="5BB2ADED" w14:textId="53784C7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0C752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29BAF7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04A2EAD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776" w:type="dxa"/>
          </w:tcPr>
          <w:p w14:paraId="7918B9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c>
          <w:tcPr>
            <w:tcW w:w="776" w:type="dxa"/>
          </w:tcPr>
          <w:p w14:paraId="4489FF2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r>
      <w:tr w:rsidR="005E198C" w14:paraId="2687ED5F"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A9AFEB4" w14:textId="77777777" w:rsidR="005E198C" w:rsidRDefault="005E198C" w:rsidP="00611139">
            <w:pPr>
              <w:bidi w:val="0"/>
              <w:jc w:val="center"/>
            </w:pPr>
            <w:r>
              <w:rPr>
                <w:rFonts w:ascii="Calibri" w:hAnsi="Calibri" w:cs="Calibri"/>
                <w:sz w:val="18"/>
                <w:szCs w:val="18"/>
              </w:rPr>
              <w:t>400</w:t>
            </w:r>
          </w:p>
        </w:tc>
        <w:tc>
          <w:tcPr>
            <w:tcW w:w="920" w:type="dxa"/>
          </w:tcPr>
          <w:p w14:paraId="672A168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54AF42C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49.3</w:t>
            </w:r>
          </w:p>
        </w:tc>
        <w:tc>
          <w:tcPr>
            <w:tcW w:w="920" w:type="dxa"/>
          </w:tcPr>
          <w:p w14:paraId="62A107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49.6</w:t>
            </w:r>
          </w:p>
        </w:tc>
        <w:tc>
          <w:tcPr>
            <w:tcW w:w="776" w:type="dxa"/>
          </w:tcPr>
          <w:p w14:paraId="569B8A74" w14:textId="46939842"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281B5B9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776" w:type="dxa"/>
          </w:tcPr>
          <w:p w14:paraId="3C953BF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442B697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776" w:type="dxa"/>
          </w:tcPr>
          <w:p w14:paraId="5079230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c>
          <w:tcPr>
            <w:tcW w:w="776" w:type="dxa"/>
          </w:tcPr>
          <w:p w14:paraId="524119C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50.0</w:t>
            </w:r>
          </w:p>
        </w:tc>
      </w:tr>
      <w:tr w:rsidR="005E198C" w14:paraId="41965E5C"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7AA20D1" w14:textId="77777777" w:rsidR="005E198C" w:rsidRDefault="005E198C" w:rsidP="00611139">
            <w:pPr>
              <w:bidi w:val="0"/>
              <w:jc w:val="center"/>
            </w:pPr>
            <w:r>
              <w:rPr>
                <w:rFonts w:ascii="Calibri" w:hAnsi="Calibri" w:cs="Calibri"/>
                <w:sz w:val="18"/>
                <w:szCs w:val="18"/>
              </w:rPr>
              <w:t>450</w:t>
            </w:r>
          </w:p>
        </w:tc>
        <w:tc>
          <w:tcPr>
            <w:tcW w:w="920" w:type="dxa"/>
          </w:tcPr>
          <w:p w14:paraId="64B9BA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920" w:type="dxa"/>
          </w:tcPr>
          <w:p w14:paraId="4432ED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54.7</w:t>
            </w:r>
          </w:p>
        </w:tc>
        <w:tc>
          <w:tcPr>
            <w:tcW w:w="920" w:type="dxa"/>
          </w:tcPr>
          <w:p w14:paraId="70D7B1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55.2</w:t>
            </w:r>
          </w:p>
        </w:tc>
        <w:tc>
          <w:tcPr>
            <w:tcW w:w="776" w:type="dxa"/>
          </w:tcPr>
          <w:p w14:paraId="1DAEF797" w14:textId="33A7EDD8"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5C5D2F8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776" w:type="dxa"/>
          </w:tcPr>
          <w:p w14:paraId="7DF609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62E8349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55.5</w:t>
            </w:r>
          </w:p>
        </w:tc>
        <w:tc>
          <w:tcPr>
            <w:tcW w:w="776" w:type="dxa"/>
          </w:tcPr>
          <w:p w14:paraId="0136A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c>
          <w:tcPr>
            <w:tcW w:w="776" w:type="dxa"/>
          </w:tcPr>
          <w:p w14:paraId="28C5A6A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r>
      <w:tr w:rsidR="005E198C" w14:paraId="58916F2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40AEB5AB" w14:textId="77777777" w:rsidR="005E198C" w:rsidRDefault="005E198C" w:rsidP="00611139">
            <w:pPr>
              <w:bidi w:val="0"/>
              <w:jc w:val="center"/>
            </w:pPr>
            <w:r>
              <w:rPr>
                <w:rFonts w:ascii="Calibri" w:hAnsi="Calibri" w:cs="Calibri"/>
                <w:sz w:val="18"/>
                <w:szCs w:val="18"/>
              </w:rPr>
              <w:t>500</w:t>
            </w:r>
          </w:p>
        </w:tc>
        <w:tc>
          <w:tcPr>
            <w:tcW w:w="920" w:type="dxa"/>
          </w:tcPr>
          <w:p w14:paraId="097C32C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59.0</w:t>
            </w:r>
          </w:p>
        </w:tc>
        <w:tc>
          <w:tcPr>
            <w:tcW w:w="920" w:type="dxa"/>
          </w:tcPr>
          <w:p w14:paraId="7CB56F2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60.1</w:t>
            </w:r>
          </w:p>
        </w:tc>
        <w:tc>
          <w:tcPr>
            <w:tcW w:w="920" w:type="dxa"/>
          </w:tcPr>
          <w:p w14:paraId="57755FF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60.7</w:t>
            </w:r>
          </w:p>
        </w:tc>
        <w:tc>
          <w:tcPr>
            <w:tcW w:w="776" w:type="dxa"/>
          </w:tcPr>
          <w:p w14:paraId="4CEE6C4E" w14:textId="211861A1"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60.9</w:t>
            </w:r>
          </w:p>
        </w:tc>
        <w:tc>
          <w:tcPr>
            <w:tcW w:w="776" w:type="dxa"/>
          </w:tcPr>
          <w:p w14:paraId="71BDB8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61.0</w:t>
            </w:r>
          </w:p>
        </w:tc>
        <w:tc>
          <w:tcPr>
            <w:tcW w:w="776" w:type="dxa"/>
          </w:tcPr>
          <w:p w14:paraId="1654B5F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61.1</w:t>
            </w:r>
          </w:p>
        </w:tc>
        <w:tc>
          <w:tcPr>
            <w:tcW w:w="776" w:type="dxa"/>
          </w:tcPr>
          <w:p w14:paraId="4AD4D9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62A92CD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c>
          <w:tcPr>
            <w:tcW w:w="776" w:type="dxa"/>
          </w:tcPr>
          <w:p w14:paraId="0F29FB1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r>
      <w:tr w:rsidR="005E198C" w14:paraId="4D5F029D"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E62ED6F" w14:textId="77777777" w:rsidR="005E198C" w:rsidRDefault="005E198C" w:rsidP="00611139">
            <w:pPr>
              <w:bidi w:val="0"/>
              <w:jc w:val="center"/>
            </w:pPr>
            <w:r>
              <w:rPr>
                <w:rFonts w:ascii="Calibri" w:hAnsi="Calibri" w:cs="Calibri"/>
                <w:sz w:val="18"/>
                <w:szCs w:val="18"/>
              </w:rPr>
              <w:t>550</w:t>
            </w:r>
          </w:p>
        </w:tc>
        <w:tc>
          <w:tcPr>
            <w:tcW w:w="920" w:type="dxa"/>
          </w:tcPr>
          <w:p w14:paraId="143B9E3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64.5</w:t>
            </w:r>
          </w:p>
        </w:tc>
        <w:tc>
          <w:tcPr>
            <w:tcW w:w="920" w:type="dxa"/>
          </w:tcPr>
          <w:p w14:paraId="4E320E4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65.3</w:t>
            </w:r>
          </w:p>
        </w:tc>
        <w:tc>
          <w:tcPr>
            <w:tcW w:w="920" w:type="dxa"/>
          </w:tcPr>
          <w:p w14:paraId="715AB99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66.0</w:t>
            </w:r>
          </w:p>
        </w:tc>
        <w:tc>
          <w:tcPr>
            <w:tcW w:w="776" w:type="dxa"/>
          </w:tcPr>
          <w:p w14:paraId="408FDDF5" w14:textId="1887DB1E"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66.3</w:t>
            </w:r>
          </w:p>
        </w:tc>
        <w:tc>
          <w:tcPr>
            <w:tcW w:w="776" w:type="dxa"/>
          </w:tcPr>
          <w:p w14:paraId="6A42C7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1EF4647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66.5</w:t>
            </w:r>
          </w:p>
        </w:tc>
        <w:tc>
          <w:tcPr>
            <w:tcW w:w="776" w:type="dxa"/>
          </w:tcPr>
          <w:p w14:paraId="20BDF5E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32906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c>
          <w:tcPr>
            <w:tcW w:w="776" w:type="dxa"/>
          </w:tcPr>
          <w:p w14:paraId="698278B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r>
      <w:tr w:rsidR="005E198C" w14:paraId="24FA4DD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0F428F6" w14:textId="77777777" w:rsidR="005E198C" w:rsidRDefault="005E198C" w:rsidP="00611139">
            <w:pPr>
              <w:bidi w:val="0"/>
              <w:jc w:val="center"/>
            </w:pPr>
            <w:r>
              <w:rPr>
                <w:rFonts w:ascii="Calibri" w:hAnsi="Calibri" w:cs="Calibri"/>
                <w:sz w:val="18"/>
                <w:szCs w:val="18"/>
              </w:rPr>
              <w:t>600</w:t>
            </w:r>
          </w:p>
        </w:tc>
        <w:tc>
          <w:tcPr>
            <w:tcW w:w="920" w:type="dxa"/>
          </w:tcPr>
          <w:p w14:paraId="41D43CB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69.7</w:t>
            </w:r>
          </w:p>
        </w:tc>
        <w:tc>
          <w:tcPr>
            <w:tcW w:w="920" w:type="dxa"/>
          </w:tcPr>
          <w:p w14:paraId="062ACA3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70.4</w:t>
            </w:r>
          </w:p>
        </w:tc>
        <w:tc>
          <w:tcPr>
            <w:tcW w:w="920" w:type="dxa"/>
          </w:tcPr>
          <w:p w14:paraId="329BA81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71.1</w:t>
            </w:r>
          </w:p>
        </w:tc>
        <w:tc>
          <w:tcPr>
            <w:tcW w:w="776" w:type="dxa"/>
          </w:tcPr>
          <w:p w14:paraId="188C88F2" w14:textId="645AA984"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71.5</w:t>
            </w:r>
          </w:p>
        </w:tc>
        <w:tc>
          <w:tcPr>
            <w:tcW w:w="776" w:type="dxa"/>
          </w:tcPr>
          <w:p w14:paraId="626E78C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71.7</w:t>
            </w:r>
          </w:p>
        </w:tc>
        <w:tc>
          <w:tcPr>
            <w:tcW w:w="776" w:type="dxa"/>
          </w:tcPr>
          <w:p w14:paraId="431CC529"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71.9</w:t>
            </w:r>
          </w:p>
        </w:tc>
        <w:tc>
          <w:tcPr>
            <w:tcW w:w="776" w:type="dxa"/>
          </w:tcPr>
          <w:p w14:paraId="41C47F5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556D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c>
          <w:tcPr>
            <w:tcW w:w="776" w:type="dxa"/>
          </w:tcPr>
          <w:p w14:paraId="2A4E9D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72.1</w:t>
            </w:r>
          </w:p>
        </w:tc>
      </w:tr>
      <w:tr w:rsidR="005E198C" w14:paraId="5ECB646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18A0D60" w14:textId="77777777" w:rsidR="005E198C" w:rsidRDefault="005E198C" w:rsidP="00611139">
            <w:pPr>
              <w:bidi w:val="0"/>
              <w:jc w:val="center"/>
            </w:pPr>
            <w:r>
              <w:rPr>
                <w:rFonts w:ascii="Calibri" w:hAnsi="Calibri" w:cs="Calibri"/>
                <w:sz w:val="18"/>
                <w:szCs w:val="18"/>
              </w:rPr>
              <w:t>650</w:t>
            </w:r>
          </w:p>
        </w:tc>
        <w:tc>
          <w:tcPr>
            <w:tcW w:w="920" w:type="dxa"/>
          </w:tcPr>
          <w:p w14:paraId="182FD98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74.4</w:t>
            </w:r>
          </w:p>
        </w:tc>
        <w:tc>
          <w:tcPr>
            <w:tcW w:w="920" w:type="dxa"/>
          </w:tcPr>
          <w:p w14:paraId="7EB96FC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75.2</w:t>
            </w:r>
          </w:p>
        </w:tc>
        <w:tc>
          <w:tcPr>
            <w:tcW w:w="920" w:type="dxa"/>
          </w:tcPr>
          <w:p w14:paraId="2B020DA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75.8</w:t>
            </w:r>
          </w:p>
        </w:tc>
        <w:tc>
          <w:tcPr>
            <w:tcW w:w="776" w:type="dxa"/>
          </w:tcPr>
          <w:p w14:paraId="08D33403" w14:textId="482CECBC"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76.3</w:t>
            </w:r>
          </w:p>
        </w:tc>
        <w:tc>
          <w:tcPr>
            <w:tcW w:w="776" w:type="dxa"/>
          </w:tcPr>
          <w:p w14:paraId="297F173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76.6</w:t>
            </w:r>
          </w:p>
        </w:tc>
        <w:tc>
          <w:tcPr>
            <w:tcW w:w="776" w:type="dxa"/>
          </w:tcPr>
          <w:p w14:paraId="0BAAF87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76.7</w:t>
            </w:r>
          </w:p>
        </w:tc>
        <w:tc>
          <w:tcPr>
            <w:tcW w:w="776" w:type="dxa"/>
          </w:tcPr>
          <w:p w14:paraId="390BCD3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14CDAAB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c>
          <w:tcPr>
            <w:tcW w:w="776" w:type="dxa"/>
          </w:tcPr>
          <w:p w14:paraId="311A737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r>
      <w:tr w:rsidR="005E198C" w14:paraId="14210F5E"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3BD8BA82" w14:textId="77777777" w:rsidR="005E198C" w:rsidRDefault="005E198C" w:rsidP="00611139">
            <w:pPr>
              <w:bidi w:val="0"/>
              <w:jc w:val="center"/>
            </w:pPr>
            <w:r>
              <w:rPr>
                <w:rFonts w:ascii="Calibri" w:hAnsi="Calibri" w:cs="Calibri"/>
                <w:sz w:val="18"/>
                <w:szCs w:val="18"/>
              </w:rPr>
              <w:lastRenderedPageBreak/>
              <w:t>700</w:t>
            </w:r>
          </w:p>
        </w:tc>
        <w:tc>
          <w:tcPr>
            <w:tcW w:w="920" w:type="dxa"/>
          </w:tcPr>
          <w:p w14:paraId="0477F24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0897757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79.6</w:t>
            </w:r>
          </w:p>
        </w:tc>
        <w:tc>
          <w:tcPr>
            <w:tcW w:w="920" w:type="dxa"/>
          </w:tcPr>
          <w:p w14:paraId="358191D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80.3</w:t>
            </w:r>
          </w:p>
        </w:tc>
        <w:tc>
          <w:tcPr>
            <w:tcW w:w="776" w:type="dxa"/>
          </w:tcPr>
          <w:p w14:paraId="46C40559" w14:textId="55285903"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80.8</w:t>
            </w:r>
          </w:p>
        </w:tc>
        <w:tc>
          <w:tcPr>
            <w:tcW w:w="776" w:type="dxa"/>
          </w:tcPr>
          <w:p w14:paraId="690DFBE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81.1</w:t>
            </w:r>
          </w:p>
        </w:tc>
        <w:tc>
          <w:tcPr>
            <w:tcW w:w="776" w:type="dxa"/>
          </w:tcPr>
          <w:p w14:paraId="58868FB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3D44001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74C3B34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c>
          <w:tcPr>
            <w:tcW w:w="776" w:type="dxa"/>
          </w:tcPr>
          <w:p w14:paraId="12C113C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81.4</w:t>
            </w:r>
          </w:p>
        </w:tc>
      </w:tr>
      <w:tr w:rsidR="005E198C" w14:paraId="1D2D7CAB"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3573A9A" w14:textId="77777777" w:rsidR="005E198C" w:rsidRDefault="005E198C" w:rsidP="00611139">
            <w:pPr>
              <w:bidi w:val="0"/>
              <w:jc w:val="center"/>
            </w:pPr>
            <w:r>
              <w:rPr>
                <w:rFonts w:ascii="Calibri" w:hAnsi="Calibri" w:cs="Calibri"/>
                <w:sz w:val="18"/>
                <w:szCs w:val="18"/>
              </w:rPr>
              <w:t>750</w:t>
            </w:r>
          </w:p>
        </w:tc>
        <w:tc>
          <w:tcPr>
            <w:tcW w:w="920" w:type="dxa"/>
          </w:tcPr>
          <w:p w14:paraId="546FFB4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67081B73"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83.6</w:t>
            </w:r>
          </w:p>
        </w:tc>
        <w:tc>
          <w:tcPr>
            <w:tcW w:w="920" w:type="dxa"/>
          </w:tcPr>
          <w:p w14:paraId="3D11F54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84.5</w:t>
            </w:r>
          </w:p>
        </w:tc>
        <w:tc>
          <w:tcPr>
            <w:tcW w:w="776" w:type="dxa"/>
          </w:tcPr>
          <w:p w14:paraId="74FA765B" w14:textId="6E058879"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85.1</w:t>
            </w:r>
          </w:p>
        </w:tc>
        <w:tc>
          <w:tcPr>
            <w:tcW w:w="776" w:type="dxa"/>
          </w:tcPr>
          <w:p w14:paraId="479B86A8"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776" w:type="dxa"/>
          </w:tcPr>
          <w:p w14:paraId="3489AFC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212929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43291266"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c>
          <w:tcPr>
            <w:tcW w:w="776" w:type="dxa"/>
          </w:tcPr>
          <w:p w14:paraId="19B3AE2C"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85.6</w:t>
            </w:r>
          </w:p>
        </w:tc>
      </w:tr>
      <w:tr w:rsidR="005E198C" w14:paraId="28977CE6"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751465D0" w14:textId="77777777" w:rsidR="005E198C" w:rsidRDefault="005E198C" w:rsidP="00611139">
            <w:pPr>
              <w:bidi w:val="0"/>
              <w:jc w:val="center"/>
            </w:pPr>
            <w:r>
              <w:rPr>
                <w:rFonts w:ascii="Calibri" w:hAnsi="Calibri" w:cs="Calibri"/>
                <w:sz w:val="18"/>
                <w:szCs w:val="18"/>
              </w:rPr>
              <w:t>800</w:t>
            </w:r>
          </w:p>
        </w:tc>
        <w:tc>
          <w:tcPr>
            <w:tcW w:w="920" w:type="dxa"/>
          </w:tcPr>
          <w:p w14:paraId="2A92D78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5E62E60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87.1</w:t>
            </w:r>
          </w:p>
        </w:tc>
        <w:tc>
          <w:tcPr>
            <w:tcW w:w="920" w:type="dxa"/>
          </w:tcPr>
          <w:p w14:paraId="131E824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88.1</w:t>
            </w:r>
          </w:p>
        </w:tc>
        <w:tc>
          <w:tcPr>
            <w:tcW w:w="776" w:type="dxa"/>
          </w:tcPr>
          <w:p w14:paraId="14792721" w14:textId="69722586"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88.7</w:t>
            </w:r>
          </w:p>
        </w:tc>
        <w:tc>
          <w:tcPr>
            <w:tcW w:w="776" w:type="dxa"/>
          </w:tcPr>
          <w:p w14:paraId="06DED31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88.8</w:t>
            </w:r>
          </w:p>
        </w:tc>
        <w:tc>
          <w:tcPr>
            <w:tcW w:w="776" w:type="dxa"/>
          </w:tcPr>
          <w:p w14:paraId="2D54D261"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2A178F7B"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64E83D05"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c>
          <w:tcPr>
            <w:tcW w:w="776" w:type="dxa"/>
          </w:tcPr>
          <w:p w14:paraId="3C79D2C4"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89.1</w:t>
            </w:r>
          </w:p>
        </w:tc>
      </w:tr>
      <w:tr w:rsidR="005E198C" w14:paraId="5FAC1914" w14:textId="77777777" w:rsidTr="005E198C">
        <w:trPr>
          <w:trHeight w:val="228"/>
        </w:trPr>
        <w:tc>
          <w:tcPr>
            <w:cnfStyle w:val="001000000000" w:firstRow="0" w:lastRow="0" w:firstColumn="1" w:lastColumn="0" w:oddVBand="0" w:evenVBand="0" w:oddHBand="0" w:evenHBand="0" w:firstRowFirstColumn="0" w:firstRowLastColumn="0" w:lastRowFirstColumn="0" w:lastRowLastColumn="0"/>
            <w:tcW w:w="1822" w:type="dxa"/>
          </w:tcPr>
          <w:p w14:paraId="569F5946" w14:textId="77777777" w:rsidR="005E198C" w:rsidRDefault="005E198C" w:rsidP="00611139">
            <w:pPr>
              <w:bidi w:val="0"/>
              <w:jc w:val="center"/>
            </w:pPr>
            <w:r>
              <w:rPr>
                <w:rFonts w:ascii="Calibri" w:hAnsi="Calibri" w:cs="Calibri"/>
                <w:sz w:val="18"/>
                <w:szCs w:val="18"/>
              </w:rPr>
              <w:t>850</w:t>
            </w:r>
          </w:p>
        </w:tc>
        <w:tc>
          <w:tcPr>
            <w:tcW w:w="920" w:type="dxa"/>
          </w:tcPr>
          <w:p w14:paraId="3A30A47A"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77.0</w:t>
            </w:r>
          </w:p>
        </w:tc>
        <w:tc>
          <w:tcPr>
            <w:tcW w:w="920" w:type="dxa"/>
          </w:tcPr>
          <w:p w14:paraId="7722B22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87.9</w:t>
            </w:r>
          </w:p>
        </w:tc>
        <w:tc>
          <w:tcPr>
            <w:tcW w:w="920" w:type="dxa"/>
          </w:tcPr>
          <w:p w14:paraId="091ABB6D"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91.0</w:t>
            </w:r>
          </w:p>
        </w:tc>
        <w:tc>
          <w:tcPr>
            <w:tcW w:w="776" w:type="dxa"/>
          </w:tcPr>
          <w:p w14:paraId="6194EBEF" w14:textId="4FDB9C05"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91.7</w:t>
            </w:r>
          </w:p>
        </w:tc>
        <w:tc>
          <w:tcPr>
            <w:tcW w:w="776" w:type="dxa"/>
          </w:tcPr>
          <w:p w14:paraId="292C1787"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91.9</w:t>
            </w:r>
          </w:p>
        </w:tc>
        <w:tc>
          <w:tcPr>
            <w:tcW w:w="776" w:type="dxa"/>
          </w:tcPr>
          <w:p w14:paraId="1B8F5882"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65432B1F"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5CDA316E"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c>
          <w:tcPr>
            <w:tcW w:w="776" w:type="dxa"/>
          </w:tcPr>
          <w:p w14:paraId="39A73BC0" w14:textId="77777777" w:rsidR="005E198C" w:rsidRDefault="005E198C" w:rsidP="00611139">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92.1</w:t>
            </w:r>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pStyle w:val="Caption"/>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pStyle w:val="Caption"/>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lastRenderedPageBreak/>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23" w:name="_Toc142292921"/>
      <w:r>
        <w:rPr>
          <w:rFonts w:ascii="Calibri" w:hAnsi="Calibri" w:cs="Calibri"/>
          <w:i/>
          <w:iCs/>
        </w:rPr>
        <w:t>Figure S6: Relationship between water suppliers and consumers</w:t>
      </w:r>
      <w:r>
        <w:rPr>
          <w:rFonts w:ascii="Calibri" w:hAnsi="Calibri" w:cs="Calibri"/>
          <w:i/>
          <w:iCs/>
          <w:rtl/>
        </w:rPr>
        <w:br/>
      </w:r>
    </w:p>
    <w:bookmarkEnd w:id="123"/>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lastRenderedPageBreak/>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24"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lastRenderedPageBreak/>
        <w:t>The results of the model according to the above assumptions as follows</w:t>
      </w:r>
      <w:r>
        <w:rPr>
          <w:rFonts w:ascii="Calibri" w:hAnsi="Calibri" w:cs="Calibri"/>
          <w:rtl/>
        </w:rPr>
        <w:t>:</w:t>
      </w:r>
      <w:bookmarkEnd w:id="124"/>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25"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25"/>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26" w:name="_Toc142292923"/>
    </w:p>
    <w:bookmarkEnd w:id="126"/>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w:lastRenderedPageBreak/>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27"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27"/>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28"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28"/>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29"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29"/>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lastRenderedPageBreak/>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9" w:history="1">
        <w:r>
          <w:rPr>
            <w:rStyle w:val="Hyperlink"/>
            <w:rFonts w:ascii="Calibri" w:eastAsiaTheme="majorEastAsia" w:hAnsi="Calibri" w:cs="Calibri"/>
          </w:rPr>
          <w:t>Production and consumption of water (Central Bureau of Statistics, 2022)</w:t>
        </w:r>
      </w:hyperlink>
      <w:bookmarkStart w:id="130" w:name="_Ref142481691"/>
    </w:p>
    <w:p w14:paraId="7ABCBA5F" w14:textId="6A61C8EC" w:rsidR="00DF3096" w:rsidRPr="00EC0EFA" w:rsidRDefault="00DF3096" w:rsidP="008034E5">
      <w:pPr>
        <w:numPr>
          <w:ilvl w:val="0"/>
          <w:numId w:val="4"/>
        </w:numPr>
        <w:bidi w:val="0"/>
        <w:rPr>
          <w:rFonts w:ascii="Calibri" w:hAnsi="Calibri" w:cs="Calibri"/>
        </w:rPr>
      </w:pPr>
      <w:hyperlink r:id="rId50" w:history="1">
        <w:r>
          <w:rPr>
            <w:rStyle w:val="Hyperlink"/>
            <w:rFonts w:ascii="Calibri" w:eastAsiaTheme="majorEastAsia" w:hAnsi="Calibri" w:cs="Calibri"/>
          </w:rPr>
          <w:t>The Israeli population forecast (Central Bureau of Statistics, 2019)</w:t>
        </w:r>
      </w:hyperlink>
      <w:bookmarkEnd w:id="130"/>
    </w:p>
    <w:p w14:paraId="3546B9A9" w14:textId="77777777" w:rsidR="00DF3096" w:rsidRPr="00EC0EFA" w:rsidRDefault="00DF3096" w:rsidP="008034E5">
      <w:pPr>
        <w:numPr>
          <w:ilvl w:val="0"/>
          <w:numId w:val="4"/>
        </w:numPr>
        <w:bidi w:val="0"/>
        <w:rPr>
          <w:rFonts w:ascii="Calibri" w:hAnsi="Calibri" w:cs="Calibri"/>
        </w:rPr>
      </w:pPr>
      <w:hyperlink r:id="rId51"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52"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lastRenderedPageBreak/>
        <w:t>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53"/>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Claude" w:date="2026-10-08T07:22:00Z" w:initials="C">
    <w:p w14:paraId="3A6E9911" w14:textId="77777777" w:rsidR="003F63FF" w:rsidRDefault="00000000">
      <w:r>
        <w:rPr>
          <w:rStyle w:val="CommentReference"/>
        </w:rPr>
        <w:annotationRef/>
      </w:r>
      <w:r>
        <w:rPr>
          <w:color w:val="000000"/>
          <w:sz w:val="20"/>
          <w:szCs w:val="20"/>
        </w:rPr>
        <w:t>Confirm after the final runs that ₪420×10^9 (and ₪430×10^9 for 100 km²) is still the lowest budget at which all land caps are feasible and fully utilized; update the renewable-share range.</w:t>
      </w:r>
    </w:p>
  </w:comment>
  <w:comment w:id="51" w:author="Claude" w:date="2026-10-08T07:22:00Z" w:initials="C">
    <w:p w14:paraId="4E1FB343" w14:textId="77777777" w:rsidR="003F63FF" w:rsidRDefault="00000000">
      <w:r>
        <w:rPr>
          <w:rStyle w:val="CommentReference"/>
        </w:rPr>
        <w:annotationRef/>
      </w:r>
      <w:r>
        <w:rPr>
          <w:color w:val="000000"/>
          <w:sz w:val="20"/>
          <w:szCs w:val="20"/>
        </w:rPr>
        <w:t>Sections 3.1–3.7 still reflect the earlier grid with a constant build-rate limit of 4 GW per year. All numbers and figures will be updated after the final runs with the time-varying build-rate schedule; the earlier results are moved to Section 3.8.1.</w:t>
      </w:r>
    </w:p>
  </w:comment>
  <w:comment w:id="99" w:author="Claude" w:date="2026-10-08T07:22:00Z" w:initials="C">
    <w:p w14:paraId="5D7D53B5" w14:textId="77777777" w:rsidR="003F63FF" w:rsidRDefault="00000000">
      <w:r>
        <w:rPr>
          <w:rStyle w:val="CommentReference"/>
        </w:rPr>
        <w:annotationRef/>
      </w:r>
      <w:r>
        <w:rPr>
          <w:color w:val="000000"/>
          <w:sz w:val="20"/>
          <w:szCs w:val="20"/>
        </w:rPr>
        <w:t>Revise after the final runs: statements on saturation (≈₪450×10⁹), the 92% maximum and the battery build-rate limit are based on the constant 4 GW grid.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E9911" w15:done="0"/>
  <w15:commentEx w15:paraId="4E1FB343" w15:done="0"/>
  <w15:commentEx w15:paraId="5D7D5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47AC33" w16cex:dateUtc="2026-10-08T07:22:00Z"/>
  <w16cex:commentExtensible w16cex:durableId="53034468" w16cex:dateUtc="2026-10-08T07:22:00Z"/>
  <w16cex:commentExtensible w16cex:durableId="630F9363" w16cex:dateUtc="2026-10-08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E9911" w16cid:durableId="7B47AC33"/>
  <w16cid:commentId w16cid:paraId="4E1FB343" w16cid:durableId="53034468"/>
  <w16cid:commentId w16cid:paraId="5D7D53B5" w16cid:durableId="630F9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4E61" w14:textId="77777777" w:rsidR="004B793A" w:rsidRDefault="004B793A">
      <w:r>
        <w:separator/>
      </w:r>
    </w:p>
  </w:endnote>
  <w:endnote w:type="continuationSeparator" w:id="0">
    <w:p w14:paraId="74D0C18A" w14:textId="77777777" w:rsidR="004B793A" w:rsidRDefault="004B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6B22" w14:textId="77777777" w:rsidR="004B793A" w:rsidRDefault="004B793A">
      <w:r>
        <w:separator/>
      </w:r>
    </w:p>
  </w:footnote>
  <w:footnote w:type="continuationSeparator" w:id="0">
    <w:p w14:paraId="0AE1D244" w14:textId="77777777" w:rsidR="004B793A" w:rsidRDefault="004B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E621A"/>
    <w:rsid w:val="000E7333"/>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048B"/>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1F78A6"/>
    <w:rsid w:val="00201F39"/>
    <w:rsid w:val="00207B93"/>
    <w:rsid w:val="00210491"/>
    <w:rsid w:val="0021078B"/>
    <w:rsid w:val="00211B71"/>
    <w:rsid w:val="00211D98"/>
    <w:rsid w:val="00211DDE"/>
    <w:rsid w:val="0021248E"/>
    <w:rsid w:val="00216107"/>
    <w:rsid w:val="002213A4"/>
    <w:rsid w:val="00222293"/>
    <w:rsid w:val="002225F4"/>
    <w:rsid w:val="0022391B"/>
    <w:rsid w:val="002312CF"/>
    <w:rsid w:val="00232DD1"/>
    <w:rsid w:val="00235E88"/>
    <w:rsid w:val="00241F1F"/>
    <w:rsid w:val="00242A88"/>
    <w:rsid w:val="002472FF"/>
    <w:rsid w:val="002501EC"/>
    <w:rsid w:val="00250DC2"/>
    <w:rsid w:val="0025195D"/>
    <w:rsid w:val="002526C2"/>
    <w:rsid w:val="00253F5A"/>
    <w:rsid w:val="00255284"/>
    <w:rsid w:val="0026084D"/>
    <w:rsid w:val="0026126D"/>
    <w:rsid w:val="00262EF0"/>
    <w:rsid w:val="00263034"/>
    <w:rsid w:val="002654CE"/>
    <w:rsid w:val="0026794A"/>
    <w:rsid w:val="00270081"/>
    <w:rsid w:val="002713FC"/>
    <w:rsid w:val="00271782"/>
    <w:rsid w:val="0027186D"/>
    <w:rsid w:val="00274E35"/>
    <w:rsid w:val="00276897"/>
    <w:rsid w:val="002803D9"/>
    <w:rsid w:val="00287045"/>
    <w:rsid w:val="00287222"/>
    <w:rsid w:val="00290DE2"/>
    <w:rsid w:val="0029139C"/>
    <w:rsid w:val="00293218"/>
    <w:rsid w:val="0029433F"/>
    <w:rsid w:val="002960FA"/>
    <w:rsid w:val="002A00A1"/>
    <w:rsid w:val="002A0CEC"/>
    <w:rsid w:val="002A1313"/>
    <w:rsid w:val="002A3CA1"/>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3F63FF"/>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69B9"/>
    <w:rsid w:val="004A20D0"/>
    <w:rsid w:val="004A4A1C"/>
    <w:rsid w:val="004A4E97"/>
    <w:rsid w:val="004B2D93"/>
    <w:rsid w:val="004B3A68"/>
    <w:rsid w:val="004B55EF"/>
    <w:rsid w:val="004B792D"/>
    <w:rsid w:val="004B793A"/>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314"/>
    <w:rsid w:val="005E2976"/>
    <w:rsid w:val="005E2BD6"/>
    <w:rsid w:val="005F13B2"/>
    <w:rsid w:val="005F7ACD"/>
    <w:rsid w:val="0060326D"/>
    <w:rsid w:val="00603412"/>
    <w:rsid w:val="006049B4"/>
    <w:rsid w:val="00604D23"/>
    <w:rsid w:val="006078DC"/>
    <w:rsid w:val="00611139"/>
    <w:rsid w:val="00611C75"/>
    <w:rsid w:val="00613E1F"/>
    <w:rsid w:val="00616EEF"/>
    <w:rsid w:val="00617F47"/>
    <w:rsid w:val="006204B6"/>
    <w:rsid w:val="00627A9B"/>
    <w:rsid w:val="00630255"/>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08EA"/>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1B87"/>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61C66"/>
    <w:rsid w:val="00A62375"/>
    <w:rsid w:val="00A645EE"/>
    <w:rsid w:val="00A65CD0"/>
    <w:rsid w:val="00A661F9"/>
    <w:rsid w:val="00A66867"/>
    <w:rsid w:val="00A66C2F"/>
    <w:rsid w:val="00A670B2"/>
    <w:rsid w:val="00A71177"/>
    <w:rsid w:val="00A73D5D"/>
    <w:rsid w:val="00A74322"/>
    <w:rsid w:val="00A75047"/>
    <w:rsid w:val="00A8014B"/>
    <w:rsid w:val="00A80152"/>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56BC0"/>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5C4"/>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68E"/>
    <w:rsid w:val="00DA4CBF"/>
    <w:rsid w:val="00DA59D8"/>
    <w:rsid w:val="00DA76FD"/>
    <w:rsid w:val="00DB28A8"/>
    <w:rsid w:val="00DB3A3F"/>
    <w:rsid w:val="00DB7593"/>
    <w:rsid w:val="00DC0C94"/>
    <w:rsid w:val="00DC0EEB"/>
    <w:rsid w:val="00DC1930"/>
    <w:rsid w:val="00DC1D60"/>
    <w:rsid w:val="00DC338B"/>
    <w:rsid w:val="00DC3B79"/>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EE"/>
    <w:rsid w:val="00ED15BA"/>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10B"/>
    <w:rsid w:val="00F22AEF"/>
    <w:rsid w:val="00F26A72"/>
    <w:rsid w:val="00F33132"/>
    <w:rsid w:val="00F371AD"/>
    <w:rsid w:val="00F420E0"/>
    <w:rsid w:val="00F4449B"/>
    <w:rsid w:val="00F46839"/>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3B59"/>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50"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3" Type="http://schemas.openxmlformats.org/officeDocument/2006/relationships/styles" Target="styles.xml"/><Relationship Id="rId12" Type="http://schemas.openxmlformats.org/officeDocument/2006/relationships/image" Target="media/image4.jpeg"/><Relationship Id="rId17" Type="http://schemas.microsoft.com/office/2018/08/relationships/commentsExtensible" Target="commentsExtensible.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2207</TotalTime>
  <Pages>71</Pages>
  <Words>22012</Words>
  <Characters>125472</Characters>
  <Application>Microsoft Office Word</Application>
  <DocSecurity>0</DocSecurity>
  <Lines>1045</Lines>
  <Paragraphs>294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162</cp:revision>
  <cp:lastPrinted>2025-09-29T10:09:00Z</cp:lastPrinted>
  <dcterms:created xsi:type="dcterms:W3CDTF">2026-09-27T05:23:00Z</dcterms:created>
  <dcterms:modified xsi:type="dcterms:W3CDTF">2026-10-08T07:34:00Z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